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F67604" w14:textId="77777777" w:rsidR="00F20E4F" w:rsidRPr="002A27F6" w:rsidRDefault="00000000">
      <w:pPr>
        <w:pStyle w:val="Heading1"/>
        <w:rPr>
          <w:sz w:val="40"/>
          <w:szCs w:val="40"/>
        </w:rPr>
      </w:pPr>
      <w:bookmarkStart w:id="0" w:name="_Hlk135736376"/>
      <w:bookmarkEnd w:id="0"/>
      <w:r w:rsidRPr="002A27F6">
        <w:rPr>
          <w:sz w:val="40"/>
          <w:szCs w:val="40"/>
        </w:rPr>
        <w:t>Design of Reconfigurable MIMO Antenna with Enhanced Performance for 5G Application</w:t>
      </w:r>
    </w:p>
    <w:p w14:paraId="411A2DDA" w14:textId="77777777" w:rsidR="00F20E4F" w:rsidRPr="002A27F6" w:rsidRDefault="00F20E4F">
      <w:pPr>
        <w:pStyle w:val="Heading1"/>
        <w:rPr>
          <w:sz w:val="40"/>
          <w:szCs w:val="40"/>
        </w:rPr>
      </w:pPr>
    </w:p>
    <w:p w14:paraId="245DD917" w14:textId="77777777" w:rsidR="00F20E4F" w:rsidRPr="002A27F6" w:rsidRDefault="00F20E4F">
      <w:pPr>
        <w:pStyle w:val="BodyText"/>
        <w:spacing w:before="6"/>
        <w:rPr>
          <w:sz w:val="39"/>
        </w:rPr>
      </w:pPr>
    </w:p>
    <w:p w14:paraId="3F5E197A" w14:textId="77777777" w:rsidR="00F20E4F" w:rsidRPr="002A27F6" w:rsidRDefault="00F20E4F">
      <w:pPr>
        <w:pStyle w:val="BodyText"/>
        <w:spacing w:before="6"/>
        <w:rPr>
          <w:sz w:val="39"/>
        </w:rPr>
      </w:pPr>
    </w:p>
    <w:p w14:paraId="18043A29" w14:textId="77777777" w:rsidR="00F20E4F" w:rsidRPr="002A27F6" w:rsidRDefault="00F20E4F">
      <w:pPr>
        <w:spacing w:line="360" w:lineRule="auto"/>
        <w:ind w:left="2266"/>
        <w:rPr>
          <w:sz w:val="24"/>
          <w:szCs w:val="24"/>
          <w:rPrChange w:id="1" w:author="Subhrajit Nandy" w:date="2023-05-23T15:38:00Z">
            <w:rPr>
              <w:rFonts w:asciiTheme="minorHAnsi" w:hAnsiTheme="minorHAnsi" w:cstheme="minorHAnsi"/>
              <w:sz w:val="24"/>
              <w:szCs w:val="24"/>
            </w:rPr>
          </w:rPrChange>
        </w:rPr>
      </w:pPr>
    </w:p>
    <w:p w14:paraId="7537EC64" w14:textId="77777777" w:rsidR="00F20E4F" w:rsidRPr="002A27F6" w:rsidRDefault="00000000">
      <w:pPr>
        <w:spacing w:line="360" w:lineRule="auto"/>
        <w:ind w:left="2266"/>
        <w:jc w:val="both"/>
        <w:rPr>
          <w:sz w:val="24"/>
          <w:szCs w:val="24"/>
        </w:rPr>
      </w:pPr>
      <w:r w:rsidRPr="002A27F6">
        <w:rPr>
          <w:sz w:val="24"/>
          <w:szCs w:val="24"/>
        </w:rPr>
        <w:t>Aritra Das (University Roll: - 12200319056)</w:t>
      </w:r>
    </w:p>
    <w:p w14:paraId="7D74ACB0" w14:textId="77777777" w:rsidR="00F20E4F" w:rsidRPr="002A27F6" w:rsidRDefault="00000000">
      <w:pPr>
        <w:spacing w:line="360" w:lineRule="auto"/>
        <w:ind w:left="2266"/>
        <w:jc w:val="both"/>
        <w:rPr>
          <w:sz w:val="24"/>
          <w:szCs w:val="24"/>
        </w:rPr>
      </w:pPr>
      <w:r w:rsidRPr="002A27F6">
        <w:rPr>
          <w:sz w:val="24"/>
          <w:szCs w:val="24"/>
        </w:rPr>
        <w:t>Subhodeep Karmakar (University Roll: - 12200319039)</w:t>
      </w:r>
    </w:p>
    <w:p w14:paraId="0011DF97" w14:textId="77777777" w:rsidR="00F20E4F" w:rsidRPr="002A27F6" w:rsidRDefault="00000000">
      <w:pPr>
        <w:spacing w:line="360" w:lineRule="auto"/>
        <w:ind w:left="2266"/>
        <w:jc w:val="both"/>
        <w:rPr>
          <w:sz w:val="24"/>
          <w:szCs w:val="24"/>
        </w:rPr>
      </w:pPr>
      <w:r w:rsidRPr="002A27F6">
        <w:rPr>
          <w:sz w:val="24"/>
          <w:szCs w:val="24"/>
        </w:rPr>
        <w:t>Chandrayee Dutta Chowdhury (University Roll: - 12200319049)</w:t>
      </w:r>
    </w:p>
    <w:p w14:paraId="48BB5CE0" w14:textId="77777777" w:rsidR="00F20E4F" w:rsidRPr="002A27F6" w:rsidRDefault="00000000">
      <w:pPr>
        <w:spacing w:line="360" w:lineRule="auto"/>
        <w:ind w:left="2266"/>
        <w:jc w:val="both"/>
        <w:rPr>
          <w:sz w:val="24"/>
          <w:szCs w:val="24"/>
        </w:rPr>
      </w:pPr>
      <w:r w:rsidRPr="002A27F6">
        <w:rPr>
          <w:sz w:val="24"/>
          <w:szCs w:val="24"/>
        </w:rPr>
        <w:t>Subhrajit Nandy (University Roll: - 12200320062)</w:t>
      </w:r>
    </w:p>
    <w:p w14:paraId="56E6DFFB" w14:textId="77777777" w:rsidR="00F20E4F" w:rsidRPr="002A27F6" w:rsidRDefault="00F20E4F">
      <w:pPr>
        <w:pStyle w:val="BodyText"/>
        <w:spacing w:line="360" w:lineRule="auto"/>
        <w:rPr>
          <w:b w:val="0"/>
        </w:rPr>
      </w:pPr>
    </w:p>
    <w:p w14:paraId="722B8928" w14:textId="77777777" w:rsidR="00F20E4F" w:rsidRPr="002A27F6" w:rsidRDefault="00F20E4F">
      <w:pPr>
        <w:pStyle w:val="BodyText"/>
        <w:rPr>
          <w:b w:val="0"/>
        </w:rPr>
      </w:pPr>
    </w:p>
    <w:p w14:paraId="0B39AFBB" w14:textId="77777777" w:rsidR="00F20E4F" w:rsidRPr="002A27F6" w:rsidRDefault="00000000">
      <w:pPr>
        <w:ind w:left="964" w:right="774"/>
        <w:jc w:val="center"/>
        <w:rPr>
          <w:sz w:val="24"/>
          <w:szCs w:val="24"/>
        </w:rPr>
      </w:pPr>
      <w:r w:rsidRPr="002A27F6">
        <w:rPr>
          <w:sz w:val="24"/>
          <w:szCs w:val="24"/>
        </w:rPr>
        <w:t>Under</w:t>
      </w:r>
      <w:r w:rsidRPr="002A27F6">
        <w:rPr>
          <w:spacing w:val="-3"/>
          <w:sz w:val="24"/>
          <w:szCs w:val="24"/>
        </w:rPr>
        <w:t xml:space="preserve"> </w:t>
      </w:r>
      <w:r w:rsidRPr="002A27F6">
        <w:rPr>
          <w:sz w:val="24"/>
          <w:szCs w:val="24"/>
        </w:rPr>
        <w:t>the</w:t>
      </w:r>
      <w:r w:rsidRPr="002A27F6">
        <w:rPr>
          <w:spacing w:val="-1"/>
          <w:sz w:val="24"/>
          <w:szCs w:val="24"/>
        </w:rPr>
        <w:t xml:space="preserve"> </w:t>
      </w:r>
      <w:r w:rsidRPr="002A27F6">
        <w:rPr>
          <w:sz w:val="24"/>
          <w:szCs w:val="24"/>
        </w:rPr>
        <w:t>guidance</w:t>
      </w:r>
      <w:r w:rsidRPr="002A27F6">
        <w:rPr>
          <w:spacing w:val="-1"/>
          <w:sz w:val="24"/>
          <w:szCs w:val="24"/>
        </w:rPr>
        <w:t xml:space="preserve"> </w:t>
      </w:r>
      <w:r w:rsidRPr="002A27F6">
        <w:rPr>
          <w:sz w:val="24"/>
          <w:szCs w:val="24"/>
        </w:rPr>
        <w:t>of</w:t>
      </w:r>
    </w:p>
    <w:p w14:paraId="3F175780" w14:textId="77777777" w:rsidR="00F20E4F" w:rsidRPr="002A27F6" w:rsidRDefault="00F20E4F">
      <w:pPr>
        <w:pStyle w:val="BodyText"/>
        <w:rPr>
          <w:b w:val="0"/>
        </w:rPr>
      </w:pPr>
    </w:p>
    <w:p w14:paraId="7D8496AC" w14:textId="77777777" w:rsidR="00F20E4F" w:rsidRPr="002A27F6" w:rsidRDefault="00000000">
      <w:pPr>
        <w:spacing w:before="1"/>
        <w:ind w:left="964" w:right="775"/>
        <w:jc w:val="center"/>
        <w:rPr>
          <w:sz w:val="24"/>
          <w:szCs w:val="24"/>
        </w:rPr>
      </w:pPr>
      <w:r w:rsidRPr="002A27F6">
        <w:rPr>
          <w:sz w:val="24"/>
          <w:szCs w:val="24"/>
        </w:rPr>
        <w:t>Dr. Juin Acharjee</w:t>
      </w:r>
    </w:p>
    <w:p w14:paraId="62954822" w14:textId="77777777" w:rsidR="00F20E4F" w:rsidRPr="002A27F6" w:rsidRDefault="00000000">
      <w:pPr>
        <w:spacing w:before="1"/>
        <w:ind w:left="964" w:right="775"/>
        <w:jc w:val="center"/>
        <w:rPr>
          <w:sz w:val="24"/>
          <w:szCs w:val="24"/>
        </w:rPr>
      </w:pPr>
      <w:r w:rsidRPr="002A27F6">
        <w:rPr>
          <w:sz w:val="24"/>
          <w:szCs w:val="24"/>
        </w:rPr>
        <w:t>Assistant Professor</w:t>
      </w:r>
    </w:p>
    <w:p w14:paraId="13FD1FBD" w14:textId="77777777" w:rsidR="00F20E4F" w:rsidRPr="002A27F6" w:rsidRDefault="00000000">
      <w:pPr>
        <w:spacing w:before="1"/>
        <w:ind w:left="964" w:right="775"/>
        <w:jc w:val="center"/>
        <w:rPr>
          <w:sz w:val="24"/>
          <w:szCs w:val="24"/>
        </w:rPr>
      </w:pPr>
      <w:r w:rsidRPr="002A27F6">
        <w:rPr>
          <w:color w:val="000000"/>
          <w:sz w:val="24"/>
          <w:szCs w:val="24"/>
          <w:shd w:val="clear" w:color="auto" w:fill="FFFFFF"/>
        </w:rPr>
        <w:t>Department of ECE</w:t>
      </w:r>
    </w:p>
    <w:p w14:paraId="70B751E6" w14:textId="77777777" w:rsidR="00F20E4F" w:rsidRPr="002A27F6" w:rsidRDefault="00F20E4F">
      <w:pPr>
        <w:spacing w:before="1"/>
        <w:ind w:left="964" w:right="775"/>
        <w:jc w:val="center"/>
      </w:pPr>
    </w:p>
    <w:p w14:paraId="43CDE641" w14:textId="77777777" w:rsidR="00F20E4F" w:rsidRPr="002A27F6" w:rsidRDefault="00F20E4F">
      <w:pPr>
        <w:spacing w:before="1"/>
        <w:ind w:left="964" w:right="775"/>
        <w:jc w:val="center"/>
      </w:pPr>
    </w:p>
    <w:p w14:paraId="4D0735A3" w14:textId="77777777" w:rsidR="00F20E4F" w:rsidRPr="002A27F6" w:rsidRDefault="00F20E4F">
      <w:pPr>
        <w:pStyle w:val="BodyText"/>
        <w:rPr>
          <w:b w:val="0"/>
          <w:sz w:val="22"/>
        </w:rPr>
      </w:pPr>
    </w:p>
    <w:p w14:paraId="28A188E1" w14:textId="77777777" w:rsidR="00F20E4F" w:rsidRPr="002A27F6" w:rsidRDefault="00000000">
      <w:pPr>
        <w:spacing w:line="252" w:lineRule="exact"/>
        <w:ind w:left="961" w:right="777"/>
        <w:jc w:val="center"/>
        <w:rPr>
          <w:sz w:val="24"/>
          <w:szCs w:val="24"/>
        </w:rPr>
      </w:pPr>
      <w:r w:rsidRPr="002A27F6">
        <w:rPr>
          <w:sz w:val="24"/>
          <w:szCs w:val="24"/>
        </w:rPr>
        <w:t>Submitted</w:t>
      </w:r>
      <w:r w:rsidRPr="002A27F6">
        <w:rPr>
          <w:spacing w:val="-4"/>
          <w:sz w:val="24"/>
          <w:szCs w:val="24"/>
        </w:rPr>
        <w:t xml:space="preserve"> </w:t>
      </w:r>
      <w:r w:rsidRPr="002A27F6">
        <w:rPr>
          <w:sz w:val="24"/>
          <w:szCs w:val="24"/>
        </w:rPr>
        <w:t>in</w:t>
      </w:r>
      <w:r w:rsidRPr="002A27F6">
        <w:rPr>
          <w:spacing w:val="-1"/>
          <w:sz w:val="24"/>
          <w:szCs w:val="24"/>
        </w:rPr>
        <w:t xml:space="preserve"> </w:t>
      </w:r>
      <w:r w:rsidRPr="002A27F6">
        <w:rPr>
          <w:sz w:val="24"/>
          <w:szCs w:val="24"/>
        </w:rPr>
        <w:t>partial fulfillment</w:t>
      </w:r>
      <w:r w:rsidRPr="002A27F6">
        <w:rPr>
          <w:spacing w:val="-1"/>
          <w:sz w:val="24"/>
          <w:szCs w:val="24"/>
        </w:rPr>
        <w:t xml:space="preserve"> </w:t>
      </w:r>
      <w:r w:rsidRPr="002A27F6">
        <w:rPr>
          <w:sz w:val="24"/>
          <w:szCs w:val="24"/>
        </w:rPr>
        <w:t>of</w:t>
      </w:r>
      <w:r w:rsidRPr="002A27F6">
        <w:rPr>
          <w:spacing w:val="-1"/>
          <w:sz w:val="24"/>
          <w:szCs w:val="24"/>
        </w:rPr>
        <w:t xml:space="preserve"> </w:t>
      </w:r>
      <w:r w:rsidRPr="002A27F6">
        <w:rPr>
          <w:sz w:val="24"/>
          <w:szCs w:val="24"/>
        </w:rPr>
        <w:t>the</w:t>
      </w:r>
      <w:r w:rsidRPr="002A27F6">
        <w:rPr>
          <w:spacing w:val="-3"/>
          <w:sz w:val="24"/>
          <w:szCs w:val="24"/>
        </w:rPr>
        <w:t xml:space="preserve"> </w:t>
      </w:r>
      <w:r w:rsidRPr="002A27F6">
        <w:rPr>
          <w:sz w:val="24"/>
          <w:szCs w:val="24"/>
        </w:rPr>
        <w:t>requirement</w:t>
      </w:r>
      <w:r w:rsidRPr="002A27F6">
        <w:rPr>
          <w:spacing w:val="-1"/>
          <w:sz w:val="24"/>
          <w:szCs w:val="24"/>
        </w:rPr>
        <w:t xml:space="preserve"> </w:t>
      </w:r>
      <w:r w:rsidRPr="002A27F6">
        <w:rPr>
          <w:sz w:val="24"/>
          <w:szCs w:val="24"/>
        </w:rPr>
        <w:t>of</w:t>
      </w:r>
      <w:r w:rsidRPr="002A27F6">
        <w:rPr>
          <w:spacing w:val="-3"/>
          <w:sz w:val="24"/>
          <w:szCs w:val="24"/>
        </w:rPr>
        <w:t xml:space="preserve"> </w:t>
      </w:r>
      <w:r w:rsidRPr="002A27F6">
        <w:rPr>
          <w:sz w:val="24"/>
          <w:szCs w:val="24"/>
        </w:rPr>
        <w:t>the</w:t>
      </w:r>
      <w:r w:rsidRPr="002A27F6">
        <w:rPr>
          <w:spacing w:val="-1"/>
          <w:sz w:val="24"/>
          <w:szCs w:val="24"/>
        </w:rPr>
        <w:t xml:space="preserve"> </w:t>
      </w:r>
      <w:r w:rsidRPr="002A27F6">
        <w:rPr>
          <w:sz w:val="24"/>
          <w:szCs w:val="24"/>
        </w:rPr>
        <w:t>Degree</w:t>
      </w:r>
      <w:r w:rsidRPr="002A27F6">
        <w:rPr>
          <w:spacing w:val="-3"/>
          <w:sz w:val="24"/>
          <w:szCs w:val="24"/>
        </w:rPr>
        <w:t xml:space="preserve"> </w:t>
      </w:r>
      <w:r w:rsidRPr="002A27F6">
        <w:rPr>
          <w:sz w:val="24"/>
          <w:szCs w:val="24"/>
        </w:rPr>
        <w:t>of</w:t>
      </w:r>
      <w:r w:rsidRPr="002A27F6">
        <w:rPr>
          <w:spacing w:val="-2"/>
          <w:sz w:val="24"/>
          <w:szCs w:val="24"/>
        </w:rPr>
        <w:t xml:space="preserve"> </w:t>
      </w:r>
      <w:r w:rsidRPr="002A27F6">
        <w:rPr>
          <w:sz w:val="24"/>
          <w:szCs w:val="24"/>
        </w:rPr>
        <w:t>Bachelor</w:t>
      </w:r>
      <w:r w:rsidRPr="002A27F6">
        <w:rPr>
          <w:spacing w:val="-3"/>
          <w:sz w:val="24"/>
          <w:szCs w:val="24"/>
        </w:rPr>
        <w:t xml:space="preserve"> </w:t>
      </w:r>
      <w:r w:rsidRPr="002A27F6">
        <w:rPr>
          <w:sz w:val="24"/>
          <w:szCs w:val="24"/>
        </w:rPr>
        <w:t>of</w:t>
      </w:r>
      <w:r w:rsidRPr="002A27F6">
        <w:rPr>
          <w:spacing w:val="-3"/>
          <w:sz w:val="24"/>
          <w:szCs w:val="24"/>
        </w:rPr>
        <w:t xml:space="preserve"> </w:t>
      </w:r>
      <w:r w:rsidRPr="002A27F6">
        <w:rPr>
          <w:sz w:val="24"/>
          <w:szCs w:val="24"/>
        </w:rPr>
        <w:t>Technology</w:t>
      </w:r>
    </w:p>
    <w:p w14:paraId="580CF156" w14:textId="77777777" w:rsidR="00F20E4F" w:rsidRPr="002A27F6" w:rsidRDefault="00000000">
      <w:pPr>
        <w:spacing w:line="252" w:lineRule="exact"/>
        <w:ind w:left="964" w:right="777"/>
        <w:jc w:val="center"/>
        <w:rPr>
          <w:sz w:val="24"/>
          <w:szCs w:val="24"/>
        </w:rPr>
      </w:pPr>
      <w:r w:rsidRPr="002A27F6">
        <w:rPr>
          <w:sz w:val="24"/>
          <w:szCs w:val="24"/>
        </w:rPr>
        <w:t>of</w:t>
      </w:r>
      <w:r w:rsidRPr="002A27F6">
        <w:rPr>
          <w:spacing w:val="-2"/>
          <w:sz w:val="24"/>
          <w:szCs w:val="24"/>
        </w:rPr>
        <w:t xml:space="preserve"> </w:t>
      </w:r>
      <w:r w:rsidRPr="002A27F6">
        <w:rPr>
          <w:sz w:val="24"/>
          <w:szCs w:val="24"/>
        </w:rPr>
        <w:t>Maulana</w:t>
      </w:r>
      <w:r w:rsidRPr="002A27F6">
        <w:rPr>
          <w:spacing w:val="-2"/>
          <w:sz w:val="24"/>
          <w:szCs w:val="24"/>
        </w:rPr>
        <w:t xml:space="preserve"> </w:t>
      </w:r>
      <w:r w:rsidRPr="002A27F6">
        <w:rPr>
          <w:sz w:val="24"/>
          <w:szCs w:val="24"/>
        </w:rPr>
        <w:t>Abul</w:t>
      </w:r>
      <w:r w:rsidRPr="002A27F6">
        <w:rPr>
          <w:spacing w:val="-3"/>
          <w:sz w:val="24"/>
          <w:szCs w:val="24"/>
        </w:rPr>
        <w:t xml:space="preserve"> </w:t>
      </w:r>
      <w:r w:rsidRPr="002A27F6">
        <w:rPr>
          <w:sz w:val="24"/>
          <w:szCs w:val="24"/>
        </w:rPr>
        <w:t>Kalam</w:t>
      </w:r>
      <w:r w:rsidRPr="002A27F6">
        <w:rPr>
          <w:spacing w:val="-5"/>
          <w:sz w:val="24"/>
          <w:szCs w:val="24"/>
        </w:rPr>
        <w:t xml:space="preserve"> </w:t>
      </w:r>
      <w:r w:rsidRPr="002A27F6">
        <w:rPr>
          <w:sz w:val="24"/>
          <w:szCs w:val="24"/>
        </w:rPr>
        <w:t>Azad</w:t>
      </w:r>
      <w:r w:rsidRPr="002A27F6">
        <w:rPr>
          <w:spacing w:val="-2"/>
          <w:sz w:val="24"/>
          <w:szCs w:val="24"/>
        </w:rPr>
        <w:t xml:space="preserve"> </w:t>
      </w:r>
      <w:r w:rsidRPr="002A27F6">
        <w:rPr>
          <w:sz w:val="24"/>
          <w:szCs w:val="24"/>
        </w:rPr>
        <w:t>University</w:t>
      </w:r>
      <w:r w:rsidRPr="002A27F6">
        <w:rPr>
          <w:spacing w:val="-4"/>
          <w:sz w:val="24"/>
          <w:szCs w:val="24"/>
        </w:rPr>
        <w:t xml:space="preserve"> </w:t>
      </w:r>
      <w:r w:rsidRPr="002A27F6">
        <w:rPr>
          <w:sz w:val="24"/>
          <w:szCs w:val="24"/>
        </w:rPr>
        <w:t>(formerly</w:t>
      </w:r>
      <w:r w:rsidRPr="002A27F6">
        <w:rPr>
          <w:spacing w:val="-5"/>
          <w:sz w:val="24"/>
          <w:szCs w:val="24"/>
        </w:rPr>
        <w:t xml:space="preserve"> </w:t>
      </w:r>
      <w:r w:rsidRPr="002A27F6">
        <w:rPr>
          <w:sz w:val="24"/>
          <w:szCs w:val="24"/>
        </w:rPr>
        <w:t>West</w:t>
      </w:r>
      <w:r w:rsidRPr="002A27F6">
        <w:rPr>
          <w:spacing w:val="-1"/>
          <w:sz w:val="24"/>
          <w:szCs w:val="24"/>
        </w:rPr>
        <w:t xml:space="preserve"> </w:t>
      </w:r>
      <w:r w:rsidRPr="002A27F6">
        <w:rPr>
          <w:sz w:val="24"/>
          <w:szCs w:val="24"/>
        </w:rPr>
        <w:t>Bengal</w:t>
      </w:r>
      <w:r w:rsidRPr="002A27F6">
        <w:rPr>
          <w:spacing w:val="5"/>
          <w:sz w:val="24"/>
          <w:szCs w:val="24"/>
        </w:rPr>
        <w:t xml:space="preserve"> </w:t>
      </w:r>
      <w:r w:rsidRPr="002A27F6">
        <w:rPr>
          <w:sz w:val="24"/>
          <w:szCs w:val="24"/>
        </w:rPr>
        <w:t>University</w:t>
      </w:r>
      <w:r w:rsidRPr="002A27F6">
        <w:rPr>
          <w:spacing w:val="-5"/>
          <w:sz w:val="24"/>
          <w:szCs w:val="24"/>
        </w:rPr>
        <w:t xml:space="preserve"> </w:t>
      </w:r>
      <w:r w:rsidRPr="002A27F6">
        <w:rPr>
          <w:sz w:val="24"/>
          <w:szCs w:val="24"/>
        </w:rPr>
        <w:t>of</w:t>
      </w:r>
      <w:r w:rsidRPr="002A27F6">
        <w:rPr>
          <w:spacing w:val="-3"/>
          <w:sz w:val="24"/>
          <w:szCs w:val="24"/>
        </w:rPr>
        <w:t xml:space="preserve"> </w:t>
      </w:r>
      <w:r w:rsidRPr="002A27F6">
        <w:rPr>
          <w:sz w:val="24"/>
          <w:szCs w:val="24"/>
        </w:rPr>
        <w:t>Technology).</w:t>
      </w:r>
      <w:r w:rsidRPr="002A27F6">
        <w:rPr>
          <w:spacing w:val="-2"/>
          <w:sz w:val="24"/>
          <w:szCs w:val="24"/>
        </w:rPr>
        <w:t xml:space="preserve"> </w:t>
      </w:r>
      <w:r w:rsidRPr="002A27F6">
        <w:rPr>
          <w:sz w:val="24"/>
          <w:szCs w:val="24"/>
        </w:rPr>
        <w:t>Kolkata</w:t>
      </w:r>
    </w:p>
    <w:p w14:paraId="039342AB" w14:textId="77777777" w:rsidR="00F20E4F" w:rsidRPr="002A27F6" w:rsidRDefault="00F20E4F">
      <w:pPr>
        <w:pStyle w:val="BodyText"/>
        <w:rPr>
          <w:b w:val="0"/>
        </w:rPr>
      </w:pPr>
    </w:p>
    <w:p w14:paraId="4371461B" w14:textId="77777777" w:rsidR="00F20E4F" w:rsidRPr="002A27F6" w:rsidRDefault="00F20E4F">
      <w:pPr>
        <w:pStyle w:val="BodyText"/>
        <w:rPr>
          <w:b w:val="0"/>
        </w:rPr>
      </w:pPr>
    </w:p>
    <w:p w14:paraId="6B9B452F" w14:textId="77777777" w:rsidR="00F20E4F" w:rsidRPr="002A27F6" w:rsidRDefault="00F20E4F">
      <w:pPr>
        <w:pStyle w:val="BodyText"/>
        <w:rPr>
          <w:b w:val="0"/>
        </w:rPr>
      </w:pPr>
    </w:p>
    <w:p w14:paraId="3EBA11F0" w14:textId="77777777" w:rsidR="00F20E4F" w:rsidRPr="002A27F6" w:rsidRDefault="00F20E4F">
      <w:pPr>
        <w:pStyle w:val="BodyText"/>
        <w:rPr>
          <w:b w:val="0"/>
        </w:rPr>
      </w:pPr>
    </w:p>
    <w:p w14:paraId="034EF364" w14:textId="77777777" w:rsidR="00F20E4F" w:rsidRPr="002A27F6" w:rsidRDefault="00F20E4F">
      <w:pPr>
        <w:pStyle w:val="BodyText"/>
        <w:rPr>
          <w:b w:val="0"/>
        </w:rPr>
      </w:pPr>
    </w:p>
    <w:p w14:paraId="06DBF695" w14:textId="77777777" w:rsidR="00F20E4F" w:rsidRPr="002A27F6" w:rsidRDefault="00F20E4F">
      <w:pPr>
        <w:pStyle w:val="BodyText"/>
        <w:rPr>
          <w:b w:val="0"/>
        </w:rPr>
      </w:pPr>
    </w:p>
    <w:p w14:paraId="3F8F6EE6" w14:textId="77777777" w:rsidR="00F20E4F" w:rsidRPr="002A27F6" w:rsidRDefault="00F20E4F">
      <w:pPr>
        <w:pStyle w:val="BodyText"/>
        <w:rPr>
          <w:b w:val="0"/>
        </w:rPr>
      </w:pPr>
    </w:p>
    <w:p w14:paraId="7C9E43EF" w14:textId="77777777" w:rsidR="00F20E4F" w:rsidRPr="002A27F6" w:rsidRDefault="00F20E4F">
      <w:pPr>
        <w:pStyle w:val="BodyText"/>
        <w:rPr>
          <w:b w:val="0"/>
        </w:rPr>
      </w:pPr>
    </w:p>
    <w:p w14:paraId="5EA1294C" w14:textId="77777777" w:rsidR="00F20E4F" w:rsidRPr="002A27F6" w:rsidRDefault="00F20E4F">
      <w:pPr>
        <w:pStyle w:val="BodyText"/>
        <w:rPr>
          <w:b w:val="0"/>
        </w:rPr>
      </w:pPr>
    </w:p>
    <w:p w14:paraId="67BA4404" w14:textId="77777777" w:rsidR="00F20E4F" w:rsidRPr="002A27F6" w:rsidRDefault="00F20E4F">
      <w:pPr>
        <w:pStyle w:val="BodyText"/>
        <w:rPr>
          <w:b w:val="0"/>
        </w:rPr>
      </w:pPr>
    </w:p>
    <w:p w14:paraId="6FD02D82" w14:textId="77777777" w:rsidR="00F20E4F" w:rsidRPr="002A27F6" w:rsidRDefault="00F20E4F">
      <w:pPr>
        <w:pStyle w:val="BodyText"/>
        <w:rPr>
          <w:b w:val="0"/>
        </w:rPr>
      </w:pPr>
    </w:p>
    <w:p w14:paraId="206ECF30" w14:textId="77777777" w:rsidR="00F20E4F" w:rsidRPr="002A27F6" w:rsidRDefault="00000000">
      <w:pPr>
        <w:pStyle w:val="BodyText"/>
        <w:spacing w:before="175"/>
        <w:ind w:left="962" w:right="777"/>
        <w:jc w:val="center"/>
      </w:pPr>
      <w:r w:rsidRPr="002A27F6">
        <w:t>Department</w:t>
      </w:r>
      <w:r w:rsidRPr="002A27F6">
        <w:rPr>
          <w:spacing w:val="-3"/>
        </w:rPr>
        <w:t xml:space="preserve"> </w:t>
      </w:r>
      <w:r w:rsidRPr="002A27F6">
        <w:t>of</w:t>
      </w:r>
      <w:r w:rsidRPr="002A27F6">
        <w:rPr>
          <w:spacing w:val="-3"/>
        </w:rPr>
        <w:t xml:space="preserve"> </w:t>
      </w:r>
      <w:r w:rsidRPr="002A27F6">
        <w:t>Electronics</w:t>
      </w:r>
      <w:r w:rsidRPr="002A27F6">
        <w:rPr>
          <w:spacing w:val="-3"/>
        </w:rPr>
        <w:t xml:space="preserve"> </w:t>
      </w:r>
      <w:r w:rsidRPr="002A27F6">
        <w:t>and</w:t>
      </w:r>
      <w:r w:rsidRPr="002A27F6">
        <w:rPr>
          <w:spacing w:val="-2"/>
        </w:rPr>
        <w:t xml:space="preserve"> </w:t>
      </w:r>
      <w:r w:rsidRPr="002A27F6">
        <w:t>Communication</w:t>
      </w:r>
      <w:r w:rsidRPr="002A27F6">
        <w:rPr>
          <w:spacing w:val="-1"/>
        </w:rPr>
        <w:t xml:space="preserve"> </w:t>
      </w:r>
      <w:r w:rsidRPr="002A27F6">
        <w:t>Engineering</w:t>
      </w:r>
    </w:p>
    <w:p w14:paraId="560F1AC2" w14:textId="77777777" w:rsidR="00F20E4F" w:rsidRPr="002A27F6" w:rsidRDefault="00F20E4F">
      <w:pPr>
        <w:pStyle w:val="BodyText"/>
        <w:jc w:val="center"/>
        <w:rPr>
          <w:sz w:val="22"/>
        </w:rPr>
      </w:pPr>
    </w:p>
    <w:p w14:paraId="1C8278C5" w14:textId="77777777" w:rsidR="00F20E4F" w:rsidRPr="002A27F6" w:rsidRDefault="00000000">
      <w:pPr>
        <w:pStyle w:val="Heading1"/>
        <w:spacing w:before="0" w:line="276" w:lineRule="auto"/>
        <w:ind w:left="960"/>
      </w:pPr>
      <w:r w:rsidRPr="002A27F6">
        <w:t>St.</w:t>
      </w:r>
      <w:r w:rsidRPr="002A27F6">
        <w:rPr>
          <w:spacing w:val="-2"/>
        </w:rPr>
        <w:t xml:space="preserve"> </w:t>
      </w:r>
      <w:r w:rsidRPr="002A27F6">
        <w:t>Thomas’</w:t>
      </w:r>
      <w:r w:rsidRPr="002A27F6">
        <w:rPr>
          <w:spacing w:val="-1"/>
        </w:rPr>
        <w:t xml:space="preserve"> </w:t>
      </w:r>
      <w:r w:rsidRPr="002A27F6">
        <w:t>College</w:t>
      </w:r>
      <w:r w:rsidRPr="002A27F6">
        <w:rPr>
          <w:spacing w:val="-2"/>
        </w:rPr>
        <w:t xml:space="preserve"> </w:t>
      </w:r>
      <w:r w:rsidRPr="002A27F6">
        <w:t>of</w:t>
      </w:r>
      <w:r w:rsidRPr="002A27F6">
        <w:rPr>
          <w:spacing w:val="-2"/>
        </w:rPr>
        <w:t xml:space="preserve"> </w:t>
      </w:r>
      <w:r w:rsidRPr="002A27F6">
        <w:t>Engineering</w:t>
      </w:r>
      <w:r w:rsidRPr="002A27F6">
        <w:rPr>
          <w:spacing w:val="-1"/>
        </w:rPr>
        <w:t xml:space="preserve"> </w:t>
      </w:r>
      <w:r w:rsidRPr="002A27F6">
        <w:t>and</w:t>
      </w:r>
      <w:r w:rsidRPr="002A27F6">
        <w:rPr>
          <w:spacing w:val="-4"/>
        </w:rPr>
        <w:t xml:space="preserve"> </w:t>
      </w:r>
      <w:r w:rsidRPr="002A27F6">
        <w:t>Technology</w:t>
      </w:r>
    </w:p>
    <w:p w14:paraId="545FCD72" w14:textId="77777777" w:rsidR="00F20E4F" w:rsidRPr="002A27F6" w:rsidRDefault="00000000">
      <w:pPr>
        <w:spacing w:line="276" w:lineRule="auto"/>
        <w:ind w:left="964" w:right="775"/>
        <w:jc w:val="center"/>
        <w:rPr>
          <w:sz w:val="24"/>
        </w:rPr>
      </w:pPr>
      <w:r w:rsidRPr="002A27F6">
        <w:rPr>
          <w:sz w:val="24"/>
        </w:rPr>
        <w:t>4</w:t>
      </w:r>
      <w:r w:rsidRPr="002A27F6">
        <w:rPr>
          <w:spacing w:val="-1"/>
          <w:sz w:val="24"/>
        </w:rPr>
        <w:t xml:space="preserve"> </w:t>
      </w:r>
      <w:r w:rsidRPr="002A27F6">
        <w:rPr>
          <w:sz w:val="24"/>
        </w:rPr>
        <w:t>D.H. Road,</w:t>
      </w:r>
      <w:r w:rsidRPr="002A27F6">
        <w:rPr>
          <w:spacing w:val="-1"/>
          <w:sz w:val="24"/>
        </w:rPr>
        <w:t xml:space="preserve"> </w:t>
      </w:r>
      <w:r w:rsidRPr="002A27F6">
        <w:rPr>
          <w:sz w:val="24"/>
        </w:rPr>
        <w:t>Kolkata 700023</w:t>
      </w:r>
    </w:p>
    <w:p w14:paraId="7A596ADF" w14:textId="77777777" w:rsidR="00F20E4F" w:rsidRPr="002A27F6" w:rsidRDefault="00F20E4F">
      <w:pPr>
        <w:pStyle w:val="BodyText"/>
        <w:spacing w:before="1" w:line="276" w:lineRule="auto"/>
        <w:jc w:val="center"/>
        <w:rPr>
          <w:b w:val="0"/>
          <w:sz w:val="22"/>
        </w:rPr>
      </w:pPr>
    </w:p>
    <w:p w14:paraId="5365F2C2" w14:textId="77777777" w:rsidR="00F20E4F" w:rsidRPr="002A27F6" w:rsidRDefault="00000000">
      <w:pPr>
        <w:ind w:left="964" w:right="773"/>
        <w:jc w:val="center"/>
      </w:pPr>
      <w:r w:rsidRPr="002A27F6">
        <w:t>May,</w:t>
      </w:r>
      <w:r w:rsidRPr="002A27F6">
        <w:rPr>
          <w:spacing w:val="-1"/>
        </w:rPr>
        <w:t xml:space="preserve"> 2023</w:t>
      </w:r>
    </w:p>
    <w:p w14:paraId="06370727" w14:textId="77777777" w:rsidR="00F20E4F" w:rsidRPr="002A27F6" w:rsidRDefault="00F20E4F">
      <w:pPr>
        <w:jc w:val="center"/>
        <w:sectPr w:rsidR="00F20E4F" w:rsidRPr="002A27F6">
          <w:footerReference w:type="default" r:id="rId8"/>
          <w:footerReference w:type="first" r:id="rId9"/>
          <w:pgSz w:w="11910" w:h="16840"/>
          <w:pgMar w:top="1580" w:right="620" w:bottom="280" w:left="600" w:header="720" w:footer="720" w:gutter="0"/>
          <w:pgBorders w:offsetFrom="page">
            <w:top w:val="single" w:sz="12" w:space="31" w:color="auto"/>
            <w:left w:val="single" w:sz="12" w:space="31" w:color="auto"/>
            <w:bottom w:val="single" w:sz="12" w:space="31" w:color="auto"/>
            <w:right w:val="single" w:sz="12" w:space="31" w:color="auto"/>
          </w:pgBorders>
          <w:cols w:space="720"/>
          <w:docGrid w:linePitch="299"/>
        </w:sectPr>
      </w:pPr>
    </w:p>
    <w:p w14:paraId="081A27F5" w14:textId="77777777" w:rsidR="00F20E4F" w:rsidRPr="002A27F6" w:rsidRDefault="00000000">
      <w:pPr>
        <w:pStyle w:val="Heading2"/>
        <w:spacing w:before="89"/>
        <w:ind w:left="0"/>
      </w:pPr>
      <w:r w:rsidRPr="002A27F6">
        <w:lastRenderedPageBreak/>
        <w:t>Vision</w:t>
      </w:r>
      <w:r w:rsidRPr="002A27F6">
        <w:rPr>
          <w:spacing w:val="-5"/>
        </w:rPr>
        <w:t xml:space="preserve"> </w:t>
      </w:r>
      <w:r w:rsidRPr="002A27F6">
        <w:t>of</w:t>
      </w:r>
      <w:r w:rsidRPr="002A27F6">
        <w:rPr>
          <w:spacing w:val="-2"/>
        </w:rPr>
        <w:t xml:space="preserve"> </w:t>
      </w:r>
      <w:r w:rsidRPr="002A27F6">
        <w:t>the</w:t>
      </w:r>
      <w:r w:rsidRPr="002A27F6">
        <w:rPr>
          <w:spacing w:val="-3"/>
        </w:rPr>
        <w:t xml:space="preserve"> </w:t>
      </w:r>
      <w:r w:rsidRPr="002A27F6">
        <w:t>Department</w:t>
      </w:r>
    </w:p>
    <w:p w14:paraId="6E7B8BBD" w14:textId="77777777" w:rsidR="00F20E4F" w:rsidRPr="002A27F6" w:rsidRDefault="00000000">
      <w:pPr>
        <w:pStyle w:val="Heading2"/>
        <w:numPr>
          <w:ilvl w:val="0"/>
          <w:numId w:val="1"/>
        </w:numPr>
        <w:spacing w:before="89"/>
        <w:ind w:right="536"/>
      </w:pPr>
      <w:r w:rsidRPr="002A27F6">
        <w:rPr>
          <w:sz w:val="24"/>
        </w:rPr>
        <w:t>To build a strong teaching and research environment to cater to the manpower needs</w:t>
      </w:r>
      <w:r w:rsidRPr="002A27F6">
        <w:rPr>
          <w:spacing w:val="1"/>
          <w:sz w:val="24"/>
        </w:rPr>
        <w:t xml:space="preserve"> </w:t>
      </w:r>
      <w:r w:rsidRPr="002A27F6">
        <w:rPr>
          <w:sz w:val="24"/>
        </w:rPr>
        <w:t>in</w:t>
      </w:r>
      <w:r w:rsidRPr="002A27F6">
        <w:rPr>
          <w:spacing w:val="1"/>
          <w:sz w:val="24"/>
        </w:rPr>
        <w:t xml:space="preserve"> </w:t>
      </w:r>
      <w:r w:rsidRPr="002A27F6">
        <w:rPr>
          <w:sz w:val="24"/>
        </w:rPr>
        <w:t>Industrial</w:t>
      </w:r>
      <w:r w:rsidRPr="002A27F6">
        <w:rPr>
          <w:spacing w:val="1"/>
          <w:sz w:val="24"/>
        </w:rPr>
        <w:t xml:space="preserve"> </w:t>
      </w:r>
      <w:r w:rsidRPr="002A27F6">
        <w:rPr>
          <w:sz w:val="24"/>
        </w:rPr>
        <w:t>and</w:t>
      </w:r>
      <w:r w:rsidRPr="002A27F6">
        <w:rPr>
          <w:spacing w:val="1"/>
          <w:sz w:val="24"/>
        </w:rPr>
        <w:t xml:space="preserve"> </w:t>
      </w:r>
      <w:r w:rsidRPr="002A27F6">
        <w:rPr>
          <w:sz w:val="24"/>
        </w:rPr>
        <w:t>Academic</w:t>
      </w:r>
      <w:r w:rsidRPr="002A27F6">
        <w:rPr>
          <w:spacing w:val="1"/>
          <w:sz w:val="24"/>
        </w:rPr>
        <w:t xml:space="preserve"> </w:t>
      </w:r>
      <w:r w:rsidRPr="002A27F6">
        <w:rPr>
          <w:sz w:val="24"/>
        </w:rPr>
        <w:t>domains</w:t>
      </w:r>
      <w:r w:rsidRPr="002A27F6">
        <w:rPr>
          <w:spacing w:val="1"/>
          <w:sz w:val="24"/>
        </w:rPr>
        <w:t xml:space="preserve"> </w:t>
      </w:r>
      <w:r w:rsidRPr="002A27F6">
        <w:rPr>
          <w:sz w:val="24"/>
        </w:rPr>
        <w:t>of</w:t>
      </w:r>
      <w:r w:rsidRPr="002A27F6">
        <w:rPr>
          <w:spacing w:val="1"/>
          <w:sz w:val="24"/>
        </w:rPr>
        <w:t xml:space="preserve"> </w:t>
      </w:r>
      <w:r w:rsidRPr="002A27F6">
        <w:rPr>
          <w:sz w:val="24"/>
        </w:rPr>
        <w:t>the</w:t>
      </w:r>
      <w:r w:rsidRPr="002A27F6">
        <w:rPr>
          <w:spacing w:val="1"/>
          <w:sz w:val="24"/>
        </w:rPr>
        <w:t xml:space="preserve"> </w:t>
      </w:r>
      <w:r w:rsidRPr="002A27F6">
        <w:rPr>
          <w:sz w:val="24"/>
        </w:rPr>
        <w:t>rapidly</w:t>
      </w:r>
      <w:r w:rsidRPr="002A27F6">
        <w:rPr>
          <w:spacing w:val="1"/>
          <w:sz w:val="24"/>
        </w:rPr>
        <w:t xml:space="preserve"> </w:t>
      </w:r>
      <w:r w:rsidRPr="002A27F6">
        <w:rPr>
          <w:sz w:val="24"/>
        </w:rPr>
        <w:t>growing</w:t>
      </w:r>
      <w:r w:rsidRPr="002A27F6">
        <w:rPr>
          <w:spacing w:val="1"/>
          <w:sz w:val="24"/>
        </w:rPr>
        <w:t xml:space="preserve"> </w:t>
      </w:r>
      <w:r w:rsidRPr="002A27F6">
        <w:rPr>
          <w:sz w:val="24"/>
        </w:rPr>
        <w:t>Electronics</w:t>
      </w:r>
      <w:r w:rsidRPr="002A27F6">
        <w:rPr>
          <w:spacing w:val="1"/>
          <w:sz w:val="24"/>
        </w:rPr>
        <w:t xml:space="preserve"> </w:t>
      </w:r>
      <w:r w:rsidRPr="002A27F6">
        <w:rPr>
          <w:sz w:val="24"/>
        </w:rPr>
        <w:t>and</w:t>
      </w:r>
      <w:r w:rsidRPr="002A27F6">
        <w:rPr>
          <w:spacing w:val="1"/>
          <w:sz w:val="24"/>
        </w:rPr>
        <w:t xml:space="preserve"> </w:t>
      </w:r>
      <w:r w:rsidRPr="002A27F6">
        <w:rPr>
          <w:sz w:val="24"/>
        </w:rPr>
        <w:t>Communication Engineering.</w:t>
      </w:r>
    </w:p>
    <w:p w14:paraId="14ACB22C" w14:textId="77777777" w:rsidR="00F20E4F" w:rsidRPr="002A27F6" w:rsidRDefault="00F20E4F">
      <w:pPr>
        <w:pStyle w:val="BodyText"/>
        <w:rPr>
          <w:sz w:val="26"/>
        </w:rPr>
      </w:pPr>
    </w:p>
    <w:p w14:paraId="403BF3AA" w14:textId="77777777" w:rsidR="00F20E4F" w:rsidRPr="002A27F6" w:rsidRDefault="00000000">
      <w:pPr>
        <w:pStyle w:val="Heading2"/>
        <w:spacing w:line="321" w:lineRule="exact"/>
        <w:ind w:left="0"/>
      </w:pPr>
      <w:r w:rsidRPr="002A27F6">
        <w:t>Mission</w:t>
      </w:r>
      <w:r w:rsidRPr="002A27F6">
        <w:rPr>
          <w:spacing w:val="-3"/>
        </w:rPr>
        <w:t xml:space="preserve"> </w:t>
      </w:r>
      <w:r w:rsidRPr="002A27F6">
        <w:t>of</w:t>
      </w:r>
      <w:r w:rsidRPr="002A27F6">
        <w:rPr>
          <w:spacing w:val="-2"/>
        </w:rPr>
        <w:t xml:space="preserve"> </w:t>
      </w:r>
      <w:r w:rsidRPr="002A27F6">
        <w:t>the</w:t>
      </w:r>
      <w:r w:rsidRPr="002A27F6">
        <w:rPr>
          <w:spacing w:val="-4"/>
        </w:rPr>
        <w:t xml:space="preserve"> </w:t>
      </w:r>
      <w:r w:rsidRPr="002A27F6">
        <w:t>Department</w:t>
      </w:r>
    </w:p>
    <w:p w14:paraId="56FF84A4" w14:textId="77777777" w:rsidR="00F20E4F" w:rsidRPr="002A27F6" w:rsidRDefault="00000000">
      <w:pPr>
        <w:pStyle w:val="ListParagraph"/>
        <w:numPr>
          <w:ilvl w:val="0"/>
          <w:numId w:val="1"/>
        </w:numPr>
        <w:tabs>
          <w:tab w:val="left" w:pos="1338"/>
        </w:tabs>
        <w:rPr>
          <w:b/>
          <w:rPrChange w:id="2" w:author="Subhrajit Nandy" w:date="2023-05-23T15:38:00Z">
            <w:rPr>
              <w:rFonts w:ascii="Symbol" w:hAnsi="Symbol"/>
              <w:b/>
            </w:rPr>
          </w:rPrChange>
        </w:rPr>
      </w:pPr>
      <w:r w:rsidRPr="002A27F6">
        <w:rPr>
          <w:b/>
          <w:sz w:val="24"/>
        </w:rPr>
        <w:t>To produce certified industry-ready professional in Electronics and Communication</w:t>
      </w:r>
      <w:r w:rsidRPr="002A27F6">
        <w:rPr>
          <w:b/>
          <w:spacing w:val="1"/>
          <w:sz w:val="24"/>
        </w:rPr>
        <w:t xml:space="preserve"> </w:t>
      </w:r>
      <w:r w:rsidRPr="002A27F6">
        <w:rPr>
          <w:b/>
          <w:sz w:val="24"/>
        </w:rPr>
        <w:t>Engineering,</w:t>
      </w:r>
      <w:r w:rsidRPr="002A27F6">
        <w:rPr>
          <w:b/>
          <w:spacing w:val="1"/>
          <w:sz w:val="24"/>
        </w:rPr>
        <w:t xml:space="preserve"> </w:t>
      </w:r>
      <w:r w:rsidRPr="002A27F6">
        <w:rPr>
          <w:b/>
          <w:sz w:val="24"/>
        </w:rPr>
        <w:t>though</w:t>
      </w:r>
      <w:r w:rsidRPr="002A27F6">
        <w:rPr>
          <w:b/>
          <w:spacing w:val="1"/>
          <w:sz w:val="24"/>
        </w:rPr>
        <w:t xml:space="preserve"> </w:t>
      </w:r>
      <w:r w:rsidRPr="002A27F6">
        <w:rPr>
          <w:b/>
          <w:sz w:val="24"/>
        </w:rPr>
        <w:t>innovative</w:t>
      </w:r>
      <w:r w:rsidRPr="002A27F6">
        <w:rPr>
          <w:b/>
          <w:spacing w:val="1"/>
          <w:sz w:val="24"/>
        </w:rPr>
        <w:t xml:space="preserve"> </w:t>
      </w:r>
      <w:r w:rsidRPr="002A27F6">
        <w:rPr>
          <w:b/>
          <w:sz w:val="24"/>
        </w:rPr>
        <w:t>educational</w:t>
      </w:r>
      <w:r w:rsidRPr="002A27F6">
        <w:rPr>
          <w:b/>
          <w:spacing w:val="1"/>
          <w:sz w:val="24"/>
        </w:rPr>
        <w:t xml:space="preserve"> </w:t>
      </w:r>
      <w:r w:rsidRPr="002A27F6">
        <w:rPr>
          <w:b/>
          <w:sz w:val="24"/>
        </w:rPr>
        <w:t>programs</w:t>
      </w:r>
      <w:r w:rsidRPr="002A27F6">
        <w:rPr>
          <w:b/>
          <w:spacing w:val="1"/>
          <w:sz w:val="24"/>
        </w:rPr>
        <w:t xml:space="preserve"> </w:t>
      </w:r>
      <w:r w:rsidRPr="002A27F6">
        <w:rPr>
          <w:b/>
          <w:sz w:val="24"/>
        </w:rPr>
        <w:t>incorporating</w:t>
      </w:r>
      <w:r w:rsidRPr="002A27F6">
        <w:rPr>
          <w:b/>
          <w:spacing w:val="1"/>
          <w:sz w:val="24"/>
        </w:rPr>
        <w:t xml:space="preserve"> </w:t>
      </w:r>
      <w:r w:rsidRPr="002A27F6">
        <w:rPr>
          <w:b/>
          <w:sz w:val="24"/>
        </w:rPr>
        <w:t>laboratory</w:t>
      </w:r>
      <w:r w:rsidRPr="002A27F6">
        <w:rPr>
          <w:b/>
          <w:spacing w:val="1"/>
          <w:sz w:val="24"/>
        </w:rPr>
        <w:t xml:space="preserve"> </w:t>
      </w:r>
      <w:r w:rsidRPr="002A27F6">
        <w:rPr>
          <w:b/>
          <w:sz w:val="24"/>
        </w:rPr>
        <w:t>practices</w:t>
      </w:r>
      <w:r w:rsidRPr="002A27F6">
        <w:rPr>
          <w:b/>
          <w:spacing w:val="-2"/>
          <w:sz w:val="24"/>
        </w:rPr>
        <w:t xml:space="preserve"> </w:t>
      </w:r>
      <w:r w:rsidRPr="002A27F6">
        <w:rPr>
          <w:b/>
          <w:sz w:val="24"/>
        </w:rPr>
        <w:t>and</w:t>
      </w:r>
      <w:r w:rsidRPr="002A27F6">
        <w:rPr>
          <w:b/>
          <w:spacing w:val="-1"/>
          <w:sz w:val="24"/>
        </w:rPr>
        <w:t xml:space="preserve"> </w:t>
      </w:r>
      <w:r w:rsidRPr="002A27F6">
        <w:rPr>
          <w:b/>
          <w:sz w:val="24"/>
        </w:rPr>
        <w:t>project-based</w:t>
      </w:r>
      <w:r w:rsidRPr="002A27F6">
        <w:rPr>
          <w:b/>
          <w:spacing w:val="-2"/>
          <w:sz w:val="24"/>
        </w:rPr>
        <w:t xml:space="preserve"> </w:t>
      </w:r>
      <w:r w:rsidRPr="002A27F6">
        <w:rPr>
          <w:b/>
          <w:sz w:val="24"/>
        </w:rPr>
        <w:t>teaching-learning</w:t>
      </w:r>
      <w:r w:rsidRPr="002A27F6">
        <w:rPr>
          <w:b/>
          <w:spacing w:val="-1"/>
          <w:sz w:val="24"/>
        </w:rPr>
        <w:t xml:space="preserve"> </w:t>
      </w:r>
      <w:r w:rsidRPr="002A27F6">
        <w:rPr>
          <w:b/>
          <w:sz w:val="24"/>
        </w:rPr>
        <w:t>processes,</w:t>
      </w:r>
      <w:r w:rsidRPr="002A27F6">
        <w:rPr>
          <w:b/>
          <w:spacing w:val="-2"/>
          <w:sz w:val="24"/>
        </w:rPr>
        <w:t xml:space="preserve"> </w:t>
      </w:r>
      <w:r w:rsidRPr="002A27F6">
        <w:rPr>
          <w:b/>
          <w:sz w:val="24"/>
        </w:rPr>
        <w:t>in</w:t>
      </w:r>
      <w:r w:rsidRPr="002A27F6">
        <w:rPr>
          <w:b/>
          <w:spacing w:val="-1"/>
          <w:sz w:val="24"/>
        </w:rPr>
        <w:t xml:space="preserve"> </w:t>
      </w:r>
      <w:r w:rsidRPr="002A27F6">
        <w:rPr>
          <w:b/>
          <w:sz w:val="24"/>
        </w:rPr>
        <w:t>a modern</w:t>
      </w:r>
      <w:r w:rsidRPr="002A27F6">
        <w:rPr>
          <w:b/>
          <w:spacing w:val="1"/>
          <w:sz w:val="24"/>
        </w:rPr>
        <w:t xml:space="preserve"> </w:t>
      </w:r>
      <w:r w:rsidRPr="002A27F6">
        <w:rPr>
          <w:b/>
          <w:sz w:val="24"/>
        </w:rPr>
        <w:t>environment.</w:t>
      </w:r>
    </w:p>
    <w:p w14:paraId="23907726" w14:textId="77777777" w:rsidR="00F20E4F" w:rsidRPr="002A27F6" w:rsidRDefault="00000000">
      <w:pPr>
        <w:pStyle w:val="ListParagraph"/>
        <w:numPr>
          <w:ilvl w:val="0"/>
          <w:numId w:val="1"/>
        </w:numPr>
        <w:tabs>
          <w:tab w:val="left" w:pos="1338"/>
        </w:tabs>
        <w:spacing w:before="120"/>
        <w:ind w:left="714" w:right="516" w:hanging="357"/>
        <w:rPr>
          <w:b/>
          <w:rPrChange w:id="3" w:author="Subhrajit Nandy" w:date="2023-05-23T15:38:00Z">
            <w:rPr>
              <w:rFonts w:ascii="Symbol" w:hAnsi="Symbol"/>
              <w:b/>
            </w:rPr>
          </w:rPrChange>
        </w:rPr>
      </w:pPr>
      <w:r w:rsidRPr="002A27F6">
        <w:rPr>
          <w:b/>
          <w:sz w:val="24"/>
        </w:rPr>
        <w:t>To create knowledge base of advanced technologies through research in the area of</w:t>
      </w:r>
      <w:r w:rsidRPr="002A27F6">
        <w:rPr>
          <w:b/>
          <w:spacing w:val="1"/>
          <w:sz w:val="24"/>
        </w:rPr>
        <w:t xml:space="preserve"> </w:t>
      </w:r>
      <w:r w:rsidRPr="002A27F6">
        <w:rPr>
          <w:b/>
          <w:sz w:val="24"/>
        </w:rPr>
        <w:t>Electronics and Communication, for competitive and sustainable development of the</w:t>
      </w:r>
      <w:r w:rsidRPr="002A27F6">
        <w:rPr>
          <w:b/>
          <w:spacing w:val="1"/>
          <w:sz w:val="24"/>
        </w:rPr>
        <w:t xml:space="preserve"> </w:t>
      </w:r>
      <w:r w:rsidRPr="002A27F6">
        <w:rPr>
          <w:b/>
          <w:sz w:val="24"/>
        </w:rPr>
        <w:t>country.</w:t>
      </w:r>
    </w:p>
    <w:p w14:paraId="7837B209" w14:textId="77777777" w:rsidR="00F20E4F" w:rsidRPr="002A27F6" w:rsidRDefault="00000000">
      <w:pPr>
        <w:pStyle w:val="ListParagraph"/>
        <w:numPr>
          <w:ilvl w:val="0"/>
          <w:numId w:val="1"/>
        </w:numPr>
        <w:tabs>
          <w:tab w:val="left" w:pos="1338"/>
        </w:tabs>
        <w:spacing w:before="120"/>
        <w:ind w:left="714" w:right="516" w:hanging="357"/>
        <w:rPr>
          <w:b/>
          <w:rPrChange w:id="4" w:author="Subhrajit Nandy" w:date="2023-05-23T15:38:00Z">
            <w:rPr>
              <w:rFonts w:ascii="Symbol" w:hAnsi="Symbol"/>
              <w:b/>
            </w:rPr>
          </w:rPrChange>
        </w:rPr>
      </w:pPr>
      <w:r w:rsidRPr="002A27F6">
        <w:rPr>
          <w:b/>
          <w:sz w:val="24"/>
        </w:rPr>
        <w:t>To groom the department as a learning center to inculcate advancement of technology</w:t>
      </w:r>
      <w:r w:rsidRPr="002A27F6">
        <w:rPr>
          <w:b/>
          <w:spacing w:val="-57"/>
          <w:sz w:val="24"/>
        </w:rPr>
        <w:t xml:space="preserve"> </w:t>
      </w:r>
      <w:r w:rsidRPr="002A27F6">
        <w:rPr>
          <w:b/>
          <w:sz w:val="24"/>
        </w:rPr>
        <w:t>in Electronics and Communication Engineering with social values and environmental</w:t>
      </w:r>
      <w:r w:rsidRPr="002A27F6">
        <w:rPr>
          <w:b/>
          <w:spacing w:val="1"/>
          <w:sz w:val="24"/>
        </w:rPr>
        <w:t xml:space="preserve"> </w:t>
      </w:r>
      <w:r w:rsidRPr="002A27F6">
        <w:rPr>
          <w:b/>
          <w:sz w:val="24"/>
        </w:rPr>
        <w:t>awareness.</w:t>
      </w:r>
    </w:p>
    <w:p w14:paraId="0BB5FD2E" w14:textId="77777777" w:rsidR="00F20E4F" w:rsidRPr="002A27F6" w:rsidRDefault="00F20E4F">
      <w:pPr>
        <w:pStyle w:val="BodyText"/>
        <w:spacing w:before="4"/>
        <w:rPr>
          <w:sz w:val="22"/>
        </w:rPr>
      </w:pPr>
    </w:p>
    <w:p w14:paraId="5FBE9591" w14:textId="77777777" w:rsidR="00F20E4F" w:rsidRPr="002A27F6" w:rsidRDefault="00000000">
      <w:pPr>
        <w:pStyle w:val="Heading2"/>
        <w:ind w:left="0"/>
      </w:pPr>
      <w:r w:rsidRPr="002A27F6">
        <w:t>Program</w:t>
      </w:r>
      <w:r w:rsidRPr="002A27F6">
        <w:rPr>
          <w:spacing w:val="-5"/>
        </w:rPr>
        <w:t xml:space="preserve"> </w:t>
      </w:r>
      <w:r w:rsidRPr="002A27F6">
        <w:t>Specific</w:t>
      </w:r>
      <w:r w:rsidRPr="002A27F6">
        <w:rPr>
          <w:spacing w:val="-1"/>
        </w:rPr>
        <w:t xml:space="preserve"> </w:t>
      </w:r>
      <w:r w:rsidRPr="002A27F6">
        <w:t>Outcome</w:t>
      </w:r>
      <w:r w:rsidRPr="002A27F6">
        <w:rPr>
          <w:spacing w:val="-1"/>
        </w:rPr>
        <w:t xml:space="preserve"> </w:t>
      </w:r>
      <w:r w:rsidRPr="002A27F6">
        <w:t>(PSOs)</w:t>
      </w:r>
    </w:p>
    <w:p w14:paraId="2D7CBCEF" w14:textId="77777777" w:rsidR="00F20E4F" w:rsidRPr="002A27F6" w:rsidRDefault="00000000">
      <w:pPr>
        <w:spacing w:before="250"/>
      </w:pPr>
      <w:r w:rsidRPr="002A27F6">
        <w:t>After</w:t>
      </w:r>
      <w:r w:rsidRPr="002A27F6">
        <w:rPr>
          <w:spacing w:val="-2"/>
        </w:rPr>
        <w:t xml:space="preserve"> </w:t>
      </w:r>
      <w:r w:rsidRPr="002A27F6">
        <w:t>completion</w:t>
      </w:r>
      <w:r w:rsidRPr="002A27F6">
        <w:rPr>
          <w:spacing w:val="-2"/>
        </w:rPr>
        <w:t xml:space="preserve"> </w:t>
      </w:r>
      <w:r w:rsidRPr="002A27F6">
        <w:t>of</w:t>
      </w:r>
      <w:r w:rsidRPr="002A27F6">
        <w:rPr>
          <w:spacing w:val="-2"/>
        </w:rPr>
        <w:t xml:space="preserve"> </w:t>
      </w:r>
      <w:r w:rsidRPr="002A27F6">
        <w:t>program</w:t>
      </w:r>
      <w:r w:rsidRPr="002A27F6">
        <w:rPr>
          <w:spacing w:val="-1"/>
        </w:rPr>
        <w:t xml:space="preserve"> </w:t>
      </w:r>
      <w:r w:rsidRPr="002A27F6">
        <w:t>graduate</w:t>
      </w:r>
      <w:r w:rsidRPr="002A27F6">
        <w:rPr>
          <w:spacing w:val="-4"/>
        </w:rPr>
        <w:t xml:space="preserve"> </w:t>
      </w:r>
      <w:r w:rsidRPr="002A27F6">
        <w:t>engineer</w:t>
      </w:r>
      <w:r w:rsidRPr="002A27F6">
        <w:rPr>
          <w:spacing w:val="-1"/>
        </w:rPr>
        <w:t xml:space="preserve"> </w:t>
      </w:r>
      <w:r w:rsidRPr="002A27F6">
        <w:t>would</w:t>
      </w:r>
      <w:r w:rsidRPr="002A27F6">
        <w:rPr>
          <w:spacing w:val="-5"/>
        </w:rPr>
        <w:t xml:space="preserve"> </w:t>
      </w:r>
      <w:r w:rsidRPr="002A27F6">
        <w:t>have:</w:t>
      </w:r>
    </w:p>
    <w:p w14:paraId="2568EDD3" w14:textId="77777777" w:rsidR="00F20E4F" w:rsidRPr="002A27F6" w:rsidRDefault="00F20E4F">
      <w:pPr>
        <w:pStyle w:val="BodyText"/>
        <w:spacing w:before="3"/>
        <w:rPr>
          <w:b w:val="0"/>
          <w:sz w:val="22"/>
        </w:rPr>
      </w:pPr>
    </w:p>
    <w:p w14:paraId="457878B1" w14:textId="77777777" w:rsidR="00F20E4F" w:rsidRPr="002A27F6" w:rsidRDefault="00000000">
      <w:pPr>
        <w:pStyle w:val="ListParagraph"/>
        <w:numPr>
          <w:ilvl w:val="0"/>
          <w:numId w:val="2"/>
        </w:numPr>
        <w:tabs>
          <w:tab w:val="left" w:pos="1338"/>
        </w:tabs>
        <w:ind w:right="511"/>
        <w:rPr>
          <w:b/>
          <w:sz w:val="24"/>
          <w:rPrChange w:id="5" w:author="Subhrajit Nandy" w:date="2023-05-23T15:38:00Z">
            <w:rPr>
              <w:rFonts w:ascii="Symbol" w:hAnsi="Symbol"/>
              <w:b/>
              <w:sz w:val="24"/>
            </w:rPr>
          </w:rPrChange>
        </w:rPr>
      </w:pPr>
      <w:r w:rsidRPr="002A27F6">
        <w:rPr>
          <w:b/>
        </w:rPr>
        <w:t>PSO1.</w:t>
      </w:r>
      <w:r w:rsidRPr="002A27F6">
        <w:rPr>
          <w:b/>
          <w:spacing w:val="1"/>
        </w:rPr>
        <w:t xml:space="preserve"> </w:t>
      </w:r>
      <w:r w:rsidRPr="002A27F6">
        <w:rPr>
          <w:b/>
        </w:rPr>
        <w:t>Professional</w:t>
      </w:r>
      <w:r w:rsidRPr="002A27F6">
        <w:rPr>
          <w:b/>
          <w:spacing w:val="1"/>
        </w:rPr>
        <w:t xml:space="preserve"> </w:t>
      </w:r>
      <w:r w:rsidRPr="002A27F6">
        <w:rPr>
          <w:b/>
        </w:rPr>
        <w:t>skills:</w:t>
      </w:r>
      <w:r w:rsidRPr="002A27F6">
        <w:rPr>
          <w:b/>
          <w:spacing w:val="1"/>
        </w:rPr>
        <w:t xml:space="preserve"> </w:t>
      </w:r>
      <w:r w:rsidRPr="002A27F6">
        <w:rPr>
          <w:b/>
          <w:sz w:val="24"/>
        </w:rPr>
        <w:t>An</w:t>
      </w:r>
      <w:r w:rsidRPr="002A27F6">
        <w:rPr>
          <w:b/>
          <w:spacing w:val="1"/>
          <w:sz w:val="24"/>
        </w:rPr>
        <w:t xml:space="preserve"> </w:t>
      </w:r>
      <w:r w:rsidRPr="002A27F6">
        <w:rPr>
          <w:b/>
          <w:sz w:val="24"/>
        </w:rPr>
        <w:t>ability</w:t>
      </w:r>
      <w:r w:rsidRPr="002A27F6">
        <w:rPr>
          <w:b/>
          <w:spacing w:val="1"/>
          <w:sz w:val="24"/>
        </w:rPr>
        <w:t xml:space="preserve"> </w:t>
      </w:r>
      <w:r w:rsidRPr="002A27F6">
        <w:rPr>
          <w:b/>
          <w:sz w:val="24"/>
        </w:rPr>
        <w:t>to</w:t>
      </w:r>
      <w:r w:rsidRPr="002A27F6">
        <w:rPr>
          <w:b/>
          <w:spacing w:val="1"/>
          <w:sz w:val="24"/>
        </w:rPr>
        <w:t xml:space="preserve"> </w:t>
      </w:r>
      <w:r w:rsidRPr="002A27F6">
        <w:rPr>
          <w:b/>
          <w:sz w:val="24"/>
        </w:rPr>
        <w:t>apply</w:t>
      </w:r>
      <w:r w:rsidRPr="002A27F6">
        <w:rPr>
          <w:b/>
          <w:spacing w:val="1"/>
          <w:sz w:val="24"/>
        </w:rPr>
        <w:t xml:space="preserve"> </w:t>
      </w:r>
      <w:r w:rsidRPr="002A27F6">
        <w:rPr>
          <w:b/>
          <w:sz w:val="24"/>
        </w:rPr>
        <w:t>the</w:t>
      </w:r>
      <w:r w:rsidRPr="002A27F6">
        <w:rPr>
          <w:b/>
          <w:spacing w:val="1"/>
          <w:sz w:val="24"/>
        </w:rPr>
        <w:t xml:space="preserve"> </w:t>
      </w:r>
      <w:r w:rsidRPr="002A27F6">
        <w:rPr>
          <w:b/>
          <w:sz w:val="24"/>
        </w:rPr>
        <w:t>knowledge</w:t>
      </w:r>
      <w:r w:rsidRPr="002A27F6">
        <w:rPr>
          <w:b/>
          <w:spacing w:val="1"/>
          <w:sz w:val="24"/>
        </w:rPr>
        <w:t xml:space="preserve"> </w:t>
      </w:r>
      <w:r w:rsidRPr="002A27F6">
        <w:rPr>
          <w:b/>
          <w:sz w:val="24"/>
        </w:rPr>
        <w:t>in</w:t>
      </w:r>
      <w:r w:rsidRPr="002A27F6">
        <w:rPr>
          <w:b/>
          <w:spacing w:val="1"/>
          <w:sz w:val="24"/>
        </w:rPr>
        <w:t xml:space="preserve"> </w:t>
      </w:r>
      <w:r w:rsidRPr="002A27F6">
        <w:rPr>
          <w:b/>
          <w:sz w:val="24"/>
        </w:rPr>
        <w:t>Electronics</w:t>
      </w:r>
      <w:r w:rsidRPr="002A27F6">
        <w:rPr>
          <w:b/>
          <w:spacing w:val="1"/>
          <w:sz w:val="24"/>
        </w:rPr>
        <w:t xml:space="preserve"> </w:t>
      </w:r>
      <w:r w:rsidRPr="002A27F6">
        <w:rPr>
          <w:b/>
          <w:sz w:val="24"/>
        </w:rPr>
        <w:t>and</w:t>
      </w:r>
      <w:r w:rsidRPr="002A27F6">
        <w:rPr>
          <w:b/>
          <w:spacing w:val="1"/>
          <w:sz w:val="24"/>
        </w:rPr>
        <w:t xml:space="preserve"> </w:t>
      </w:r>
      <w:r w:rsidRPr="002A27F6">
        <w:rPr>
          <w:b/>
          <w:sz w:val="24"/>
        </w:rPr>
        <w:t>Communication</w:t>
      </w:r>
      <w:r w:rsidRPr="002A27F6">
        <w:rPr>
          <w:b/>
          <w:spacing w:val="1"/>
          <w:sz w:val="24"/>
        </w:rPr>
        <w:t xml:space="preserve"> </w:t>
      </w:r>
      <w:r w:rsidRPr="002A27F6">
        <w:rPr>
          <w:b/>
          <w:sz w:val="24"/>
        </w:rPr>
        <w:t>Engineering</w:t>
      </w:r>
      <w:r w:rsidRPr="002A27F6">
        <w:rPr>
          <w:b/>
          <w:spacing w:val="1"/>
          <w:sz w:val="24"/>
        </w:rPr>
        <w:t xml:space="preserve"> </w:t>
      </w:r>
      <w:r w:rsidRPr="002A27F6">
        <w:rPr>
          <w:b/>
          <w:sz w:val="24"/>
        </w:rPr>
        <w:t>in</w:t>
      </w:r>
      <w:r w:rsidRPr="002A27F6">
        <w:rPr>
          <w:b/>
          <w:spacing w:val="1"/>
          <w:sz w:val="24"/>
        </w:rPr>
        <w:t xml:space="preserve"> </w:t>
      </w:r>
      <w:r w:rsidRPr="002A27F6">
        <w:rPr>
          <w:b/>
          <w:sz w:val="24"/>
        </w:rPr>
        <w:t>various</w:t>
      </w:r>
      <w:r w:rsidRPr="002A27F6">
        <w:rPr>
          <w:b/>
          <w:spacing w:val="1"/>
          <w:sz w:val="24"/>
        </w:rPr>
        <w:t xml:space="preserve"> </w:t>
      </w:r>
      <w:r w:rsidRPr="002A27F6">
        <w:rPr>
          <w:b/>
          <w:sz w:val="24"/>
        </w:rPr>
        <w:t>areas,</w:t>
      </w:r>
      <w:r w:rsidRPr="002A27F6">
        <w:rPr>
          <w:b/>
          <w:spacing w:val="1"/>
          <w:sz w:val="24"/>
        </w:rPr>
        <w:t xml:space="preserve"> </w:t>
      </w:r>
      <w:r w:rsidRPr="002A27F6">
        <w:rPr>
          <w:b/>
          <w:sz w:val="24"/>
        </w:rPr>
        <w:t>like</w:t>
      </w:r>
      <w:r w:rsidRPr="002A27F6">
        <w:rPr>
          <w:b/>
          <w:spacing w:val="1"/>
          <w:sz w:val="24"/>
        </w:rPr>
        <w:t xml:space="preserve"> </w:t>
      </w:r>
      <w:r w:rsidRPr="002A27F6">
        <w:rPr>
          <w:b/>
          <w:sz w:val="24"/>
        </w:rPr>
        <w:t>Communications,</w:t>
      </w:r>
      <w:r w:rsidRPr="002A27F6">
        <w:rPr>
          <w:b/>
          <w:spacing w:val="1"/>
          <w:sz w:val="24"/>
        </w:rPr>
        <w:t xml:space="preserve"> </w:t>
      </w:r>
      <w:r w:rsidRPr="002A27F6">
        <w:rPr>
          <w:b/>
          <w:sz w:val="24"/>
        </w:rPr>
        <w:t>Signal</w:t>
      </w:r>
      <w:r w:rsidRPr="002A27F6">
        <w:rPr>
          <w:b/>
          <w:spacing w:val="1"/>
          <w:sz w:val="24"/>
        </w:rPr>
        <w:t xml:space="preserve"> </w:t>
      </w:r>
      <w:r w:rsidRPr="002A27F6">
        <w:rPr>
          <w:b/>
          <w:sz w:val="24"/>
        </w:rPr>
        <w:t>processing,</w:t>
      </w:r>
      <w:r w:rsidRPr="002A27F6">
        <w:rPr>
          <w:b/>
          <w:spacing w:val="-1"/>
          <w:sz w:val="24"/>
        </w:rPr>
        <w:t xml:space="preserve"> </w:t>
      </w:r>
      <w:r w:rsidRPr="002A27F6">
        <w:rPr>
          <w:b/>
          <w:sz w:val="24"/>
        </w:rPr>
        <w:t>VLSI and</w:t>
      </w:r>
      <w:r w:rsidRPr="002A27F6">
        <w:rPr>
          <w:b/>
          <w:spacing w:val="-2"/>
          <w:sz w:val="24"/>
        </w:rPr>
        <w:t xml:space="preserve"> </w:t>
      </w:r>
      <w:r w:rsidRPr="002A27F6">
        <w:rPr>
          <w:b/>
          <w:sz w:val="24"/>
        </w:rPr>
        <w:t>Embedded Systems.</w:t>
      </w:r>
    </w:p>
    <w:p w14:paraId="39BAEB41" w14:textId="77777777" w:rsidR="00F20E4F" w:rsidRPr="002A27F6" w:rsidRDefault="00000000">
      <w:pPr>
        <w:pStyle w:val="ListParagraph"/>
        <w:numPr>
          <w:ilvl w:val="0"/>
          <w:numId w:val="2"/>
        </w:numPr>
        <w:tabs>
          <w:tab w:val="left" w:pos="1338"/>
        </w:tabs>
        <w:spacing w:before="120"/>
        <w:ind w:left="714" w:right="510" w:hanging="357"/>
        <w:rPr>
          <w:b/>
          <w:sz w:val="24"/>
          <w:rPrChange w:id="6" w:author="Subhrajit Nandy" w:date="2023-05-23T15:38:00Z">
            <w:rPr>
              <w:rFonts w:ascii="Symbol" w:hAnsi="Symbol"/>
              <w:b/>
              <w:sz w:val="24"/>
            </w:rPr>
          </w:rPrChange>
        </w:rPr>
      </w:pPr>
      <w:r w:rsidRPr="002A27F6">
        <w:rPr>
          <w:b/>
        </w:rPr>
        <w:t xml:space="preserve">PSO2. Competency: </w:t>
      </w:r>
      <w:r w:rsidRPr="002A27F6">
        <w:rPr>
          <w:b/>
          <w:sz w:val="24"/>
        </w:rPr>
        <w:t>An ability to qualify at the State, National and International level</w:t>
      </w:r>
      <w:r w:rsidRPr="002A27F6">
        <w:rPr>
          <w:b/>
          <w:spacing w:val="1"/>
          <w:sz w:val="24"/>
        </w:rPr>
        <w:t xml:space="preserve"> </w:t>
      </w:r>
      <w:r w:rsidRPr="002A27F6">
        <w:rPr>
          <w:b/>
          <w:sz w:val="24"/>
        </w:rPr>
        <w:t>competitive examinations</w:t>
      </w:r>
      <w:r w:rsidRPr="002A27F6">
        <w:rPr>
          <w:b/>
          <w:spacing w:val="-1"/>
          <w:sz w:val="24"/>
        </w:rPr>
        <w:t xml:space="preserve"> </w:t>
      </w:r>
      <w:r w:rsidRPr="002A27F6">
        <w:rPr>
          <w:b/>
          <w:sz w:val="24"/>
        </w:rPr>
        <w:t>for</w:t>
      </w:r>
      <w:r w:rsidRPr="002A27F6">
        <w:rPr>
          <w:b/>
          <w:spacing w:val="-1"/>
          <w:sz w:val="24"/>
        </w:rPr>
        <w:t xml:space="preserve"> </w:t>
      </w:r>
      <w:r w:rsidRPr="002A27F6">
        <w:rPr>
          <w:b/>
          <w:sz w:val="24"/>
        </w:rPr>
        <w:t>employment,</w:t>
      </w:r>
      <w:r w:rsidRPr="002A27F6">
        <w:rPr>
          <w:b/>
          <w:spacing w:val="-1"/>
          <w:sz w:val="24"/>
        </w:rPr>
        <w:t xml:space="preserve"> </w:t>
      </w:r>
      <w:r w:rsidRPr="002A27F6">
        <w:rPr>
          <w:b/>
          <w:sz w:val="24"/>
        </w:rPr>
        <w:t>higher</w:t>
      </w:r>
      <w:r w:rsidRPr="002A27F6">
        <w:rPr>
          <w:b/>
          <w:spacing w:val="-1"/>
          <w:sz w:val="24"/>
        </w:rPr>
        <w:t xml:space="preserve"> </w:t>
      </w:r>
      <w:r w:rsidRPr="002A27F6">
        <w:rPr>
          <w:b/>
          <w:sz w:val="24"/>
        </w:rPr>
        <w:t>studies</w:t>
      </w:r>
      <w:r w:rsidRPr="002A27F6">
        <w:rPr>
          <w:b/>
          <w:spacing w:val="-1"/>
          <w:sz w:val="24"/>
        </w:rPr>
        <w:t xml:space="preserve"> </w:t>
      </w:r>
      <w:r w:rsidRPr="002A27F6">
        <w:rPr>
          <w:b/>
          <w:sz w:val="24"/>
        </w:rPr>
        <w:t>and</w:t>
      </w:r>
      <w:r w:rsidRPr="002A27F6">
        <w:rPr>
          <w:b/>
          <w:spacing w:val="1"/>
          <w:sz w:val="24"/>
        </w:rPr>
        <w:t xml:space="preserve"> </w:t>
      </w:r>
      <w:r w:rsidRPr="002A27F6">
        <w:rPr>
          <w:b/>
          <w:sz w:val="24"/>
        </w:rPr>
        <w:t>research</w:t>
      </w:r>
    </w:p>
    <w:p w14:paraId="52DFE4FE" w14:textId="77777777" w:rsidR="00F20E4F" w:rsidRPr="002A27F6" w:rsidRDefault="00F20E4F">
      <w:pPr>
        <w:pStyle w:val="Heading3"/>
        <w:ind w:left="709" w:right="1543"/>
        <w:rPr>
          <w:rFonts w:ascii="Times New Roman" w:hAnsi="Times New Roman" w:cs="Times New Roman"/>
          <w:rPrChange w:id="7" w:author="Subhrajit Nandy" w:date="2023-05-23T15:38:00Z">
            <w:rPr/>
          </w:rPrChange>
        </w:rPr>
      </w:pPr>
    </w:p>
    <w:p w14:paraId="7260CFF1" w14:textId="77777777" w:rsidR="00F20E4F" w:rsidRPr="002A27F6" w:rsidRDefault="00000000">
      <w:pPr>
        <w:pStyle w:val="Heading3"/>
        <w:ind w:left="709" w:right="1543"/>
        <w:jc w:val="center"/>
        <w:rPr>
          <w:rFonts w:ascii="Times New Roman" w:hAnsi="Times New Roman" w:cs="Times New Roman"/>
          <w:b/>
          <w:bCs/>
          <w:color w:val="000000" w:themeColor="text1"/>
          <w:sz w:val="28"/>
          <w:szCs w:val="28"/>
        </w:rPr>
      </w:pPr>
      <w:r w:rsidRPr="002A27F6">
        <w:rPr>
          <w:rFonts w:ascii="Times New Roman" w:hAnsi="Times New Roman" w:cs="Times New Roman"/>
          <w:b/>
          <w:bCs/>
          <w:color w:val="000000" w:themeColor="text1"/>
          <w:sz w:val="28"/>
          <w:szCs w:val="28"/>
        </w:rPr>
        <w:t>Program</w:t>
      </w:r>
      <w:r w:rsidRPr="002A27F6">
        <w:rPr>
          <w:rFonts w:ascii="Times New Roman" w:hAnsi="Times New Roman" w:cs="Times New Roman"/>
          <w:b/>
          <w:bCs/>
          <w:color w:val="000000" w:themeColor="text1"/>
          <w:spacing w:val="-5"/>
          <w:sz w:val="28"/>
          <w:szCs w:val="28"/>
        </w:rPr>
        <w:t xml:space="preserve"> </w:t>
      </w:r>
      <w:r w:rsidRPr="002A27F6">
        <w:rPr>
          <w:rFonts w:ascii="Times New Roman" w:hAnsi="Times New Roman" w:cs="Times New Roman"/>
          <w:b/>
          <w:bCs/>
          <w:color w:val="000000" w:themeColor="text1"/>
          <w:sz w:val="28"/>
          <w:szCs w:val="28"/>
        </w:rPr>
        <w:t>Outcome</w:t>
      </w:r>
    </w:p>
    <w:p w14:paraId="0716516E" w14:textId="77777777" w:rsidR="00F20E4F" w:rsidRPr="002A27F6" w:rsidRDefault="00F20E4F">
      <w:pPr>
        <w:ind w:left="709"/>
        <w:rPr>
          <w:b/>
          <w:i/>
          <w:sz w:val="24"/>
        </w:rPr>
      </w:pPr>
    </w:p>
    <w:p w14:paraId="7E3EAC9E" w14:textId="77777777" w:rsidR="00F20E4F" w:rsidRPr="002A27F6" w:rsidRDefault="00000000">
      <w:pPr>
        <w:rPr>
          <w:b/>
          <w:i/>
          <w:sz w:val="24"/>
        </w:rPr>
      </w:pPr>
      <w:r w:rsidRPr="002A27F6">
        <w:rPr>
          <w:b/>
          <w:i/>
          <w:sz w:val="24"/>
        </w:rPr>
        <w:t>Engineering</w:t>
      </w:r>
      <w:r w:rsidRPr="002A27F6">
        <w:rPr>
          <w:b/>
          <w:i/>
          <w:spacing w:val="-1"/>
          <w:sz w:val="24"/>
        </w:rPr>
        <w:t xml:space="preserve"> </w:t>
      </w:r>
      <w:r w:rsidRPr="002A27F6">
        <w:rPr>
          <w:b/>
          <w:i/>
          <w:sz w:val="24"/>
        </w:rPr>
        <w:t>Graduates</w:t>
      </w:r>
      <w:r w:rsidRPr="002A27F6">
        <w:rPr>
          <w:b/>
          <w:i/>
          <w:spacing w:val="-1"/>
          <w:sz w:val="24"/>
        </w:rPr>
        <w:t xml:space="preserve"> </w:t>
      </w:r>
      <w:r w:rsidRPr="002A27F6">
        <w:rPr>
          <w:b/>
          <w:i/>
          <w:sz w:val="24"/>
        </w:rPr>
        <w:t>will be</w:t>
      </w:r>
      <w:r w:rsidRPr="002A27F6">
        <w:rPr>
          <w:b/>
          <w:i/>
          <w:spacing w:val="-2"/>
          <w:sz w:val="24"/>
        </w:rPr>
        <w:t xml:space="preserve"> </w:t>
      </w:r>
      <w:r w:rsidRPr="002A27F6">
        <w:rPr>
          <w:b/>
          <w:i/>
          <w:sz w:val="24"/>
        </w:rPr>
        <w:t>able to:</w:t>
      </w:r>
    </w:p>
    <w:p w14:paraId="45712A6D" w14:textId="77777777" w:rsidR="00F20E4F" w:rsidRPr="002A27F6" w:rsidRDefault="00000000">
      <w:pPr>
        <w:pStyle w:val="ListParagraph"/>
        <w:numPr>
          <w:ilvl w:val="0"/>
          <w:numId w:val="3"/>
        </w:numPr>
        <w:tabs>
          <w:tab w:val="left" w:pos="851"/>
        </w:tabs>
        <w:spacing w:before="120"/>
        <w:ind w:left="714" w:right="431" w:hanging="357"/>
        <w:rPr>
          <w:sz w:val="24"/>
        </w:rPr>
      </w:pPr>
      <w:r w:rsidRPr="002A27F6">
        <w:rPr>
          <w:b/>
          <w:sz w:val="24"/>
        </w:rPr>
        <w:t>Engineering knowledge</w:t>
      </w:r>
      <w:r w:rsidRPr="002A27F6">
        <w:rPr>
          <w:sz w:val="24"/>
        </w:rPr>
        <w:t>: Apply the knowledge of mathematics, science, engineering fundamentals, and</w:t>
      </w:r>
      <w:r w:rsidRPr="002A27F6">
        <w:rPr>
          <w:spacing w:val="-57"/>
          <w:sz w:val="24"/>
        </w:rPr>
        <w:t xml:space="preserve"> </w:t>
      </w:r>
      <w:r w:rsidRPr="002A27F6">
        <w:rPr>
          <w:sz w:val="24"/>
        </w:rPr>
        <w:t>an</w:t>
      </w:r>
      <w:r w:rsidRPr="002A27F6">
        <w:rPr>
          <w:spacing w:val="-1"/>
          <w:sz w:val="24"/>
        </w:rPr>
        <w:t xml:space="preserve"> </w:t>
      </w:r>
      <w:r w:rsidRPr="002A27F6">
        <w:rPr>
          <w:sz w:val="24"/>
        </w:rPr>
        <w:t>engineering</w:t>
      </w:r>
      <w:r w:rsidRPr="002A27F6">
        <w:rPr>
          <w:spacing w:val="-3"/>
          <w:sz w:val="24"/>
        </w:rPr>
        <w:t xml:space="preserve"> </w:t>
      </w:r>
      <w:r w:rsidRPr="002A27F6">
        <w:rPr>
          <w:sz w:val="24"/>
        </w:rPr>
        <w:t>specialization to the</w:t>
      </w:r>
      <w:r w:rsidRPr="002A27F6">
        <w:rPr>
          <w:spacing w:val="-1"/>
          <w:sz w:val="24"/>
        </w:rPr>
        <w:t xml:space="preserve"> </w:t>
      </w:r>
      <w:r w:rsidRPr="002A27F6">
        <w:rPr>
          <w:sz w:val="24"/>
        </w:rPr>
        <w:t>solution of</w:t>
      </w:r>
      <w:r w:rsidRPr="002A27F6">
        <w:rPr>
          <w:spacing w:val="-2"/>
          <w:sz w:val="24"/>
        </w:rPr>
        <w:t xml:space="preserve"> </w:t>
      </w:r>
      <w:r w:rsidRPr="002A27F6">
        <w:rPr>
          <w:sz w:val="24"/>
        </w:rPr>
        <w:t>complex</w:t>
      </w:r>
      <w:r w:rsidRPr="002A27F6">
        <w:rPr>
          <w:spacing w:val="2"/>
          <w:sz w:val="24"/>
        </w:rPr>
        <w:t xml:space="preserve"> </w:t>
      </w:r>
      <w:r w:rsidRPr="002A27F6">
        <w:rPr>
          <w:sz w:val="24"/>
        </w:rPr>
        <w:t>engineering</w:t>
      </w:r>
      <w:r w:rsidRPr="002A27F6">
        <w:rPr>
          <w:spacing w:val="-3"/>
          <w:sz w:val="24"/>
        </w:rPr>
        <w:t xml:space="preserve"> </w:t>
      </w:r>
      <w:r w:rsidRPr="002A27F6">
        <w:rPr>
          <w:sz w:val="24"/>
        </w:rPr>
        <w:t>problems.</w:t>
      </w:r>
    </w:p>
    <w:p w14:paraId="21756959" w14:textId="77777777" w:rsidR="00F20E4F" w:rsidRPr="002A27F6" w:rsidRDefault="00000000">
      <w:pPr>
        <w:pStyle w:val="ListParagraph"/>
        <w:numPr>
          <w:ilvl w:val="0"/>
          <w:numId w:val="3"/>
        </w:numPr>
        <w:tabs>
          <w:tab w:val="left" w:pos="851"/>
        </w:tabs>
        <w:spacing w:before="120"/>
        <w:ind w:left="714" w:right="431" w:hanging="357"/>
        <w:rPr>
          <w:sz w:val="24"/>
        </w:rPr>
      </w:pPr>
      <w:r w:rsidRPr="002A27F6">
        <w:rPr>
          <w:b/>
          <w:sz w:val="24"/>
        </w:rPr>
        <w:t>Problem analysis</w:t>
      </w:r>
      <w:r w:rsidRPr="002A27F6">
        <w:rPr>
          <w:sz w:val="24"/>
        </w:rPr>
        <w:t>: Identify, formulate, review research literature, and analyze complex engineering</w:t>
      </w:r>
      <w:r w:rsidRPr="002A27F6">
        <w:rPr>
          <w:spacing w:val="1"/>
          <w:sz w:val="24"/>
        </w:rPr>
        <w:t xml:space="preserve"> </w:t>
      </w:r>
      <w:r w:rsidRPr="002A27F6">
        <w:rPr>
          <w:sz w:val="24"/>
        </w:rPr>
        <w:t>problems reaching substantiated conclusions using first principles of mathematics, natural sciences, and</w:t>
      </w:r>
      <w:r w:rsidRPr="002A27F6">
        <w:rPr>
          <w:spacing w:val="1"/>
          <w:sz w:val="24"/>
        </w:rPr>
        <w:t xml:space="preserve"> </w:t>
      </w:r>
      <w:r w:rsidRPr="002A27F6">
        <w:rPr>
          <w:sz w:val="24"/>
        </w:rPr>
        <w:t>engineering</w:t>
      </w:r>
      <w:r w:rsidRPr="002A27F6">
        <w:rPr>
          <w:spacing w:val="-4"/>
          <w:sz w:val="24"/>
        </w:rPr>
        <w:t xml:space="preserve"> </w:t>
      </w:r>
      <w:r w:rsidRPr="002A27F6">
        <w:rPr>
          <w:sz w:val="24"/>
        </w:rPr>
        <w:t>sciences.</w:t>
      </w:r>
    </w:p>
    <w:p w14:paraId="30573554" w14:textId="77777777" w:rsidR="00F20E4F" w:rsidRPr="002A27F6" w:rsidRDefault="00000000">
      <w:pPr>
        <w:pStyle w:val="ListParagraph"/>
        <w:numPr>
          <w:ilvl w:val="0"/>
          <w:numId w:val="3"/>
        </w:numPr>
        <w:tabs>
          <w:tab w:val="left" w:pos="851"/>
        </w:tabs>
        <w:spacing w:before="120"/>
        <w:ind w:left="714" w:right="431" w:hanging="357"/>
        <w:rPr>
          <w:sz w:val="24"/>
        </w:rPr>
      </w:pPr>
      <w:r w:rsidRPr="002A27F6">
        <w:rPr>
          <w:b/>
          <w:spacing w:val="-1"/>
          <w:sz w:val="24"/>
        </w:rPr>
        <w:t>Design/development</w:t>
      </w:r>
      <w:r w:rsidRPr="002A27F6">
        <w:rPr>
          <w:b/>
          <w:spacing w:val="-16"/>
          <w:sz w:val="24"/>
        </w:rPr>
        <w:t xml:space="preserve"> </w:t>
      </w:r>
      <w:r w:rsidRPr="002A27F6">
        <w:rPr>
          <w:b/>
          <w:sz w:val="24"/>
        </w:rPr>
        <w:t>of</w:t>
      </w:r>
      <w:r w:rsidRPr="002A27F6">
        <w:rPr>
          <w:b/>
          <w:spacing w:val="-13"/>
          <w:sz w:val="24"/>
        </w:rPr>
        <w:t xml:space="preserve"> </w:t>
      </w:r>
      <w:r w:rsidRPr="002A27F6">
        <w:rPr>
          <w:b/>
          <w:sz w:val="24"/>
        </w:rPr>
        <w:t>solutions</w:t>
      </w:r>
      <w:r w:rsidRPr="002A27F6">
        <w:rPr>
          <w:sz w:val="24"/>
        </w:rPr>
        <w:t>:</w:t>
      </w:r>
      <w:r w:rsidRPr="002A27F6">
        <w:rPr>
          <w:spacing w:val="-14"/>
          <w:sz w:val="24"/>
        </w:rPr>
        <w:t xml:space="preserve"> </w:t>
      </w:r>
      <w:r w:rsidRPr="002A27F6">
        <w:rPr>
          <w:sz w:val="24"/>
        </w:rPr>
        <w:t>Design</w:t>
      </w:r>
      <w:r w:rsidRPr="002A27F6">
        <w:rPr>
          <w:spacing w:val="-14"/>
          <w:sz w:val="24"/>
        </w:rPr>
        <w:t xml:space="preserve"> </w:t>
      </w:r>
      <w:r w:rsidRPr="002A27F6">
        <w:rPr>
          <w:sz w:val="24"/>
        </w:rPr>
        <w:t>solutions</w:t>
      </w:r>
      <w:r w:rsidRPr="002A27F6">
        <w:rPr>
          <w:spacing w:val="-14"/>
          <w:sz w:val="24"/>
        </w:rPr>
        <w:t xml:space="preserve"> </w:t>
      </w:r>
      <w:r w:rsidRPr="002A27F6">
        <w:rPr>
          <w:sz w:val="24"/>
        </w:rPr>
        <w:t>for</w:t>
      </w:r>
      <w:r w:rsidRPr="002A27F6">
        <w:rPr>
          <w:spacing w:val="-16"/>
          <w:sz w:val="24"/>
        </w:rPr>
        <w:t xml:space="preserve"> </w:t>
      </w:r>
      <w:r w:rsidRPr="002A27F6">
        <w:rPr>
          <w:sz w:val="24"/>
        </w:rPr>
        <w:t>complex</w:t>
      </w:r>
      <w:r w:rsidRPr="002A27F6">
        <w:rPr>
          <w:spacing w:val="-12"/>
          <w:sz w:val="24"/>
        </w:rPr>
        <w:t xml:space="preserve"> </w:t>
      </w:r>
      <w:r w:rsidRPr="002A27F6">
        <w:rPr>
          <w:sz w:val="24"/>
        </w:rPr>
        <w:t>engineering</w:t>
      </w:r>
      <w:r w:rsidRPr="002A27F6">
        <w:rPr>
          <w:spacing w:val="-17"/>
          <w:sz w:val="24"/>
        </w:rPr>
        <w:t xml:space="preserve"> </w:t>
      </w:r>
      <w:r w:rsidRPr="002A27F6">
        <w:rPr>
          <w:sz w:val="24"/>
        </w:rPr>
        <w:t>problems</w:t>
      </w:r>
      <w:r w:rsidRPr="002A27F6">
        <w:rPr>
          <w:spacing w:val="-14"/>
          <w:sz w:val="24"/>
        </w:rPr>
        <w:t xml:space="preserve"> </w:t>
      </w:r>
      <w:r w:rsidRPr="002A27F6">
        <w:rPr>
          <w:sz w:val="24"/>
        </w:rPr>
        <w:t>and</w:t>
      </w:r>
      <w:r w:rsidRPr="002A27F6">
        <w:rPr>
          <w:spacing w:val="-12"/>
          <w:sz w:val="24"/>
        </w:rPr>
        <w:t xml:space="preserve"> </w:t>
      </w:r>
      <w:r w:rsidRPr="002A27F6">
        <w:rPr>
          <w:sz w:val="24"/>
        </w:rPr>
        <w:t>design</w:t>
      </w:r>
      <w:r w:rsidRPr="002A27F6">
        <w:rPr>
          <w:spacing w:val="-14"/>
          <w:sz w:val="24"/>
        </w:rPr>
        <w:t xml:space="preserve"> </w:t>
      </w:r>
      <w:r w:rsidRPr="002A27F6">
        <w:rPr>
          <w:sz w:val="24"/>
        </w:rPr>
        <w:t>system</w:t>
      </w:r>
      <w:r w:rsidRPr="002A27F6">
        <w:rPr>
          <w:spacing w:val="-58"/>
          <w:sz w:val="24"/>
        </w:rPr>
        <w:t xml:space="preserve"> </w:t>
      </w:r>
      <w:r w:rsidRPr="002A27F6">
        <w:rPr>
          <w:sz w:val="24"/>
        </w:rPr>
        <w:t>components</w:t>
      </w:r>
      <w:r w:rsidRPr="002A27F6">
        <w:rPr>
          <w:spacing w:val="-13"/>
          <w:sz w:val="24"/>
        </w:rPr>
        <w:t xml:space="preserve"> </w:t>
      </w:r>
      <w:r w:rsidRPr="002A27F6">
        <w:rPr>
          <w:sz w:val="24"/>
        </w:rPr>
        <w:t>or</w:t>
      </w:r>
      <w:r w:rsidRPr="002A27F6">
        <w:rPr>
          <w:spacing w:val="-13"/>
          <w:sz w:val="24"/>
        </w:rPr>
        <w:t xml:space="preserve"> </w:t>
      </w:r>
      <w:r w:rsidRPr="002A27F6">
        <w:rPr>
          <w:sz w:val="24"/>
        </w:rPr>
        <w:t>processes</w:t>
      </w:r>
      <w:r w:rsidRPr="002A27F6">
        <w:rPr>
          <w:spacing w:val="-11"/>
          <w:sz w:val="24"/>
        </w:rPr>
        <w:t xml:space="preserve"> </w:t>
      </w:r>
      <w:r w:rsidRPr="002A27F6">
        <w:rPr>
          <w:sz w:val="24"/>
        </w:rPr>
        <w:t>that</w:t>
      </w:r>
      <w:r w:rsidRPr="002A27F6">
        <w:rPr>
          <w:spacing w:val="-12"/>
          <w:sz w:val="24"/>
        </w:rPr>
        <w:t xml:space="preserve"> </w:t>
      </w:r>
      <w:r w:rsidRPr="002A27F6">
        <w:rPr>
          <w:sz w:val="24"/>
        </w:rPr>
        <w:t>meet</w:t>
      </w:r>
      <w:r w:rsidRPr="002A27F6">
        <w:rPr>
          <w:spacing w:val="-12"/>
          <w:sz w:val="24"/>
        </w:rPr>
        <w:t xml:space="preserve"> </w:t>
      </w:r>
      <w:r w:rsidRPr="002A27F6">
        <w:rPr>
          <w:sz w:val="24"/>
        </w:rPr>
        <w:t>the</w:t>
      </w:r>
      <w:r w:rsidRPr="002A27F6">
        <w:rPr>
          <w:spacing w:val="-14"/>
          <w:sz w:val="24"/>
        </w:rPr>
        <w:t xml:space="preserve"> </w:t>
      </w:r>
      <w:r w:rsidRPr="002A27F6">
        <w:rPr>
          <w:sz w:val="24"/>
        </w:rPr>
        <w:t>specified</w:t>
      </w:r>
      <w:r w:rsidRPr="002A27F6">
        <w:rPr>
          <w:spacing w:val="-12"/>
          <w:sz w:val="24"/>
        </w:rPr>
        <w:t xml:space="preserve"> </w:t>
      </w:r>
      <w:r w:rsidRPr="002A27F6">
        <w:rPr>
          <w:sz w:val="24"/>
        </w:rPr>
        <w:t>needs</w:t>
      </w:r>
      <w:r w:rsidRPr="002A27F6">
        <w:rPr>
          <w:spacing w:val="-12"/>
          <w:sz w:val="24"/>
        </w:rPr>
        <w:t xml:space="preserve"> </w:t>
      </w:r>
      <w:r w:rsidRPr="002A27F6">
        <w:rPr>
          <w:sz w:val="24"/>
        </w:rPr>
        <w:t>with</w:t>
      </w:r>
      <w:r w:rsidRPr="002A27F6">
        <w:rPr>
          <w:spacing w:val="-13"/>
          <w:sz w:val="24"/>
        </w:rPr>
        <w:t xml:space="preserve"> </w:t>
      </w:r>
      <w:r w:rsidRPr="002A27F6">
        <w:rPr>
          <w:sz w:val="24"/>
        </w:rPr>
        <w:t>appropriate</w:t>
      </w:r>
      <w:r w:rsidRPr="002A27F6">
        <w:rPr>
          <w:spacing w:val="-13"/>
          <w:sz w:val="24"/>
        </w:rPr>
        <w:t xml:space="preserve"> </w:t>
      </w:r>
      <w:r w:rsidRPr="002A27F6">
        <w:rPr>
          <w:sz w:val="24"/>
        </w:rPr>
        <w:t>consideration</w:t>
      </w:r>
      <w:r w:rsidRPr="002A27F6">
        <w:rPr>
          <w:spacing w:val="-12"/>
          <w:sz w:val="24"/>
        </w:rPr>
        <w:t xml:space="preserve"> </w:t>
      </w:r>
      <w:r w:rsidRPr="002A27F6">
        <w:rPr>
          <w:sz w:val="24"/>
        </w:rPr>
        <w:t>for</w:t>
      </w:r>
      <w:r w:rsidRPr="002A27F6">
        <w:rPr>
          <w:spacing w:val="-15"/>
          <w:sz w:val="24"/>
        </w:rPr>
        <w:t xml:space="preserve"> </w:t>
      </w:r>
      <w:r w:rsidRPr="002A27F6">
        <w:rPr>
          <w:sz w:val="24"/>
        </w:rPr>
        <w:t>the</w:t>
      </w:r>
      <w:r w:rsidRPr="002A27F6">
        <w:rPr>
          <w:spacing w:val="-13"/>
          <w:sz w:val="24"/>
        </w:rPr>
        <w:t xml:space="preserve"> </w:t>
      </w:r>
      <w:r w:rsidRPr="002A27F6">
        <w:rPr>
          <w:sz w:val="24"/>
        </w:rPr>
        <w:t>public</w:t>
      </w:r>
      <w:r w:rsidRPr="002A27F6">
        <w:rPr>
          <w:spacing w:val="-14"/>
          <w:sz w:val="24"/>
        </w:rPr>
        <w:t xml:space="preserve"> </w:t>
      </w:r>
      <w:r w:rsidRPr="002A27F6">
        <w:rPr>
          <w:sz w:val="24"/>
        </w:rPr>
        <w:t>health</w:t>
      </w:r>
      <w:r w:rsidRPr="002A27F6">
        <w:rPr>
          <w:spacing w:val="-57"/>
          <w:sz w:val="24"/>
        </w:rPr>
        <w:t xml:space="preserve"> </w:t>
      </w:r>
      <w:r w:rsidRPr="002A27F6">
        <w:rPr>
          <w:sz w:val="24"/>
        </w:rPr>
        <w:t>and</w:t>
      </w:r>
      <w:r w:rsidRPr="002A27F6">
        <w:rPr>
          <w:spacing w:val="-1"/>
          <w:sz w:val="24"/>
        </w:rPr>
        <w:t xml:space="preserve"> </w:t>
      </w:r>
      <w:r w:rsidRPr="002A27F6">
        <w:rPr>
          <w:sz w:val="24"/>
        </w:rPr>
        <w:t>safety,</w:t>
      </w:r>
      <w:r w:rsidRPr="002A27F6">
        <w:rPr>
          <w:spacing w:val="2"/>
          <w:sz w:val="24"/>
        </w:rPr>
        <w:t xml:space="preserve"> </w:t>
      </w:r>
      <w:r w:rsidRPr="002A27F6">
        <w:rPr>
          <w:sz w:val="24"/>
        </w:rPr>
        <w:t>and the cultural, societal,</w:t>
      </w:r>
      <w:r w:rsidRPr="002A27F6">
        <w:rPr>
          <w:spacing w:val="-1"/>
          <w:sz w:val="24"/>
        </w:rPr>
        <w:t xml:space="preserve"> </w:t>
      </w:r>
      <w:r w:rsidRPr="002A27F6">
        <w:rPr>
          <w:sz w:val="24"/>
        </w:rPr>
        <w:t>and environmental considerations.</w:t>
      </w:r>
    </w:p>
    <w:p w14:paraId="1CA5A19F" w14:textId="77777777" w:rsidR="00F20E4F" w:rsidRPr="002A27F6" w:rsidRDefault="00000000">
      <w:pPr>
        <w:pStyle w:val="ListParagraph"/>
        <w:numPr>
          <w:ilvl w:val="0"/>
          <w:numId w:val="3"/>
        </w:numPr>
        <w:tabs>
          <w:tab w:val="left" w:pos="851"/>
        </w:tabs>
        <w:spacing w:before="120"/>
        <w:ind w:left="714" w:right="431" w:hanging="357"/>
        <w:rPr>
          <w:sz w:val="24"/>
        </w:rPr>
      </w:pPr>
      <w:r w:rsidRPr="002A27F6">
        <w:rPr>
          <w:b/>
          <w:sz w:val="24"/>
        </w:rPr>
        <w:t>Conduct investigations of complex problems</w:t>
      </w:r>
      <w:r w:rsidRPr="002A27F6">
        <w:rPr>
          <w:sz w:val="24"/>
        </w:rPr>
        <w:t>: Use research-based knowledge and research methods</w:t>
      </w:r>
      <w:r w:rsidRPr="002A27F6">
        <w:rPr>
          <w:spacing w:val="1"/>
          <w:sz w:val="24"/>
        </w:rPr>
        <w:t xml:space="preserve"> </w:t>
      </w:r>
      <w:r w:rsidRPr="002A27F6">
        <w:rPr>
          <w:sz w:val="24"/>
        </w:rPr>
        <w:t>including design of experiments, analysis and interpretation of data, and synthesis of the information to</w:t>
      </w:r>
      <w:r w:rsidRPr="002A27F6">
        <w:rPr>
          <w:spacing w:val="1"/>
          <w:sz w:val="24"/>
        </w:rPr>
        <w:t xml:space="preserve"> </w:t>
      </w:r>
      <w:r w:rsidRPr="002A27F6">
        <w:rPr>
          <w:sz w:val="24"/>
        </w:rPr>
        <w:t>provide</w:t>
      </w:r>
      <w:r w:rsidRPr="002A27F6">
        <w:rPr>
          <w:spacing w:val="-2"/>
          <w:sz w:val="24"/>
        </w:rPr>
        <w:t xml:space="preserve"> </w:t>
      </w:r>
      <w:r w:rsidRPr="002A27F6">
        <w:rPr>
          <w:sz w:val="24"/>
        </w:rPr>
        <w:t>valid</w:t>
      </w:r>
      <w:r w:rsidRPr="002A27F6">
        <w:rPr>
          <w:spacing w:val="-1"/>
          <w:sz w:val="24"/>
        </w:rPr>
        <w:t xml:space="preserve"> </w:t>
      </w:r>
      <w:r w:rsidRPr="002A27F6">
        <w:rPr>
          <w:sz w:val="24"/>
        </w:rPr>
        <w:t>conclusions.</w:t>
      </w:r>
    </w:p>
    <w:p w14:paraId="19361CE4" w14:textId="77777777" w:rsidR="00F20E4F" w:rsidRPr="002A27F6" w:rsidRDefault="00000000">
      <w:pPr>
        <w:pStyle w:val="ListParagraph"/>
        <w:numPr>
          <w:ilvl w:val="0"/>
          <w:numId w:val="3"/>
        </w:numPr>
        <w:tabs>
          <w:tab w:val="left" w:pos="851"/>
        </w:tabs>
        <w:spacing w:before="120"/>
        <w:ind w:left="714" w:right="431" w:hanging="357"/>
        <w:rPr>
          <w:sz w:val="24"/>
        </w:rPr>
      </w:pPr>
      <w:r w:rsidRPr="002A27F6">
        <w:rPr>
          <w:b/>
          <w:sz w:val="24"/>
        </w:rPr>
        <w:t>Modern</w:t>
      </w:r>
      <w:r w:rsidRPr="002A27F6">
        <w:rPr>
          <w:b/>
          <w:spacing w:val="-4"/>
          <w:sz w:val="24"/>
        </w:rPr>
        <w:t xml:space="preserve"> </w:t>
      </w:r>
      <w:r w:rsidRPr="002A27F6">
        <w:rPr>
          <w:b/>
          <w:sz w:val="24"/>
        </w:rPr>
        <w:t>tool</w:t>
      </w:r>
      <w:r w:rsidRPr="002A27F6">
        <w:rPr>
          <w:b/>
          <w:spacing w:val="-4"/>
          <w:sz w:val="24"/>
        </w:rPr>
        <w:t xml:space="preserve"> </w:t>
      </w:r>
      <w:r w:rsidRPr="002A27F6">
        <w:rPr>
          <w:b/>
          <w:sz w:val="24"/>
        </w:rPr>
        <w:t>usage</w:t>
      </w:r>
      <w:r w:rsidRPr="002A27F6">
        <w:rPr>
          <w:sz w:val="24"/>
        </w:rPr>
        <w:t>:</w:t>
      </w:r>
      <w:r w:rsidRPr="002A27F6">
        <w:rPr>
          <w:spacing w:val="-4"/>
          <w:sz w:val="24"/>
        </w:rPr>
        <w:t xml:space="preserve"> </w:t>
      </w:r>
      <w:r w:rsidRPr="002A27F6">
        <w:rPr>
          <w:sz w:val="24"/>
        </w:rPr>
        <w:t>Create,</w:t>
      </w:r>
      <w:r w:rsidRPr="002A27F6">
        <w:rPr>
          <w:spacing w:val="-4"/>
          <w:sz w:val="24"/>
        </w:rPr>
        <w:t xml:space="preserve"> </w:t>
      </w:r>
      <w:r w:rsidRPr="002A27F6">
        <w:rPr>
          <w:sz w:val="24"/>
        </w:rPr>
        <w:t>select,</w:t>
      </w:r>
      <w:r w:rsidRPr="002A27F6">
        <w:rPr>
          <w:spacing w:val="-4"/>
          <w:sz w:val="24"/>
        </w:rPr>
        <w:t xml:space="preserve"> </w:t>
      </w:r>
      <w:r w:rsidRPr="002A27F6">
        <w:rPr>
          <w:sz w:val="24"/>
        </w:rPr>
        <w:t>and</w:t>
      </w:r>
      <w:r w:rsidRPr="002A27F6">
        <w:rPr>
          <w:spacing w:val="-4"/>
          <w:sz w:val="24"/>
        </w:rPr>
        <w:t xml:space="preserve"> </w:t>
      </w:r>
      <w:r w:rsidRPr="002A27F6">
        <w:rPr>
          <w:sz w:val="24"/>
        </w:rPr>
        <w:t>apply</w:t>
      </w:r>
      <w:r w:rsidRPr="002A27F6">
        <w:rPr>
          <w:spacing w:val="-11"/>
          <w:sz w:val="24"/>
        </w:rPr>
        <w:t xml:space="preserve"> </w:t>
      </w:r>
      <w:r w:rsidRPr="002A27F6">
        <w:rPr>
          <w:sz w:val="24"/>
        </w:rPr>
        <w:t>appropriate</w:t>
      </w:r>
      <w:r w:rsidRPr="002A27F6">
        <w:rPr>
          <w:spacing w:val="-6"/>
          <w:sz w:val="24"/>
        </w:rPr>
        <w:t xml:space="preserve"> </w:t>
      </w:r>
      <w:r w:rsidRPr="002A27F6">
        <w:rPr>
          <w:sz w:val="24"/>
        </w:rPr>
        <w:t>techniques,</w:t>
      </w:r>
      <w:r w:rsidRPr="002A27F6">
        <w:rPr>
          <w:spacing w:val="-4"/>
          <w:sz w:val="24"/>
        </w:rPr>
        <w:t xml:space="preserve"> </w:t>
      </w:r>
      <w:r w:rsidRPr="002A27F6">
        <w:rPr>
          <w:sz w:val="24"/>
        </w:rPr>
        <w:t>resources,</w:t>
      </w:r>
      <w:r w:rsidRPr="002A27F6">
        <w:rPr>
          <w:spacing w:val="-4"/>
          <w:sz w:val="24"/>
        </w:rPr>
        <w:t xml:space="preserve"> </w:t>
      </w:r>
      <w:r w:rsidRPr="002A27F6">
        <w:rPr>
          <w:sz w:val="24"/>
        </w:rPr>
        <w:t>and</w:t>
      </w:r>
      <w:r w:rsidRPr="002A27F6">
        <w:rPr>
          <w:spacing w:val="-5"/>
          <w:sz w:val="24"/>
        </w:rPr>
        <w:t xml:space="preserve"> </w:t>
      </w:r>
      <w:r w:rsidRPr="002A27F6">
        <w:rPr>
          <w:sz w:val="24"/>
        </w:rPr>
        <w:t>modern</w:t>
      </w:r>
      <w:r w:rsidRPr="002A27F6">
        <w:rPr>
          <w:spacing w:val="-1"/>
          <w:sz w:val="24"/>
        </w:rPr>
        <w:t xml:space="preserve"> </w:t>
      </w:r>
      <w:r w:rsidRPr="002A27F6">
        <w:rPr>
          <w:sz w:val="24"/>
        </w:rPr>
        <w:t>engineering</w:t>
      </w:r>
      <w:r w:rsidRPr="002A27F6">
        <w:rPr>
          <w:spacing w:val="-58"/>
          <w:sz w:val="24"/>
        </w:rPr>
        <w:t xml:space="preserve"> </w:t>
      </w:r>
      <w:r w:rsidRPr="002A27F6">
        <w:rPr>
          <w:sz w:val="24"/>
        </w:rPr>
        <w:t>and IT tools including prediction and modeling to complex engineering activities with an understanding</w:t>
      </w:r>
      <w:r w:rsidRPr="002A27F6">
        <w:rPr>
          <w:spacing w:val="1"/>
          <w:sz w:val="24"/>
        </w:rPr>
        <w:t xml:space="preserve"> </w:t>
      </w:r>
      <w:r w:rsidRPr="002A27F6">
        <w:rPr>
          <w:sz w:val="24"/>
        </w:rPr>
        <w:t>of the</w:t>
      </w:r>
      <w:r w:rsidRPr="002A27F6">
        <w:rPr>
          <w:spacing w:val="-2"/>
          <w:sz w:val="24"/>
        </w:rPr>
        <w:t xml:space="preserve"> </w:t>
      </w:r>
      <w:r w:rsidRPr="002A27F6">
        <w:rPr>
          <w:sz w:val="24"/>
        </w:rPr>
        <w:t>limitations.</w:t>
      </w:r>
    </w:p>
    <w:p w14:paraId="4BFF1F49" w14:textId="77777777" w:rsidR="00F20E4F" w:rsidRPr="002A27F6" w:rsidRDefault="00000000">
      <w:pPr>
        <w:pStyle w:val="ListParagraph"/>
        <w:numPr>
          <w:ilvl w:val="0"/>
          <w:numId w:val="3"/>
        </w:numPr>
        <w:tabs>
          <w:tab w:val="left" w:pos="851"/>
        </w:tabs>
        <w:spacing w:before="120"/>
        <w:ind w:left="714" w:right="431" w:hanging="357"/>
        <w:rPr>
          <w:sz w:val="24"/>
        </w:rPr>
      </w:pPr>
      <w:r w:rsidRPr="002A27F6">
        <w:rPr>
          <w:b/>
          <w:sz w:val="24"/>
        </w:rPr>
        <w:lastRenderedPageBreak/>
        <w:t>The engineer and society</w:t>
      </w:r>
      <w:r w:rsidRPr="002A27F6">
        <w:rPr>
          <w:sz w:val="24"/>
        </w:rPr>
        <w:t>: Apply reasoning informed by the contextual knowledge to assess societal,</w:t>
      </w:r>
      <w:r w:rsidRPr="002A27F6">
        <w:rPr>
          <w:spacing w:val="1"/>
          <w:sz w:val="24"/>
        </w:rPr>
        <w:t xml:space="preserve"> </w:t>
      </w:r>
      <w:r w:rsidRPr="002A27F6">
        <w:rPr>
          <w:sz w:val="24"/>
        </w:rPr>
        <w:t>health, safety, legal and cultural issues and the consequent responsibilities relevant to the professional</w:t>
      </w:r>
      <w:r w:rsidRPr="002A27F6">
        <w:rPr>
          <w:spacing w:val="1"/>
          <w:sz w:val="24"/>
        </w:rPr>
        <w:t xml:space="preserve"> </w:t>
      </w:r>
      <w:r w:rsidRPr="002A27F6">
        <w:rPr>
          <w:sz w:val="24"/>
        </w:rPr>
        <w:t>engineering</w:t>
      </w:r>
      <w:r w:rsidRPr="002A27F6">
        <w:rPr>
          <w:spacing w:val="-4"/>
          <w:sz w:val="24"/>
        </w:rPr>
        <w:t xml:space="preserve"> </w:t>
      </w:r>
      <w:r w:rsidRPr="002A27F6">
        <w:rPr>
          <w:sz w:val="24"/>
        </w:rPr>
        <w:t>practice.</w:t>
      </w:r>
    </w:p>
    <w:p w14:paraId="155FFFCD" w14:textId="77777777" w:rsidR="00F20E4F" w:rsidRPr="002A27F6" w:rsidRDefault="00000000">
      <w:pPr>
        <w:pStyle w:val="ListParagraph"/>
        <w:numPr>
          <w:ilvl w:val="0"/>
          <w:numId w:val="3"/>
        </w:numPr>
        <w:tabs>
          <w:tab w:val="left" w:pos="851"/>
        </w:tabs>
        <w:spacing w:before="120"/>
        <w:ind w:left="714" w:right="431" w:hanging="357"/>
        <w:rPr>
          <w:sz w:val="24"/>
        </w:rPr>
      </w:pPr>
      <w:r w:rsidRPr="002A27F6">
        <w:rPr>
          <w:b/>
          <w:sz w:val="24"/>
        </w:rPr>
        <w:t>Environment and sustainability</w:t>
      </w:r>
      <w:r w:rsidRPr="002A27F6">
        <w:rPr>
          <w:sz w:val="24"/>
        </w:rPr>
        <w:t>: Understand the impact of the professional engineering solutions in</w:t>
      </w:r>
      <w:r w:rsidRPr="002A27F6">
        <w:rPr>
          <w:spacing w:val="1"/>
          <w:sz w:val="24"/>
        </w:rPr>
        <w:t xml:space="preserve"> </w:t>
      </w:r>
      <w:r w:rsidRPr="002A27F6">
        <w:rPr>
          <w:sz w:val="24"/>
        </w:rPr>
        <w:t>societal</w:t>
      </w:r>
      <w:r w:rsidRPr="002A27F6">
        <w:rPr>
          <w:spacing w:val="1"/>
          <w:sz w:val="24"/>
        </w:rPr>
        <w:t xml:space="preserve"> </w:t>
      </w:r>
      <w:r w:rsidRPr="002A27F6">
        <w:rPr>
          <w:sz w:val="24"/>
        </w:rPr>
        <w:t>and</w:t>
      </w:r>
      <w:r w:rsidRPr="002A27F6">
        <w:rPr>
          <w:spacing w:val="1"/>
          <w:sz w:val="24"/>
        </w:rPr>
        <w:t xml:space="preserve"> </w:t>
      </w:r>
      <w:r w:rsidRPr="002A27F6">
        <w:rPr>
          <w:sz w:val="24"/>
        </w:rPr>
        <w:t>environmental</w:t>
      </w:r>
      <w:r w:rsidRPr="002A27F6">
        <w:rPr>
          <w:spacing w:val="1"/>
          <w:sz w:val="24"/>
        </w:rPr>
        <w:t xml:space="preserve"> </w:t>
      </w:r>
      <w:r w:rsidRPr="002A27F6">
        <w:rPr>
          <w:sz w:val="24"/>
        </w:rPr>
        <w:t>contexts,</w:t>
      </w:r>
      <w:r w:rsidRPr="002A27F6">
        <w:rPr>
          <w:spacing w:val="1"/>
          <w:sz w:val="24"/>
        </w:rPr>
        <w:t xml:space="preserve"> </w:t>
      </w:r>
      <w:r w:rsidRPr="002A27F6">
        <w:rPr>
          <w:sz w:val="24"/>
        </w:rPr>
        <w:t>and</w:t>
      </w:r>
      <w:r w:rsidRPr="002A27F6">
        <w:rPr>
          <w:spacing w:val="1"/>
          <w:sz w:val="24"/>
        </w:rPr>
        <w:t xml:space="preserve"> </w:t>
      </w:r>
      <w:r w:rsidRPr="002A27F6">
        <w:rPr>
          <w:sz w:val="24"/>
        </w:rPr>
        <w:t>demonstrate</w:t>
      </w:r>
      <w:r w:rsidRPr="002A27F6">
        <w:rPr>
          <w:spacing w:val="1"/>
          <w:sz w:val="24"/>
        </w:rPr>
        <w:t xml:space="preserve"> </w:t>
      </w:r>
      <w:r w:rsidRPr="002A27F6">
        <w:rPr>
          <w:sz w:val="24"/>
        </w:rPr>
        <w:t>the</w:t>
      </w:r>
      <w:r w:rsidRPr="002A27F6">
        <w:rPr>
          <w:spacing w:val="1"/>
          <w:sz w:val="24"/>
        </w:rPr>
        <w:t xml:space="preserve"> </w:t>
      </w:r>
      <w:r w:rsidRPr="002A27F6">
        <w:rPr>
          <w:sz w:val="24"/>
        </w:rPr>
        <w:t>knowledge</w:t>
      </w:r>
      <w:r w:rsidRPr="002A27F6">
        <w:rPr>
          <w:spacing w:val="1"/>
          <w:sz w:val="24"/>
        </w:rPr>
        <w:t xml:space="preserve"> </w:t>
      </w:r>
      <w:r w:rsidRPr="002A27F6">
        <w:rPr>
          <w:sz w:val="24"/>
        </w:rPr>
        <w:t>of,</w:t>
      </w:r>
      <w:r w:rsidRPr="002A27F6">
        <w:rPr>
          <w:spacing w:val="1"/>
          <w:sz w:val="24"/>
        </w:rPr>
        <w:t xml:space="preserve"> </w:t>
      </w:r>
      <w:r w:rsidRPr="002A27F6">
        <w:rPr>
          <w:sz w:val="24"/>
        </w:rPr>
        <w:t>and</w:t>
      </w:r>
      <w:r w:rsidRPr="002A27F6">
        <w:rPr>
          <w:spacing w:val="1"/>
          <w:sz w:val="24"/>
        </w:rPr>
        <w:t xml:space="preserve"> </w:t>
      </w:r>
      <w:r w:rsidRPr="002A27F6">
        <w:rPr>
          <w:sz w:val="24"/>
        </w:rPr>
        <w:t>need</w:t>
      </w:r>
      <w:r w:rsidRPr="002A27F6">
        <w:rPr>
          <w:spacing w:val="1"/>
          <w:sz w:val="24"/>
        </w:rPr>
        <w:t xml:space="preserve"> </w:t>
      </w:r>
      <w:r w:rsidRPr="002A27F6">
        <w:rPr>
          <w:sz w:val="24"/>
        </w:rPr>
        <w:t>for</w:t>
      </w:r>
      <w:r w:rsidRPr="002A27F6">
        <w:rPr>
          <w:spacing w:val="1"/>
          <w:sz w:val="24"/>
        </w:rPr>
        <w:t xml:space="preserve"> </w:t>
      </w:r>
      <w:r w:rsidRPr="002A27F6">
        <w:rPr>
          <w:sz w:val="24"/>
        </w:rPr>
        <w:t>sustainable</w:t>
      </w:r>
      <w:r w:rsidRPr="002A27F6">
        <w:rPr>
          <w:spacing w:val="-57"/>
          <w:sz w:val="24"/>
        </w:rPr>
        <w:t xml:space="preserve"> </w:t>
      </w:r>
      <w:r w:rsidRPr="002A27F6">
        <w:rPr>
          <w:sz w:val="24"/>
        </w:rPr>
        <w:t>development.</w:t>
      </w:r>
    </w:p>
    <w:p w14:paraId="1EE50B81" w14:textId="77777777" w:rsidR="00F20E4F" w:rsidRPr="002A27F6" w:rsidRDefault="00000000">
      <w:pPr>
        <w:pStyle w:val="ListParagraph"/>
        <w:numPr>
          <w:ilvl w:val="0"/>
          <w:numId w:val="3"/>
        </w:numPr>
        <w:tabs>
          <w:tab w:val="left" w:pos="851"/>
        </w:tabs>
        <w:spacing w:before="120"/>
        <w:ind w:left="714" w:right="431" w:hanging="357"/>
        <w:rPr>
          <w:sz w:val="24"/>
        </w:rPr>
      </w:pPr>
      <w:r w:rsidRPr="002A27F6">
        <w:rPr>
          <w:b/>
          <w:sz w:val="24"/>
        </w:rPr>
        <w:t>Ethics</w:t>
      </w:r>
      <w:r w:rsidRPr="002A27F6">
        <w:rPr>
          <w:sz w:val="24"/>
        </w:rPr>
        <w:t>: Apply ethical principles and commit to professional ethics and responsibilities and norms of the</w:t>
      </w:r>
      <w:r w:rsidRPr="002A27F6">
        <w:rPr>
          <w:spacing w:val="1"/>
          <w:sz w:val="24"/>
        </w:rPr>
        <w:t xml:space="preserve"> </w:t>
      </w:r>
      <w:r w:rsidRPr="002A27F6">
        <w:rPr>
          <w:sz w:val="24"/>
        </w:rPr>
        <w:t>engineering</w:t>
      </w:r>
      <w:r w:rsidRPr="002A27F6">
        <w:rPr>
          <w:spacing w:val="-4"/>
          <w:sz w:val="24"/>
        </w:rPr>
        <w:t xml:space="preserve"> </w:t>
      </w:r>
      <w:r w:rsidRPr="002A27F6">
        <w:rPr>
          <w:sz w:val="24"/>
        </w:rPr>
        <w:t>practice.</w:t>
      </w:r>
    </w:p>
    <w:p w14:paraId="53F717E6" w14:textId="77777777" w:rsidR="00F20E4F" w:rsidRPr="002A27F6" w:rsidRDefault="00000000">
      <w:pPr>
        <w:pStyle w:val="ListParagraph"/>
        <w:numPr>
          <w:ilvl w:val="0"/>
          <w:numId w:val="3"/>
        </w:numPr>
        <w:tabs>
          <w:tab w:val="left" w:pos="851"/>
        </w:tabs>
        <w:spacing w:before="120"/>
        <w:ind w:left="714" w:right="431" w:hanging="357"/>
        <w:rPr>
          <w:sz w:val="24"/>
        </w:rPr>
      </w:pPr>
      <w:r w:rsidRPr="002A27F6">
        <w:rPr>
          <w:b/>
          <w:sz w:val="24"/>
        </w:rPr>
        <w:t>Individual and teamwork</w:t>
      </w:r>
      <w:r w:rsidRPr="002A27F6">
        <w:rPr>
          <w:sz w:val="24"/>
        </w:rPr>
        <w:t>: Function effectively as an individual, and as a member or leader in</w:t>
      </w:r>
      <w:r w:rsidRPr="002A27F6">
        <w:rPr>
          <w:spacing w:val="1"/>
          <w:sz w:val="24"/>
        </w:rPr>
        <w:t xml:space="preserve"> </w:t>
      </w:r>
      <w:r w:rsidRPr="002A27F6">
        <w:rPr>
          <w:sz w:val="24"/>
        </w:rPr>
        <w:t>diverse</w:t>
      </w:r>
      <w:r w:rsidRPr="002A27F6">
        <w:rPr>
          <w:spacing w:val="-2"/>
          <w:sz w:val="24"/>
        </w:rPr>
        <w:t xml:space="preserve"> </w:t>
      </w:r>
      <w:r w:rsidRPr="002A27F6">
        <w:rPr>
          <w:sz w:val="24"/>
        </w:rPr>
        <w:t>teams, and in multidisciplinary</w:t>
      </w:r>
      <w:r w:rsidRPr="002A27F6">
        <w:rPr>
          <w:spacing w:val="-5"/>
          <w:sz w:val="24"/>
        </w:rPr>
        <w:t xml:space="preserve"> </w:t>
      </w:r>
      <w:r w:rsidRPr="002A27F6">
        <w:rPr>
          <w:sz w:val="24"/>
        </w:rPr>
        <w:t>settings.</w:t>
      </w:r>
    </w:p>
    <w:p w14:paraId="495CA9B2" w14:textId="77777777" w:rsidR="00F20E4F" w:rsidRPr="002A27F6" w:rsidRDefault="00000000">
      <w:pPr>
        <w:pStyle w:val="ListParagraph"/>
        <w:numPr>
          <w:ilvl w:val="0"/>
          <w:numId w:val="3"/>
        </w:numPr>
        <w:tabs>
          <w:tab w:val="left" w:pos="851"/>
        </w:tabs>
        <w:spacing w:before="120"/>
        <w:ind w:left="714" w:right="431" w:hanging="357"/>
        <w:rPr>
          <w:sz w:val="24"/>
        </w:rPr>
      </w:pPr>
      <w:r w:rsidRPr="002A27F6">
        <w:rPr>
          <w:b/>
          <w:sz w:val="24"/>
        </w:rPr>
        <w:t>Communication</w:t>
      </w:r>
      <w:r w:rsidRPr="002A27F6">
        <w:rPr>
          <w:sz w:val="24"/>
        </w:rPr>
        <w:t>:</w:t>
      </w:r>
      <w:r w:rsidRPr="002A27F6">
        <w:rPr>
          <w:spacing w:val="-9"/>
          <w:sz w:val="24"/>
        </w:rPr>
        <w:t xml:space="preserve"> </w:t>
      </w:r>
      <w:r w:rsidRPr="002A27F6">
        <w:rPr>
          <w:sz w:val="24"/>
        </w:rPr>
        <w:t>Communicate</w:t>
      </w:r>
      <w:r w:rsidRPr="002A27F6">
        <w:rPr>
          <w:spacing w:val="-10"/>
          <w:sz w:val="24"/>
        </w:rPr>
        <w:t xml:space="preserve"> </w:t>
      </w:r>
      <w:r w:rsidRPr="002A27F6">
        <w:rPr>
          <w:sz w:val="24"/>
        </w:rPr>
        <w:t>effectively</w:t>
      </w:r>
      <w:r w:rsidRPr="002A27F6">
        <w:rPr>
          <w:spacing w:val="-13"/>
          <w:sz w:val="24"/>
        </w:rPr>
        <w:t xml:space="preserve"> </w:t>
      </w:r>
      <w:r w:rsidRPr="002A27F6">
        <w:rPr>
          <w:sz w:val="24"/>
        </w:rPr>
        <w:t>on</w:t>
      </w:r>
      <w:r w:rsidRPr="002A27F6">
        <w:rPr>
          <w:spacing w:val="-10"/>
          <w:sz w:val="24"/>
        </w:rPr>
        <w:t xml:space="preserve"> </w:t>
      </w:r>
      <w:r w:rsidRPr="002A27F6">
        <w:rPr>
          <w:sz w:val="24"/>
        </w:rPr>
        <w:t>complex</w:t>
      </w:r>
      <w:r w:rsidRPr="002A27F6">
        <w:rPr>
          <w:spacing w:val="-7"/>
          <w:sz w:val="24"/>
        </w:rPr>
        <w:t xml:space="preserve"> </w:t>
      </w:r>
      <w:r w:rsidRPr="002A27F6">
        <w:rPr>
          <w:sz w:val="24"/>
        </w:rPr>
        <w:t>engineering</w:t>
      </w:r>
      <w:r w:rsidRPr="002A27F6">
        <w:rPr>
          <w:spacing w:val="-12"/>
          <w:sz w:val="24"/>
        </w:rPr>
        <w:t xml:space="preserve"> </w:t>
      </w:r>
      <w:r w:rsidRPr="002A27F6">
        <w:rPr>
          <w:sz w:val="24"/>
        </w:rPr>
        <w:t>activities</w:t>
      </w:r>
      <w:r w:rsidRPr="002A27F6">
        <w:rPr>
          <w:spacing w:val="-10"/>
          <w:sz w:val="24"/>
        </w:rPr>
        <w:t xml:space="preserve"> </w:t>
      </w:r>
      <w:r w:rsidRPr="002A27F6">
        <w:rPr>
          <w:sz w:val="24"/>
        </w:rPr>
        <w:t>with</w:t>
      </w:r>
      <w:r w:rsidRPr="002A27F6">
        <w:rPr>
          <w:spacing w:val="-8"/>
          <w:sz w:val="24"/>
        </w:rPr>
        <w:t xml:space="preserve"> </w:t>
      </w:r>
      <w:r w:rsidRPr="002A27F6">
        <w:rPr>
          <w:sz w:val="24"/>
        </w:rPr>
        <w:t>the</w:t>
      </w:r>
      <w:r w:rsidRPr="002A27F6">
        <w:rPr>
          <w:spacing w:val="-10"/>
          <w:sz w:val="24"/>
        </w:rPr>
        <w:t xml:space="preserve"> </w:t>
      </w:r>
      <w:r w:rsidRPr="002A27F6">
        <w:rPr>
          <w:sz w:val="24"/>
        </w:rPr>
        <w:t>engineering</w:t>
      </w:r>
      <w:r w:rsidRPr="002A27F6">
        <w:rPr>
          <w:spacing w:val="-57"/>
          <w:sz w:val="24"/>
        </w:rPr>
        <w:t xml:space="preserve"> </w:t>
      </w:r>
      <w:r w:rsidRPr="002A27F6">
        <w:rPr>
          <w:sz w:val="24"/>
        </w:rPr>
        <w:t>community</w:t>
      </w:r>
      <w:r w:rsidRPr="002A27F6">
        <w:rPr>
          <w:spacing w:val="-9"/>
          <w:sz w:val="24"/>
        </w:rPr>
        <w:t xml:space="preserve"> </w:t>
      </w:r>
      <w:r w:rsidRPr="002A27F6">
        <w:rPr>
          <w:sz w:val="24"/>
        </w:rPr>
        <w:t>and with</w:t>
      </w:r>
      <w:r w:rsidRPr="002A27F6">
        <w:rPr>
          <w:spacing w:val="-2"/>
          <w:sz w:val="24"/>
        </w:rPr>
        <w:t xml:space="preserve"> </w:t>
      </w:r>
      <w:r w:rsidRPr="002A27F6">
        <w:rPr>
          <w:sz w:val="24"/>
        </w:rPr>
        <w:t>society</w:t>
      </w:r>
      <w:r w:rsidRPr="002A27F6">
        <w:rPr>
          <w:spacing w:val="-6"/>
          <w:sz w:val="24"/>
        </w:rPr>
        <w:t xml:space="preserve"> </w:t>
      </w:r>
      <w:r w:rsidRPr="002A27F6">
        <w:rPr>
          <w:sz w:val="24"/>
        </w:rPr>
        <w:t>at</w:t>
      </w:r>
      <w:r w:rsidRPr="002A27F6">
        <w:rPr>
          <w:spacing w:val="-2"/>
          <w:sz w:val="24"/>
        </w:rPr>
        <w:t xml:space="preserve"> </w:t>
      </w:r>
      <w:r w:rsidRPr="002A27F6">
        <w:rPr>
          <w:sz w:val="24"/>
        </w:rPr>
        <w:t>large,</w:t>
      </w:r>
      <w:r w:rsidRPr="002A27F6">
        <w:rPr>
          <w:spacing w:val="-3"/>
          <w:sz w:val="24"/>
        </w:rPr>
        <w:t xml:space="preserve"> </w:t>
      </w:r>
      <w:r w:rsidRPr="002A27F6">
        <w:rPr>
          <w:sz w:val="24"/>
        </w:rPr>
        <w:t>such</w:t>
      </w:r>
      <w:r w:rsidRPr="002A27F6">
        <w:rPr>
          <w:spacing w:val="-2"/>
          <w:sz w:val="24"/>
        </w:rPr>
        <w:t xml:space="preserve"> </w:t>
      </w:r>
      <w:r w:rsidRPr="002A27F6">
        <w:rPr>
          <w:sz w:val="24"/>
        </w:rPr>
        <w:t>as,</w:t>
      </w:r>
      <w:r w:rsidRPr="002A27F6">
        <w:rPr>
          <w:spacing w:val="-3"/>
          <w:sz w:val="24"/>
        </w:rPr>
        <w:t xml:space="preserve"> </w:t>
      </w:r>
      <w:r w:rsidRPr="002A27F6">
        <w:rPr>
          <w:sz w:val="24"/>
        </w:rPr>
        <w:t>being</w:t>
      </w:r>
      <w:r w:rsidRPr="002A27F6">
        <w:rPr>
          <w:spacing w:val="-3"/>
          <w:sz w:val="24"/>
        </w:rPr>
        <w:t xml:space="preserve"> </w:t>
      </w:r>
      <w:r w:rsidRPr="002A27F6">
        <w:rPr>
          <w:sz w:val="24"/>
        </w:rPr>
        <w:t>able</w:t>
      </w:r>
      <w:r w:rsidRPr="002A27F6">
        <w:rPr>
          <w:spacing w:val="-4"/>
          <w:sz w:val="24"/>
        </w:rPr>
        <w:t xml:space="preserve"> </w:t>
      </w:r>
      <w:r w:rsidRPr="002A27F6">
        <w:rPr>
          <w:sz w:val="24"/>
        </w:rPr>
        <w:t>to</w:t>
      </w:r>
      <w:r w:rsidRPr="002A27F6">
        <w:rPr>
          <w:spacing w:val="-2"/>
          <w:sz w:val="24"/>
        </w:rPr>
        <w:t xml:space="preserve"> </w:t>
      </w:r>
      <w:r w:rsidRPr="002A27F6">
        <w:rPr>
          <w:sz w:val="24"/>
        </w:rPr>
        <w:t>comprehend</w:t>
      </w:r>
      <w:r w:rsidRPr="002A27F6">
        <w:rPr>
          <w:spacing w:val="2"/>
          <w:sz w:val="24"/>
        </w:rPr>
        <w:t xml:space="preserve"> </w:t>
      </w:r>
      <w:r w:rsidRPr="002A27F6">
        <w:rPr>
          <w:sz w:val="24"/>
        </w:rPr>
        <w:t>and</w:t>
      </w:r>
      <w:r w:rsidRPr="002A27F6">
        <w:rPr>
          <w:spacing w:val="-3"/>
          <w:sz w:val="24"/>
        </w:rPr>
        <w:t xml:space="preserve"> </w:t>
      </w:r>
      <w:r w:rsidRPr="002A27F6">
        <w:rPr>
          <w:sz w:val="24"/>
        </w:rPr>
        <w:t>write</w:t>
      </w:r>
      <w:r w:rsidRPr="002A27F6">
        <w:rPr>
          <w:spacing w:val="-4"/>
          <w:sz w:val="24"/>
        </w:rPr>
        <w:t xml:space="preserve"> </w:t>
      </w:r>
      <w:r w:rsidRPr="002A27F6">
        <w:rPr>
          <w:sz w:val="24"/>
        </w:rPr>
        <w:t>effective</w:t>
      </w:r>
      <w:r w:rsidRPr="002A27F6">
        <w:rPr>
          <w:spacing w:val="-5"/>
          <w:sz w:val="24"/>
        </w:rPr>
        <w:t xml:space="preserve"> </w:t>
      </w:r>
      <w:r w:rsidRPr="002A27F6">
        <w:rPr>
          <w:sz w:val="24"/>
        </w:rPr>
        <w:t>reports</w:t>
      </w:r>
      <w:r w:rsidRPr="002A27F6">
        <w:rPr>
          <w:spacing w:val="-57"/>
          <w:sz w:val="24"/>
        </w:rPr>
        <w:t xml:space="preserve"> </w:t>
      </w:r>
      <w:r w:rsidRPr="002A27F6">
        <w:rPr>
          <w:sz w:val="24"/>
        </w:rPr>
        <w:t>and</w:t>
      </w:r>
      <w:r w:rsidRPr="002A27F6">
        <w:rPr>
          <w:spacing w:val="-1"/>
          <w:sz w:val="24"/>
        </w:rPr>
        <w:t xml:space="preserve"> </w:t>
      </w:r>
      <w:r w:rsidRPr="002A27F6">
        <w:rPr>
          <w:sz w:val="24"/>
        </w:rPr>
        <w:t>design</w:t>
      </w:r>
      <w:r w:rsidRPr="002A27F6">
        <w:rPr>
          <w:spacing w:val="-1"/>
          <w:sz w:val="24"/>
        </w:rPr>
        <w:t xml:space="preserve"> </w:t>
      </w:r>
      <w:r w:rsidRPr="002A27F6">
        <w:rPr>
          <w:sz w:val="24"/>
        </w:rPr>
        <w:t>documentation,</w:t>
      </w:r>
      <w:r w:rsidRPr="002A27F6">
        <w:rPr>
          <w:spacing w:val="-1"/>
          <w:sz w:val="24"/>
        </w:rPr>
        <w:t xml:space="preserve"> </w:t>
      </w:r>
      <w:r w:rsidRPr="002A27F6">
        <w:rPr>
          <w:sz w:val="24"/>
        </w:rPr>
        <w:t>make</w:t>
      </w:r>
      <w:r w:rsidRPr="002A27F6">
        <w:rPr>
          <w:spacing w:val="-3"/>
          <w:sz w:val="24"/>
        </w:rPr>
        <w:t xml:space="preserve"> </w:t>
      </w:r>
      <w:r w:rsidRPr="002A27F6">
        <w:rPr>
          <w:sz w:val="24"/>
        </w:rPr>
        <w:t>effective</w:t>
      </w:r>
      <w:r w:rsidRPr="002A27F6">
        <w:rPr>
          <w:spacing w:val="-2"/>
          <w:sz w:val="24"/>
        </w:rPr>
        <w:t xml:space="preserve"> </w:t>
      </w:r>
      <w:r w:rsidRPr="002A27F6">
        <w:rPr>
          <w:sz w:val="24"/>
        </w:rPr>
        <w:t>presentations,</w:t>
      </w:r>
      <w:r w:rsidRPr="002A27F6">
        <w:rPr>
          <w:spacing w:val="-1"/>
          <w:sz w:val="24"/>
        </w:rPr>
        <w:t xml:space="preserve"> </w:t>
      </w:r>
      <w:r w:rsidRPr="002A27F6">
        <w:rPr>
          <w:sz w:val="24"/>
        </w:rPr>
        <w:t>and give and</w:t>
      </w:r>
      <w:r w:rsidRPr="002A27F6">
        <w:rPr>
          <w:spacing w:val="-1"/>
          <w:sz w:val="24"/>
        </w:rPr>
        <w:t xml:space="preserve"> </w:t>
      </w:r>
      <w:r w:rsidRPr="002A27F6">
        <w:rPr>
          <w:sz w:val="24"/>
        </w:rPr>
        <w:t>receive</w:t>
      </w:r>
      <w:r w:rsidRPr="002A27F6">
        <w:rPr>
          <w:spacing w:val="-2"/>
          <w:sz w:val="24"/>
        </w:rPr>
        <w:t xml:space="preserve"> </w:t>
      </w:r>
      <w:r w:rsidRPr="002A27F6">
        <w:rPr>
          <w:sz w:val="24"/>
        </w:rPr>
        <w:t>clear</w:t>
      </w:r>
      <w:r w:rsidRPr="002A27F6">
        <w:rPr>
          <w:spacing w:val="-1"/>
          <w:sz w:val="24"/>
        </w:rPr>
        <w:t xml:space="preserve"> </w:t>
      </w:r>
      <w:r w:rsidRPr="002A27F6">
        <w:rPr>
          <w:sz w:val="24"/>
        </w:rPr>
        <w:t>instructions.</w:t>
      </w:r>
    </w:p>
    <w:p w14:paraId="02E6F506" w14:textId="77777777" w:rsidR="00F20E4F" w:rsidRPr="002A27F6" w:rsidRDefault="00000000">
      <w:pPr>
        <w:pStyle w:val="ListParagraph"/>
        <w:numPr>
          <w:ilvl w:val="0"/>
          <w:numId w:val="3"/>
        </w:numPr>
        <w:tabs>
          <w:tab w:val="left" w:pos="851"/>
        </w:tabs>
        <w:spacing w:before="120"/>
        <w:ind w:left="714" w:right="431" w:hanging="357"/>
        <w:rPr>
          <w:sz w:val="24"/>
        </w:rPr>
      </w:pPr>
      <w:r w:rsidRPr="002A27F6">
        <w:rPr>
          <w:b/>
          <w:sz w:val="24"/>
        </w:rPr>
        <w:t>Project management and finance</w:t>
      </w:r>
      <w:r w:rsidRPr="002A27F6">
        <w:rPr>
          <w:sz w:val="24"/>
        </w:rPr>
        <w:t>: Demonstrate knowledge and understanding of the engineering</w:t>
      </w:r>
      <w:r w:rsidRPr="002A27F6">
        <w:rPr>
          <w:spacing w:val="-57"/>
          <w:sz w:val="24"/>
        </w:rPr>
        <w:t xml:space="preserve"> </w:t>
      </w:r>
      <w:r w:rsidRPr="002A27F6">
        <w:rPr>
          <w:sz w:val="24"/>
        </w:rPr>
        <w:t>and</w:t>
      </w:r>
      <w:r w:rsidRPr="002A27F6">
        <w:rPr>
          <w:spacing w:val="-2"/>
          <w:sz w:val="24"/>
        </w:rPr>
        <w:t xml:space="preserve"> </w:t>
      </w:r>
      <w:r w:rsidRPr="002A27F6">
        <w:rPr>
          <w:sz w:val="24"/>
        </w:rPr>
        <w:t>management</w:t>
      </w:r>
      <w:r w:rsidRPr="002A27F6">
        <w:rPr>
          <w:spacing w:val="-1"/>
          <w:sz w:val="24"/>
        </w:rPr>
        <w:t xml:space="preserve"> </w:t>
      </w:r>
      <w:r w:rsidRPr="002A27F6">
        <w:rPr>
          <w:sz w:val="24"/>
        </w:rPr>
        <w:t>principles and</w:t>
      </w:r>
      <w:r w:rsidRPr="002A27F6">
        <w:rPr>
          <w:spacing w:val="-1"/>
          <w:sz w:val="24"/>
        </w:rPr>
        <w:t xml:space="preserve"> </w:t>
      </w:r>
      <w:r w:rsidRPr="002A27F6">
        <w:rPr>
          <w:sz w:val="24"/>
        </w:rPr>
        <w:t>apply</w:t>
      </w:r>
      <w:r w:rsidRPr="002A27F6">
        <w:rPr>
          <w:spacing w:val="-6"/>
          <w:sz w:val="24"/>
        </w:rPr>
        <w:t xml:space="preserve"> </w:t>
      </w:r>
      <w:r w:rsidRPr="002A27F6">
        <w:rPr>
          <w:sz w:val="24"/>
        </w:rPr>
        <w:t>these</w:t>
      </w:r>
      <w:r w:rsidRPr="002A27F6">
        <w:rPr>
          <w:spacing w:val="-1"/>
          <w:sz w:val="24"/>
        </w:rPr>
        <w:t xml:space="preserve"> </w:t>
      </w:r>
      <w:r w:rsidRPr="002A27F6">
        <w:rPr>
          <w:sz w:val="24"/>
        </w:rPr>
        <w:t>to</w:t>
      </w:r>
      <w:r w:rsidRPr="002A27F6">
        <w:rPr>
          <w:spacing w:val="-1"/>
          <w:sz w:val="24"/>
        </w:rPr>
        <w:t xml:space="preserve"> </w:t>
      </w:r>
      <w:r w:rsidRPr="002A27F6">
        <w:rPr>
          <w:sz w:val="24"/>
        </w:rPr>
        <w:t>one’s</w:t>
      </w:r>
      <w:r w:rsidRPr="002A27F6">
        <w:rPr>
          <w:spacing w:val="-2"/>
          <w:sz w:val="24"/>
        </w:rPr>
        <w:t xml:space="preserve"> </w:t>
      </w:r>
      <w:r w:rsidRPr="002A27F6">
        <w:rPr>
          <w:sz w:val="24"/>
        </w:rPr>
        <w:t>own work,</w:t>
      </w:r>
      <w:r w:rsidRPr="002A27F6">
        <w:rPr>
          <w:spacing w:val="-1"/>
          <w:sz w:val="24"/>
        </w:rPr>
        <w:t xml:space="preserve"> </w:t>
      </w:r>
      <w:r w:rsidRPr="002A27F6">
        <w:rPr>
          <w:sz w:val="24"/>
        </w:rPr>
        <w:t>as</w:t>
      </w:r>
      <w:r w:rsidRPr="002A27F6">
        <w:rPr>
          <w:spacing w:val="-1"/>
          <w:sz w:val="24"/>
        </w:rPr>
        <w:t xml:space="preserve"> </w:t>
      </w:r>
      <w:r w:rsidRPr="002A27F6">
        <w:rPr>
          <w:sz w:val="24"/>
        </w:rPr>
        <w:t>a</w:t>
      </w:r>
      <w:r w:rsidRPr="002A27F6">
        <w:rPr>
          <w:spacing w:val="-2"/>
          <w:sz w:val="24"/>
        </w:rPr>
        <w:t xml:space="preserve"> </w:t>
      </w:r>
      <w:r w:rsidRPr="002A27F6">
        <w:rPr>
          <w:sz w:val="24"/>
        </w:rPr>
        <w:t>member</w:t>
      </w:r>
      <w:r w:rsidRPr="002A27F6">
        <w:rPr>
          <w:spacing w:val="-1"/>
          <w:sz w:val="24"/>
        </w:rPr>
        <w:t xml:space="preserve"> </w:t>
      </w:r>
      <w:r w:rsidRPr="002A27F6">
        <w:rPr>
          <w:sz w:val="24"/>
        </w:rPr>
        <w:t>and leader</w:t>
      </w:r>
      <w:r w:rsidRPr="002A27F6">
        <w:rPr>
          <w:spacing w:val="-1"/>
          <w:sz w:val="24"/>
        </w:rPr>
        <w:t xml:space="preserve"> </w:t>
      </w:r>
      <w:r w:rsidRPr="002A27F6">
        <w:rPr>
          <w:sz w:val="24"/>
        </w:rPr>
        <w:t>in</w:t>
      </w:r>
      <w:r w:rsidRPr="002A27F6">
        <w:rPr>
          <w:spacing w:val="-1"/>
          <w:sz w:val="24"/>
        </w:rPr>
        <w:t xml:space="preserve"> </w:t>
      </w:r>
      <w:r w:rsidRPr="002A27F6">
        <w:rPr>
          <w:sz w:val="24"/>
        </w:rPr>
        <w:t>a</w:t>
      </w:r>
      <w:r w:rsidRPr="002A27F6">
        <w:rPr>
          <w:spacing w:val="-2"/>
          <w:sz w:val="24"/>
        </w:rPr>
        <w:t xml:space="preserve"> </w:t>
      </w:r>
      <w:r w:rsidRPr="002A27F6">
        <w:rPr>
          <w:sz w:val="24"/>
        </w:rPr>
        <w:t>team,</w:t>
      </w:r>
      <w:r w:rsidRPr="002A27F6">
        <w:rPr>
          <w:spacing w:val="-58"/>
          <w:sz w:val="24"/>
        </w:rPr>
        <w:t xml:space="preserve"> </w:t>
      </w:r>
      <w:r w:rsidRPr="002A27F6">
        <w:rPr>
          <w:sz w:val="24"/>
        </w:rPr>
        <w:t>to</w:t>
      </w:r>
      <w:r w:rsidRPr="002A27F6">
        <w:rPr>
          <w:spacing w:val="-1"/>
          <w:sz w:val="24"/>
        </w:rPr>
        <w:t xml:space="preserve"> </w:t>
      </w:r>
      <w:r w:rsidRPr="002A27F6">
        <w:rPr>
          <w:sz w:val="24"/>
        </w:rPr>
        <w:t>manage</w:t>
      </w:r>
      <w:r w:rsidRPr="002A27F6">
        <w:rPr>
          <w:spacing w:val="-1"/>
          <w:sz w:val="24"/>
        </w:rPr>
        <w:t xml:space="preserve"> </w:t>
      </w:r>
      <w:r w:rsidRPr="002A27F6">
        <w:rPr>
          <w:sz w:val="24"/>
        </w:rPr>
        <w:t>projects and in multidisciplinary</w:t>
      </w:r>
      <w:r w:rsidRPr="002A27F6">
        <w:rPr>
          <w:spacing w:val="-6"/>
          <w:sz w:val="24"/>
        </w:rPr>
        <w:t xml:space="preserve"> </w:t>
      </w:r>
      <w:r w:rsidRPr="002A27F6">
        <w:rPr>
          <w:sz w:val="24"/>
        </w:rPr>
        <w:t>environments.</w:t>
      </w:r>
    </w:p>
    <w:p w14:paraId="7152951C" w14:textId="77777777" w:rsidR="00F20E4F" w:rsidRPr="002A27F6" w:rsidRDefault="00000000">
      <w:pPr>
        <w:pStyle w:val="ListParagraph"/>
        <w:numPr>
          <w:ilvl w:val="0"/>
          <w:numId w:val="3"/>
        </w:numPr>
        <w:tabs>
          <w:tab w:val="left" w:pos="851"/>
        </w:tabs>
        <w:spacing w:before="120"/>
        <w:ind w:left="714" w:right="431" w:hanging="357"/>
        <w:rPr>
          <w:sz w:val="24"/>
        </w:rPr>
      </w:pPr>
      <w:r w:rsidRPr="002A27F6">
        <w:rPr>
          <w:b/>
          <w:sz w:val="24"/>
        </w:rPr>
        <w:t>Life-long learning</w:t>
      </w:r>
      <w:r w:rsidRPr="002A27F6">
        <w:rPr>
          <w:sz w:val="24"/>
        </w:rPr>
        <w:t>: Recognize the need for, and have the preparation and ability to engage in</w:t>
      </w:r>
      <w:r w:rsidRPr="002A27F6">
        <w:rPr>
          <w:spacing w:val="1"/>
          <w:sz w:val="24"/>
        </w:rPr>
        <w:t xml:space="preserve"> </w:t>
      </w:r>
      <w:r w:rsidRPr="002A27F6">
        <w:rPr>
          <w:sz w:val="24"/>
        </w:rPr>
        <w:t>independent</w:t>
      </w:r>
      <w:r w:rsidRPr="002A27F6">
        <w:rPr>
          <w:spacing w:val="-1"/>
          <w:sz w:val="24"/>
        </w:rPr>
        <w:t xml:space="preserve"> </w:t>
      </w:r>
      <w:r w:rsidRPr="002A27F6">
        <w:rPr>
          <w:sz w:val="24"/>
        </w:rPr>
        <w:t>and life-long</w:t>
      </w:r>
      <w:r w:rsidRPr="002A27F6">
        <w:rPr>
          <w:spacing w:val="-3"/>
          <w:sz w:val="24"/>
        </w:rPr>
        <w:t xml:space="preserve"> </w:t>
      </w:r>
      <w:r w:rsidRPr="002A27F6">
        <w:rPr>
          <w:sz w:val="24"/>
        </w:rPr>
        <w:t>learning</w:t>
      </w:r>
      <w:r w:rsidRPr="002A27F6">
        <w:rPr>
          <w:spacing w:val="-3"/>
          <w:sz w:val="24"/>
        </w:rPr>
        <w:t xml:space="preserve"> </w:t>
      </w:r>
      <w:r w:rsidRPr="002A27F6">
        <w:rPr>
          <w:sz w:val="24"/>
        </w:rPr>
        <w:t>in</w:t>
      </w:r>
      <w:r w:rsidRPr="002A27F6">
        <w:rPr>
          <w:spacing w:val="-1"/>
          <w:sz w:val="24"/>
        </w:rPr>
        <w:t xml:space="preserve"> </w:t>
      </w:r>
      <w:r w:rsidRPr="002A27F6">
        <w:rPr>
          <w:sz w:val="24"/>
        </w:rPr>
        <w:t>the</w:t>
      </w:r>
      <w:r w:rsidRPr="002A27F6">
        <w:rPr>
          <w:spacing w:val="-1"/>
          <w:sz w:val="24"/>
        </w:rPr>
        <w:t xml:space="preserve"> </w:t>
      </w:r>
      <w:r w:rsidRPr="002A27F6">
        <w:rPr>
          <w:sz w:val="24"/>
        </w:rPr>
        <w:t>broadest context of</w:t>
      </w:r>
      <w:r w:rsidRPr="002A27F6">
        <w:rPr>
          <w:spacing w:val="-1"/>
          <w:sz w:val="24"/>
        </w:rPr>
        <w:t xml:space="preserve"> </w:t>
      </w:r>
      <w:r w:rsidRPr="002A27F6">
        <w:rPr>
          <w:sz w:val="24"/>
        </w:rPr>
        <w:t>technological change.</w:t>
      </w:r>
    </w:p>
    <w:p w14:paraId="082F3A47" w14:textId="77777777" w:rsidR="00F20E4F" w:rsidRPr="002A27F6" w:rsidRDefault="00F20E4F">
      <w:pPr>
        <w:pStyle w:val="ListParagraph"/>
        <w:tabs>
          <w:tab w:val="left" w:pos="851"/>
          <w:tab w:val="left" w:pos="993"/>
        </w:tabs>
        <w:spacing w:before="40" w:line="230" w:lineRule="auto"/>
        <w:ind w:left="611" w:right="429" w:firstLine="0"/>
        <w:rPr>
          <w:sz w:val="28"/>
        </w:rPr>
      </w:pPr>
    </w:p>
    <w:p w14:paraId="16DB7DF4" w14:textId="77777777" w:rsidR="00F20E4F" w:rsidRPr="002A27F6" w:rsidRDefault="00000000">
      <w:pPr>
        <w:pStyle w:val="Heading4"/>
        <w:ind w:left="1199" w:right="1636"/>
        <w:jc w:val="center"/>
        <w:rPr>
          <w:rFonts w:ascii="Times New Roman" w:hAnsi="Times New Roman" w:cs="Times New Roman"/>
          <w:b/>
          <w:bCs/>
          <w:i w:val="0"/>
          <w:iCs w:val="0"/>
          <w:color w:val="000000" w:themeColor="text1"/>
          <w:sz w:val="24"/>
          <w:szCs w:val="24"/>
        </w:rPr>
      </w:pPr>
      <w:r w:rsidRPr="002A27F6">
        <w:rPr>
          <w:rFonts w:ascii="Times New Roman" w:hAnsi="Times New Roman" w:cs="Times New Roman"/>
          <w:b/>
          <w:bCs/>
          <w:i w:val="0"/>
          <w:iCs w:val="0"/>
          <w:color w:val="000000" w:themeColor="text1"/>
          <w:sz w:val="24"/>
          <w:szCs w:val="24"/>
        </w:rPr>
        <w:t>Course</w:t>
      </w:r>
      <w:r w:rsidRPr="002A27F6">
        <w:rPr>
          <w:rFonts w:ascii="Times New Roman" w:hAnsi="Times New Roman" w:cs="Times New Roman"/>
          <w:b/>
          <w:bCs/>
          <w:i w:val="0"/>
          <w:iCs w:val="0"/>
          <w:color w:val="000000" w:themeColor="text1"/>
          <w:spacing w:val="-4"/>
          <w:sz w:val="24"/>
          <w:szCs w:val="24"/>
        </w:rPr>
        <w:t xml:space="preserve"> </w:t>
      </w:r>
      <w:r w:rsidRPr="002A27F6">
        <w:rPr>
          <w:rFonts w:ascii="Times New Roman" w:hAnsi="Times New Roman" w:cs="Times New Roman"/>
          <w:b/>
          <w:bCs/>
          <w:i w:val="0"/>
          <w:iCs w:val="0"/>
          <w:color w:val="000000" w:themeColor="text1"/>
          <w:sz w:val="24"/>
          <w:szCs w:val="24"/>
        </w:rPr>
        <w:t>Outcomes</w:t>
      </w:r>
      <w:r w:rsidRPr="002A27F6">
        <w:rPr>
          <w:rFonts w:ascii="Times New Roman" w:hAnsi="Times New Roman" w:cs="Times New Roman"/>
          <w:b/>
          <w:bCs/>
          <w:i w:val="0"/>
          <w:iCs w:val="0"/>
          <w:color w:val="000000" w:themeColor="text1"/>
          <w:spacing w:val="-1"/>
          <w:sz w:val="24"/>
          <w:szCs w:val="24"/>
        </w:rPr>
        <w:t xml:space="preserve"> </w:t>
      </w:r>
      <w:r w:rsidRPr="002A27F6">
        <w:rPr>
          <w:rFonts w:ascii="Times New Roman" w:hAnsi="Times New Roman" w:cs="Times New Roman"/>
          <w:b/>
          <w:bCs/>
          <w:i w:val="0"/>
          <w:iCs w:val="0"/>
          <w:color w:val="000000" w:themeColor="text1"/>
          <w:sz w:val="24"/>
          <w:szCs w:val="24"/>
        </w:rPr>
        <w:t>for Final</w:t>
      </w:r>
      <w:r w:rsidRPr="002A27F6">
        <w:rPr>
          <w:rFonts w:ascii="Times New Roman" w:hAnsi="Times New Roman" w:cs="Times New Roman"/>
          <w:b/>
          <w:bCs/>
          <w:i w:val="0"/>
          <w:iCs w:val="0"/>
          <w:color w:val="000000" w:themeColor="text1"/>
          <w:spacing w:val="-1"/>
          <w:sz w:val="24"/>
          <w:szCs w:val="24"/>
        </w:rPr>
        <w:t xml:space="preserve"> </w:t>
      </w:r>
      <w:r w:rsidRPr="002A27F6">
        <w:rPr>
          <w:rFonts w:ascii="Times New Roman" w:hAnsi="Times New Roman" w:cs="Times New Roman"/>
          <w:b/>
          <w:bCs/>
          <w:i w:val="0"/>
          <w:iCs w:val="0"/>
          <w:color w:val="000000" w:themeColor="text1"/>
          <w:sz w:val="24"/>
          <w:szCs w:val="24"/>
        </w:rPr>
        <w:t>Year</w:t>
      </w:r>
      <w:r w:rsidRPr="002A27F6">
        <w:rPr>
          <w:rFonts w:ascii="Times New Roman" w:hAnsi="Times New Roman" w:cs="Times New Roman"/>
          <w:b/>
          <w:bCs/>
          <w:i w:val="0"/>
          <w:iCs w:val="0"/>
          <w:color w:val="000000" w:themeColor="text1"/>
          <w:spacing w:val="-2"/>
          <w:sz w:val="24"/>
          <w:szCs w:val="24"/>
        </w:rPr>
        <w:t xml:space="preserve"> </w:t>
      </w:r>
      <w:r w:rsidRPr="002A27F6">
        <w:rPr>
          <w:rFonts w:ascii="Times New Roman" w:hAnsi="Times New Roman" w:cs="Times New Roman"/>
          <w:b/>
          <w:bCs/>
          <w:i w:val="0"/>
          <w:iCs w:val="0"/>
          <w:color w:val="000000" w:themeColor="text1"/>
          <w:sz w:val="24"/>
          <w:szCs w:val="24"/>
        </w:rPr>
        <w:t>Project</w:t>
      </w:r>
    </w:p>
    <w:p w14:paraId="7D7BAA0A" w14:textId="77777777" w:rsidR="00F20E4F" w:rsidRPr="002A27F6" w:rsidRDefault="00F20E4F">
      <w:pPr>
        <w:ind w:left="232"/>
        <w:rPr>
          <w:b/>
          <w:i/>
        </w:rPr>
      </w:pPr>
    </w:p>
    <w:p w14:paraId="0C374EE0" w14:textId="77777777" w:rsidR="00F20E4F" w:rsidRPr="002A27F6" w:rsidRDefault="00000000">
      <w:pPr>
        <w:ind w:left="232"/>
        <w:rPr>
          <w:b/>
          <w:i/>
        </w:rPr>
      </w:pPr>
      <w:r w:rsidRPr="002A27F6">
        <w:rPr>
          <w:b/>
          <w:i/>
        </w:rPr>
        <w:t>After</w:t>
      </w:r>
      <w:r w:rsidRPr="002A27F6">
        <w:rPr>
          <w:b/>
          <w:i/>
          <w:spacing w:val="-4"/>
        </w:rPr>
        <w:t xml:space="preserve"> </w:t>
      </w:r>
      <w:r w:rsidRPr="002A27F6">
        <w:rPr>
          <w:b/>
          <w:i/>
        </w:rPr>
        <w:t>completion</w:t>
      </w:r>
      <w:r w:rsidRPr="002A27F6">
        <w:rPr>
          <w:b/>
          <w:i/>
          <w:spacing w:val="-1"/>
        </w:rPr>
        <w:t xml:space="preserve"> </w:t>
      </w:r>
      <w:r w:rsidRPr="002A27F6">
        <w:rPr>
          <w:b/>
          <w:i/>
        </w:rPr>
        <w:t>of</w:t>
      </w:r>
      <w:r w:rsidRPr="002A27F6">
        <w:rPr>
          <w:b/>
          <w:i/>
          <w:spacing w:val="-1"/>
        </w:rPr>
        <w:t xml:space="preserve"> </w:t>
      </w:r>
      <w:r w:rsidRPr="002A27F6">
        <w:rPr>
          <w:b/>
          <w:i/>
        </w:rPr>
        <w:t>the</w:t>
      </w:r>
      <w:r w:rsidRPr="002A27F6">
        <w:rPr>
          <w:b/>
          <w:i/>
          <w:spacing w:val="-2"/>
        </w:rPr>
        <w:t xml:space="preserve"> </w:t>
      </w:r>
      <w:r w:rsidRPr="002A27F6">
        <w:rPr>
          <w:b/>
          <w:i/>
        </w:rPr>
        <w:t>project,</w:t>
      </w:r>
      <w:r w:rsidRPr="002A27F6">
        <w:rPr>
          <w:b/>
          <w:i/>
          <w:spacing w:val="-1"/>
        </w:rPr>
        <w:t xml:space="preserve"> </w:t>
      </w:r>
      <w:r w:rsidRPr="002A27F6">
        <w:rPr>
          <w:b/>
          <w:i/>
        </w:rPr>
        <w:t>student will</w:t>
      </w:r>
      <w:r w:rsidRPr="002A27F6">
        <w:rPr>
          <w:b/>
          <w:i/>
          <w:spacing w:val="-3"/>
        </w:rPr>
        <w:t xml:space="preserve"> </w:t>
      </w:r>
      <w:r w:rsidRPr="002A27F6">
        <w:rPr>
          <w:b/>
          <w:i/>
        </w:rPr>
        <w:t>be</w:t>
      </w:r>
      <w:r w:rsidRPr="002A27F6">
        <w:rPr>
          <w:b/>
          <w:i/>
          <w:spacing w:val="-2"/>
        </w:rPr>
        <w:t xml:space="preserve"> </w:t>
      </w:r>
      <w:r w:rsidRPr="002A27F6">
        <w:rPr>
          <w:b/>
          <w:i/>
        </w:rPr>
        <w:t>able</w:t>
      </w:r>
      <w:r w:rsidRPr="002A27F6">
        <w:rPr>
          <w:b/>
          <w:i/>
          <w:spacing w:val="-3"/>
        </w:rPr>
        <w:t xml:space="preserve"> </w:t>
      </w:r>
      <w:r w:rsidRPr="002A27F6">
        <w:rPr>
          <w:b/>
          <w:i/>
        </w:rPr>
        <w:t>to:</w:t>
      </w:r>
    </w:p>
    <w:p w14:paraId="40D9A9FD" w14:textId="77777777" w:rsidR="00F20E4F" w:rsidRPr="002A27F6" w:rsidRDefault="00F20E4F">
      <w:pPr>
        <w:ind w:left="709"/>
        <w:rPr>
          <w:iCs/>
        </w:rPr>
      </w:pPr>
    </w:p>
    <w:tbl>
      <w:tblPr>
        <w:tblW w:w="9543" w:type="dxa"/>
        <w:tblInd w:w="2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827"/>
        <w:gridCol w:w="7431"/>
        <w:gridCol w:w="1285"/>
      </w:tblGrid>
      <w:tr w:rsidR="00F20E4F" w:rsidRPr="002A27F6" w14:paraId="5DAB9DD1" w14:textId="77777777">
        <w:trPr>
          <w:trHeight w:val="551"/>
        </w:trPr>
        <w:tc>
          <w:tcPr>
            <w:tcW w:w="827" w:type="dxa"/>
          </w:tcPr>
          <w:p w14:paraId="795B14BD" w14:textId="77777777" w:rsidR="00F20E4F" w:rsidRPr="002A27F6" w:rsidRDefault="00000000">
            <w:pPr>
              <w:pStyle w:val="TableParagraph"/>
              <w:spacing w:line="275" w:lineRule="exact"/>
              <w:ind w:left="242"/>
              <w:rPr>
                <w:b/>
                <w:sz w:val="24"/>
              </w:rPr>
            </w:pPr>
            <w:r w:rsidRPr="002A27F6">
              <w:rPr>
                <w:b/>
                <w:sz w:val="24"/>
              </w:rPr>
              <w:t>CO</w:t>
            </w:r>
          </w:p>
          <w:p w14:paraId="3637A1F4" w14:textId="77777777" w:rsidR="00F20E4F" w:rsidRPr="002A27F6" w:rsidRDefault="00000000">
            <w:pPr>
              <w:pStyle w:val="TableParagraph"/>
              <w:spacing w:before="5" w:line="240" w:lineRule="exact"/>
              <w:ind w:left="266"/>
              <w:rPr>
                <w:b/>
                <w:sz w:val="24"/>
              </w:rPr>
            </w:pPr>
            <w:r w:rsidRPr="002A27F6">
              <w:rPr>
                <w:b/>
                <w:sz w:val="24"/>
              </w:rPr>
              <w:t>no.</w:t>
            </w:r>
          </w:p>
        </w:tc>
        <w:tc>
          <w:tcPr>
            <w:tcW w:w="7431" w:type="dxa"/>
          </w:tcPr>
          <w:p w14:paraId="0F4CDAE5" w14:textId="77777777" w:rsidR="00F20E4F" w:rsidRPr="002A27F6" w:rsidRDefault="00000000">
            <w:pPr>
              <w:pStyle w:val="TableParagraph"/>
              <w:spacing w:line="273" w:lineRule="exact"/>
              <w:ind w:left="3120"/>
              <w:rPr>
                <w:b/>
                <w:sz w:val="24"/>
              </w:rPr>
            </w:pPr>
            <w:r w:rsidRPr="002A27F6">
              <w:rPr>
                <w:b/>
                <w:sz w:val="24"/>
              </w:rPr>
              <w:t>Outcome</w:t>
            </w:r>
            <w:r w:rsidRPr="002A27F6">
              <w:rPr>
                <w:b/>
                <w:spacing w:val="-4"/>
                <w:sz w:val="24"/>
              </w:rPr>
              <w:t xml:space="preserve"> </w:t>
            </w:r>
            <w:r w:rsidRPr="002A27F6">
              <w:rPr>
                <w:b/>
                <w:sz w:val="24"/>
              </w:rPr>
              <w:t>Statements</w:t>
            </w:r>
          </w:p>
        </w:tc>
        <w:tc>
          <w:tcPr>
            <w:tcW w:w="1285" w:type="dxa"/>
          </w:tcPr>
          <w:p w14:paraId="12764116" w14:textId="77777777" w:rsidR="00F20E4F" w:rsidRPr="002A27F6" w:rsidRDefault="00000000">
            <w:pPr>
              <w:pStyle w:val="TableParagraph"/>
              <w:ind w:left="405" w:right="264" w:hanging="118"/>
              <w:rPr>
                <w:b/>
                <w:sz w:val="20"/>
              </w:rPr>
            </w:pPr>
            <w:r w:rsidRPr="002A27F6">
              <w:rPr>
                <w:b/>
                <w:sz w:val="20"/>
              </w:rPr>
              <w:t>Bloom’s</w:t>
            </w:r>
            <w:r w:rsidRPr="002A27F6">
              <w:rPr>
                <w:b/>
                <w:w w:val="99"/>
                <w:sz w:val="20"/>
              </w:rPr>
              <w:t xml:space="preserve"> </w:t>
            </w:r>
            <w:r w:rsidRPr="002A27F6">
              <w:rPr>
                <w:b/>
                <w:sz w:val="20"/>
              </w:rPr>
              <w:t>Level</w:t>
            </w:r>
          </w:p>
        </w:tc>
      </w:tr>
      <w:tr w:rsidR="00F20E4F" w:rsidRPr="002A27F6" w14:paraId="27B2794F" w14:textId="77777777">
        <w:trPr>
          <w:trHeight w:val="567"/>
        </w:trPr>
        <w:tc>
          <w:tcPr>
            <w:tcW w:w="827" w:type="dxa"/>
          </w:tcPr>
          <w:p w14:paraId="1BD236F1" w14:textId="77777777" w:rsidR="00F20E4F" w:rsidRPr="002A27F6" w:rsidRDefault="00000000">
            <w:pPr>
              <w:pStyle w:val="TableParagraph"/>
              <w:spacing w:before="36"/>
              <w:ind w:left="213" w:right="206"/>
              <w:jc w:val="center"/>
              <w:rPr>
                <w:sz w:val="20"/>
              </w:rPr>
            </w:pPr>
            <w:r w:rsidRPr="002A27F6">
              <w:rPr>
                <w:sz w:val="20"/>
              </w:rPr>
              <w:t>CO1</w:t>
            </w:r>
          </w:p>
        </w:tc>
        <w:tc>
          <w:tcPr>
            <w:tcW w:w="7431" w:type="dxa"/>
          </w:tcPr>
          <w:p w14:paraId="6A92711F" w14:textId="77777777" w:rsidR="00F20E4F" w:rsidRPr="002A27F6" w:rsidRDefault="00000000">
            <w:pPr>
              <w:pStyle w:val="TableParagraph"/>
              <w:ind w:left="105"/>
              <w:rPr>
                <w:sz w:val="20"/>
              </w:rPr>
            </w:pPr>
            <w:r w:rsidRPr="002A27F6">
              <w:rPr>
                <w:sz w:val="20"/>
              </w:rPr>
              <w:t>Apply</w:t>
            </w:r>
            <w:r w:rsidRPr="002A27F6">
              <w:rPr>
                <w:spacing w:val="16"/>
                <w:sz w:val="20"/>
              </w:rPr>
              <w:t xml:space="preserve"> </w:t>
            </w:r>
            <w:r w:rsidRPr="002A27F6">
              <w:rPr>
                <w:sz w:val="20"/>
              </w:rPr>
              <w:t>technical</w:t>
            </w:r>
            <w:r w:rsidRPr="002A27F6">
              <w:rPr>
                <w:spacing w:val="23"/>
                <w:sz w:val="20"/>
              </w:rPr>
              <w:t xml:space="preserve"> </w:t>
            </w:r>
            <w:r w:rsidRPr="002A27F6">
              <w:rPr>
                <w:sz w:val="20"/>
              </w:rPr>
              <w:t>knowledge</w:t>
            </w:r>
            <w:r w:rsidRPr="002A27F6">
              <w:rPr>
                <w:spacing w:val="20"/>
                <w:sz w:val="20"/>
              </w:rPr>
              <w:t xml:space="preserve"> </w:t>
            </w:r>
            <w:r w:rsidRPr="002A27F6">
              <w:rPr>
                <w:sz w:val="20"/>
              </w:rPr>
              <w:t>in</w:t>
            </w:r>
            <w:r w:rsidRPr="002A27F6">
              <w:rPr>
                <w:spacing w:val="19"/>
                <w:sz w:val="20"/>
              </w:rPr>
              <w:t xml:space="preserve"> </w:t>
            </w:r>
            <w:r w:rsidRPr="002A27F6">
              <w:rPr>
                <w:sz w:val="20"/>
              </w:rPr>
              <w:t>the</w:t>
            </w:r>
            <w:r w:rsidRPr="002A27F6">
              <w:rPr>
                <w:spacing w:val="22"/>
                <w:sz w:val="20"/>
              </w:rPr>
              <w:t xml:space="preserve"> </w:t>
            </w:r>
            <w:r w:rsidRPr="002A27F6">
              <w:rPr>
                <w:sz w:val="20"/>
              </w:rPr>
              <w:t>solution</w:t>
            </w:r>
            <w:r w:rsidRPr="002A27F6">
              <w:rPr>
                <w:spacing w:val="19"/>
                <w:sz w:val="20"/>
              </w:rPr>
              <w:t xml:space="preserve"> </w:t>
            </w:r>
            <w:r w:rsidRPr="002A27F6">
              <w:rPr>
                <w:sz w:val="20"/>
              </w:rPr>
              <w:t>of</w:t>
            </w:r>
            <w:r w:rsidRPr="002A27F6">
              <w:rPr>
                <w:spacing w:val="18"/>
                <w:sz w:val="20"/>
              </w:rPr>
              <w:t xml:space="preserve"> </w:t>
            </w:r>
            <w:r w:rsidRPr="002A27F6">
              <w:rPr>
                <w:sz w:val="20"/>
              </w:rPr>
              <w:t>complex</w:t>
            </w:r>
            <w:r w:rsidRPr="002A27F6">
              <w:rPr>
                <w:spacing w:val="19"/>
                <w:sz w:val="20"/>
              </w:rPr>
              <w:t xml:space="preserve"> </w:t>
            </w:r>
            <w:r w:rsidRPr="002A27F6">
              <w:rPr>
                <w:sz w:val="20"/>
              </w:rPr>
              <w:t>real-life</w:t>
            </w:r>
            <w:r w:rsidRPr="002A27F6">
              <w:rPr>
                <w:spacing w:val="20"/>
                <w:sz w:val="20"/>
              </w:rPr>
              <w:t xml:space="preserve"> </w:t>
            </w:r>
            <w:r w:rsidRPr="002A27F6">
              <w:rPr>
                <w:sz w:val="20"/>
              </w:rPr>
              <w:t>problems</w:t>
            </w:r>
            <w:r w:rsidRPr="002A27F6">
              <w:rPr>
                <w:spacing w:val="20"/>
                <w:sz w:val="20"/>
              </w:rPr>
              <w:t xml:space="preserve"> </w:t>
            </w:r>
            <w:r w:rsidRPr="002A27F6">
              <w:rPr>
                <w:sz w:val="20"/>
              </w:rPr>
              <w:t>related</w:t>
            </w:r>
            <w:r w:rsidRPr="002A27F6">
              <w:rPr>
                <w:spacing w:val="20"/>
                <w:sz w:val="20"/>
              </w:rPr>
              <w:t xml:space="preserve"> </w:t>
            </w:r>
            <w:r w:rsidRPr="002A27F6">
              <w:rPr>
                <w:sz w:val="20"/>
              </w:rPr>
              <w:t>to</w:t>
            </w:r>
            <w:r w:rsidRPr="002A27F6">
              <w:rPr>
                <w:spacing w:val="21"/>
                <w:sz w:val="20"/>
              </w:rPr>
              <w:t xml:space="preserve"> </w:t>
            </w:r>
            <w:r w:rsidRPr="002A27F6">
              <w:rPr>
                <w:sz w:val="20"/>
              </w:rPr>
              <w:t>public</w:t>
            </w:r>
            <w:r w:rsidRPr="002A27F6">
              <w:rPr>
                <w:spacing w:val="-47"/>
                <w:sz w:val="20"/>
              </w:rPr>
              <w:t xml:space="preserve"> </w:t>
            </w:r>
            <w:r w:rsidRPr="002A27F6">
              <w:rPr>
                <w:sz w:val="20"/>
              </w:rPr>
              <w:t>health</w:t>
            </w:r>
            <w:r w:rsidRPr="002A27F6">
              <w:rPr>
                <w:spacing w:val="-2"/>
                <w:sz w:val="20"/>
              </w:rPr>
              <w:t xml:space="preserve"> </w:t>
            </w:r>
            <w:r w:rsidRPr="002A27F6">
              <w:rPr>
                <w:sz w:val="20"/>
              </w:rPr>
              <w:t>and safety,</w:t>
            </w:r>
            <w:r w:rsidRPr="002A27F6">
              <w:rPr>
                <w:spacing w:val="-1"/>
                <w:sz w:val="20"/>
              </w:rPr>
              <w:t xml:space="preserve"> </w:t>
            </w:r>
            <w:r w:rsidRPr="002A27F6">
              <w:rPr>
                <w:sz w:val="20"/>
              </w:rPr>
              <w:t>culture,</w:t>
            </w:r>
            <w:r w:rsidRPr="002A27F6">
              <w:rPr>
                <w:spacing w:val="1"/>
                <w:sz w:val="20"/>
              </w:rPr>
              <w:t xml:space="preserve"> </w:t>
            </w:r>
            <w:r w:rsidRPr="002A27F6">
              <w:rPr>
                <w:sz w:val="20"/>
              </w:rPr>
              <w:t>society,</w:t>
            </w:r>
            <w:r w:rsidRPr="002A27F6">
              <w:rPr>
                <w:spacing w:val="-1"/>
                <w:sz w:val="20"/>
              </w:rPr>
              <w:t xml:space="preserve"> </w:t>
            </w:r>
            <w:r w:rsidRPr="002A27F6">
              <w:rPr>
                <w:sz w:val="20"/>
              </w:rPr>
              <w:t>and environment</w:t>
            </w:r>
          </w:p>
        </w:tc>
        <w:tc>
          <w:tcPr>
            <w:tcW w:w="1285" w:type="dxa"/>
          </w:tcPr>
          <w:p w14:paraId="0F0AAD99" w14:textId="77777777" w:rsidR="00F20E4F" w:rsidRPr="002A27F6" w:rsidRDefault="00000000">
            <w:pPr>
              <w:pStyle w:val="TableParagraph"/>
              <w:spacing w:before="113"/>
              <w:ind w:left="3"/>
              <w:jc w:val="center"/>
              <w:rPr>
                <w:sz w:val="20"/>
              </w:rPr>
            </w:pPr>
            <w:r w:rsidRPr="002A27F6">
              <w:rPr>
                <w:w w:val="99"/>
                <w:sz w:val="20"/>
              </w:rPr>
              <w:t>3</w:t>
            </w:r>
          </w:p>
        </w:tc>
      </w:tr>
      <w:tr w:rsidR="00F20E4F" w:rsidRPr="002A27F6" w14:paraId="473D9441" w14:textId="77777777">
        <w:trPr>
          <w:trHeight w:val="564"/>
        </w:trPr>
        <w:tc>
          <w:tcPr>
            <w:tcW w:w="827" w:type="dxa"/>
          </w:tcPr>
          <w:p w14:paraId="04E4A46B" w14:textId="77777777" w:rsidR="00F20E4F" w:rsidRPr="002A27F6" w:rsidRDefault="00000000">
            <w:pPr>
              <w:pStyle w:val="TableParagraph"/>
              <w:spacing w:before="38"/>
              <w:ind w:left="213" w:right="206"/>
              <w:jc w:val="center"/>
              <w:rPr>
                <w:sz w:val="20"/>
              </w:rPr>
            </w:pPr>
            <w:r w:rsidRPr="002A27F6">
              <w:rPr>
                <w:sz w:val="20"/>
              </w:rPr>
              <w:t>CO2</w:t>
            </w:r>
          </w:p>
        </w:tc>
        <w:tc>
          <w:tcPr>
            <w:tcW w:w="7431" w:type="dxa"/>
          </w:tcPr>
          <w:p w14:paraId="528452BE" w14:textId="77777777" w:rsidR="00F20E4F" w:rsidRPr="002A27F6" w:rsidRDefault="00000000">
            <w:pPr>
              <w:pStyle w:val="TableParagraph"/>
              <w:spacing w:line="237" w:lineRule="auto"/>
              <w:ind w:left="105"/>
              <w:rPr>
                <w:sz w:val="20"/>
              </w:rPr>
            </w:pPr>
            <w:r w:rsidRPr="002A27F6">
              <w:rPr>
                <w:sz w:val="20"/>
              </w:rPr>
              <w:t>Review</w:t>
            </w:r>
            <w:r w:rsidRPr="002A27F6">
              <w:rPr>
                <w:spacing w:val="1"/>
                <w:sz w:val="20"/>
              </w:rPr>
              <w:t xml:space="preserve"> </w:t>
            </w:r>
            <w:r w:rsidRPr="002A27F6">
              <w:rPr>
                <w:sz w:val="20"/>
              </w:rPr>
              <w:t>research</w:t>
            </w:r>
            <w:r w:rsidRPr="002A27F6">
              <w:rPr>
                <w:spacing w:val="3"/>
                <w:sz w:val="20"/>
              </w:rPr>
              <w:t xml:space="preserve"> </w:t>
            </w:r>
            <w:r w:rsidRPr="002A27F6">
              <w:rPr>
                <w:sz w:val="20"/>
              </w:rPr>
              <w:t>literature</w:t>
            </w:r>
            <w:r w:rsidRPr="002A27F6">
              <w:rPr>
                <w:spacing w:val="6"/>
                <w:sz w:val="20"/>
              </w:rPr>
              <w:t xml:space="preserve"> </w:t>
            </w:r>
            <w:r w:rsidRPr="002A27F6">
              <w:rPr>
                <w:sz w:val="20"/>
              </w:rPr>
              <w:t>and</w:t>
            </w:r>
            <w:r w:rsidRPr="002A27F6">
              <w:rPr>
                <w:spacing w:val="6"/>
                <w:sz w:val="20"/>
              </w:rPr>
              <w:t xml:space="preserve"> </w:t>
            </w:r>
            <w:r w:rsidRPr="002A27F6">
              <w:rPr>
                <w:sz w:val="20"/>
              </w:rPr>
              <w:t>use</w:t>
            </w:r>
            <w:r w:rsidRPr="002A27F6">
              <w:rPr>
                <w:spacing w:val="5"/>
                <w:sz w:val="20"/>
              </w:rPr>
              <w:t xml:space="preserve"> </w:t>
            </w:r>
            <w:r w:rsidRPr="002A27F6">
              <w:rPr>
                <w:sz w:val="20"/>
              </w:rPr>
              <w:t>the</w:t>
            </w:r>
            <w:r w:rsidRPr="002A27F6">
              <w:rPr>
                <w:spacing w:val="6"/>
                <w:sz w:val="20"/>
              </w:rPr>
              <w:t xml:space="preserve"> </w:t>
            </w:r>
            <w:r w:rsidRPr="002A27F6">
              <w:rPr>
                <w:sz w:val="20"/>
              </w:rPr>
              <w:t>research-based</w:t>
            </w:r>
            <w:r w:rsidRPr="002A27F6">
              <w:rPr>
                <w:spacing w:val="6"/>
                <w:sz w:val="20"/>
              </w:rPr>
              <w:t xml:space="preserve"> </w:t>
            </w:r>
            <w:r w:rsidRPr="002A27F6">
              <w:rPr>
                <w:sz w:val="20"/>
              </w:rPr>
              <w:t>knowledge</w:t>
            </w:r>
            <w:r w:rsidRPr="002A27F6">
              <w:rPr>
                <w:spacing w:val="5"/>
                <w:sz w:val="20"/>
              </w:rPr>
              <w:t xml:space="preserve"> </w:t>
            </w:r>
            <w:r w:rsidRPr="002A27F6">
              <w:rPr>
                <w:sz w:val="20"/>
              </w:rPr>
              <w:t>to</w:t>
            </w:r>
            <w:r w:rsidRPr="002A27F6">
              <w:rPr>
                <w:spacing w:val="6"/>
                <w:sz w:val="20"/>
              </w:rPr>
              <w:t xml:space="preserve"> </w:t>
            </w:r>
            <w:r w:rsidRPr="002A27F6">
              <w:rPr>
                <w:sz w:val="20"/>
              </w:rPr>
              <w:t>identify,</w:t>
            </w:r>
            <w:r w:rsidRPr="002A27F6">
              <w:rPr>
                <w:spacing w:val="5"/>
                <w:sz w:val="20"/>
              </w:rPr>
              <w:t xml:space="preserve"> </w:t>
            </w:r>
            <w:r w:rsidRPr="002A27F6">
              <w:rPr>
                <w:sz w:val="20"/>
              </w:rPr>
              <w:t>formulate,</w:t>
            </w:r>
            <w:r w:rsidRPr="002A27F6">
              <w:rPr>
                <w:spacing w:val="6"/>
                <w:sz w:val="20"/>
              </w:rPr>
              <w:t xml:space="preserve"> </w:t>
            </w:r>
            <w:r w:rsidRPr="002A27F6">
              <w:rPr>
                <w:sz w:val="20"/>
              </w:rPr>
              <w:t>and</w:t>
            </w:r>
            <w:r w:rsidRPr="002A27F6">
              <w:rPr>
                <w:spacing w:val="-47"/>
                <w:sz w:val="20"/>
              </w:rPr>
              <w:t xml:space="preserve"> </w:t>
            </w:r>
            <w:r w:rsidRPr="002A27F6">
              <w:rPr>
                <w:sz w:val="20"/>
              </w:rPr>
              <w:t>analyze</w:t>
            </w:r>
            <w:r w:rsidRPr="002A27F6">
              <w:rPr>
                <w:spacing w:val="-1"/>
                <w:sz w:val="20"/>
              </w:rPr>
              <w:t xml:space="preserve"> </w:t>
            </w:r>
            <w:r w:rsidRPr="002A27F6">
              <w:rPr>
                <w:sz w:val="20"/>
              </w:rPr>
              <w:t>the problem</w:t>
            </w:r>
          </w:p>
        </w:tc>
        <w:tc>
          <w:tcPr>
            <w:tcW w:w="1285" w:type="dxa"/>
          </w:tcPr>
          <w:p w14:paraId="396733DE" w14:textId="77777777" w:rsidR="00F20E4F" w:rsidRPr="002A27F6" w:rsidRDefault="00000000">
            <w:pPr>
              <w:pStyle w:val="TableParagraph"/>
              <w:spacing w:before="115"/>
              <w:ind w:left="3"/>
              <w:jc w:val="center"/>
              <w:rPr>
                <w:sz w:val="20"/>
              </w:rPr>
            </w:pPr>
            <w:r w:rsidRPr="002A27F6">
              <w:rPr>
                <w:w w:val="99"/>
                <w:sz w:val="20"/>
              </w:rPr>
              <w:t>5</w:t>
            </w:r>
          </w:p>
        </w:tc>
      </w:tr>
      <w:tr w:rsidR="00F20E4F" w:rsidRPr="002A27F6" w14:paraId="48DC35E1" w14:textId="77777777">
        <w:trPr>
          <w:trHeight w:val="574"/>
        </w:trPr>
        <w:tc>
          <w:tcPr>
            <w:tcW w:w="827" w:type="dxa"/>
          </w:tcPr>
          <w:p w14:paraId="206D5BD4" w14:textId="77777777" w:rsidR="00F20E4F" w:rsidRPr="002A27F6" w:rsidRDefault="00000000">
            <w:pPr>
              <w:pStyle w:val="TableParagraph"/>
              <w:spacing w:before="36"/>
              <w:ind w:left="213" w:right="206"/>
              <w:jc w:val="center"/>
              <w:rPr>
                <w:sz w:val="20"/>
              </w:rPr>
            </w:pPr>
            <w:r w:rsidRPr="002A27F6">
              <w:rPr>
                <w:sz w:val="20"/>
              </w:rPr>
              <w:t>CO3</w:t>
            </w:r>
          </w:p>
        </w:tc>
        <w:tc>
          <w:tcPr>
            <w:tcW w:w="7431" w:type="dxa"/>
          </w:tcPr>
          <w:p w14:paraId="1E68A22B" w14:textId="77777777" w:rsidR="00F20E4F" w:rsidRPr="002A27F6" w:rsidRDefault="00000000">
            <w:pPr>
              <w:pStyle w:val="TableParagraph"/>
              <w:ind w:left="105"/>
              <w:rPr>
                <w:sz w:val="20"/>
              </w:rPr>
            </w:pPr>
            <w:r w:rsidRPr="002A27F6">
              <w:rPr>
                <w:sz w:val="20"/>
              </w:rPr>
              <w:t>Design</w:t>
            </w:r>
            <w:r w:rsidRPr="002A27F6">
              <w:rPr>
                <w:spacing w:val="5"/>
                <w:sz w:val="20"/>
              </w:rPr>
              <w:t xml:space="preserve"> </w:t>
            </w:r>
            <w:r w:rsidRPr="002A27F6">
              <w:rPr>
                <w:sz w:val="20"/>
              </w:rPr>
              <w:t>innovative</w:t>
            </w:r>
            <w:r w:rsidRPr="002A27F6">
              <w:rPr>
                <w:spacing w:val="8"/>
                <w:sz w:val="20"/>
              </w:rPr>
              <w:t xml:space="preserve"> </w:t>
            </w:r>
            <w:r w:rsidRPr="002A27F6">
              <w:rPr>
                <w:sz w:val="20"/>
              </w:rPr>
              <w:t>solutions</w:t>
            </w:r>
            <w:r w:rsidRPr="002A27F6">
              <w:rPr>
                <w:spacing w:val="8"/>
                <w:sz w:val="20"/>
              </w:rPr>
              <w:t xml:space="preserve"> </w:t>
            </w:r>
            <w:r w:rsidRPr="002A27F6">
              <w:rPr>
                <w:sz w:val="20"/>
              </w:rPr>
              <w:t>for</w:t>
            </w:r>
            <w:r w:rsidRPr="002A27F6">
              <w:rPr>
                <w:spacing w:val="6"/>
                <w:sz w:val="20"/>
              </w:rPr>
              <w:t xml:space="preserve"> </w:t>
            </w:r>
            <w:r w:rsidRPr="002A27F6">
              <w:rPr>
                <w:sz w:val="20"/>
              </w:rPr>
              <w:t>complex</w:t>
            </w:r>
            <w:r w:rsidRPr="002A27F6">
              <w:rPr>
                <w:spacing w:val="5"/>
                <w:sz w:val="20"/>
              </w:rPr>
              <w:t xml:space="preserve"> </w:t>
            </w:r>
            <w:r w:rsidRPr="002A27F6">
              <w:rPr>
                <w:sz w:val="20"/>
              </w:rPr>
              <w:t>engineering</w:t>
            </w:r>
            <w:r w:rsidRPr="002A27F6">
              <w:rPr>
                <w:spacing w:val="5"/>
                <w:sz w:val="20"/>
              </w:rPr>
              <w:t xml:space="preserve"> </w:t>
            </w:r>
            <w:r w:rsidRPr="002A27F6">
              <w:rPr>
                <w:sz w:val="20"/>
              </w:rPr>
              <w:t>problems</w:t>
            </w:r>
            <w:r w:rsidRPr="002A27F6">
              <w:rPr>
                <w:spacing w:val="11"/>
                <w:sz w:val="20"/>
              </w:rPr>
              <w:t>,</w:t>
            </w:r>
            <w:r w:rsidRPr="002A27F6">
              <w:rPr>
                <w:spacing w:val="8"/>
                <w:sz w:val="20"/>
              </w:rPr>
              <w:t xml:space="preserve"> </w:t>
            </w:r>
            <w:r w:rsidRPr="002A27F6">
              <w:rPr>
                <w:sz w:val="20"/>
              </w:rPr>
              <w:t>which</w:t>
            </w:r>
            <w:r w:rsidRPr="002A27F6">
              <w:rPr>
                <w:spacing w:val="8"/>
                <w:sz w:val="20"/>
              </w:rPr>
              <w:t xml:space="preserve"> </w:t>
            </w:r>
            <w:r w:rsidRPr="002A27F6">
              <w:rPr>
                <w:sz w:val="20"/>
              </w:rPr>
              <w:t>will</w:t>
            </w:r>
            <w:r w:rsidRPr="002A27F6">
              <w:rPr>
                <w:spacing w:val="6"/>
                <w:sz w:val="20"/>
              </w:rPr>
              <w:t xml:space="preserve"> </w:t>
            </w:r>
            <w:r w:rsidRPr="002A27F6">
              <w:rPr>
                <w:sz w:val="20"/>
              </w:rPr>
              <w:t>be</w:t>
            </w:r>
            <w:r w:rsidRPr="002A27F6">
              <w:rPr>
                <w:spacing w:val="7"/>
                <w:sz w:val="20"/>
              </w:rPr>
              <w:t xml:space="preserve"> </w:t>
            </w:r>
            <w:r w:rsidRPr="002A27F6">
              <w:rPr>
                <w:sz w:val="20"/>
              </w:rPr>
              <w:t>published</w:t>
            </w:r>
            <w:r w:rsidRPr="002A27F6">
              <w:rPr>
                <w:spacing w:val="9"/>
                <w:sz w:val="20"/>
              </w:rPr>
              <w:t xml:space="preserve"> </w:t>
            </w:r>
            <w:r w:rsidRPr="002A27F6">
              <w:rPr>
                <w:sz w:val="20"/>
              </w:rPr>
              <w:t>as</w:t>
            </w:r>
            <w:r w:rsidRPr="002A27F6">
              <w:rPr>
                <w:spacing w:val="-47"/>
                <w:sz w:val="20"/>
              </w:rPr>
              <w:t xml:space="preserve"> </w:t>
            </w:r>
            <w:r w:rsidRPr="002A27F6">
              <w:rPr>
                <w:sz w:val="20"/>
              </w:rPr>
              <w:t>research</w:t>
            </w:r>
            <w:r w:rsidRPr="002A27F6">
              <w:rPr>
                <w:spacing w:val="-2"/>
                <w:sz w:val="20"/>
              </w:rPr>
              <w:t xml:space="preserve"> </w:t>
            </w:r>
            <w:r w:rsidRPr="002A27F6">
              <w:rPr>
                <w:sz w:val="20"/>
              </w:rPr>
              <w:t>paper</w:t>
            </w:r>
            <w:r w:rsidRPr="002A27F6">
              <w:rPr>
                <w:spacing w:val="1"/>
                <w:sz w:val="20"/>
              </w:rPr>
              <w:t xml:space="preserve"> </w:t>
            </w:r>
            <w:r w:rsidRPr="002A27F6">
              <w:rPr>
                <w:sz w:val="20"/>
              </w:rPr>
              <w:t>or</w:t>
            </w:r>
            <w:r w:rsidRPr="002A27F6">
              <w:rPr>
                <w:spacing w:val="-2"/>
                <w:sz w:val="20"/>
              </w:rPr>
              <w:t xml:space="preserve"> </w:t>
            </w:r>
            <w:r w:rsidRPr="002A27F6">
              <w:rPr>
                <w:sz w:val="20"/>
              </w:rPr>
              <w:t>developed as</w:t>
            </w:r>
            <w:r w:rsidRPr="002A27F6">
              <w:rPr>
                <w:spacing w:val="-1"/>
                <w:sz w:val="20"/>
              </w:rPr>
              <w:t xml:space="preserve"> </w:t>
            </w:r>
            <w:r w:rsidRPr="002A27F6">
              <w:rPr>
                <w:sz w:val="20"/>
              </w:rPr>
              <w:t>a</w:t>
            </w:r>
            <w:r w:rsidRPr="002A27F6">
              <w:rPr>
                <w:spacing w:val="3"/>
                <w:sz w:val="20"/>
              </w:rPr>
              <w:t xml:space="preserve"> </w:t>
            </w:r>
            <w:r w:rsidRPr="002A27F6">
              <w:rPr>
                <w:sz w:val="20"/>
              </w:rPr>
              <w:t>marketable</w:t>
            </w:r>
            <w:r w:rsidRPr="002A27F6">
              <w:rPr>
                <w:spacing w:val="3"/>
                <w:sz w:val="20"/>
              </w:rPr>
              <w:t xml:space="preserve"> </w:t>
            </w:r>
            <w:r w:rsidRPr="002A27F6">
              <w:rPr>
                <w:sz w:val="20"/>
              </w:rPr>
              <w:t>product in</w:t>
            </w:r>
            <w:r w:rsidRPr="002A27F6">
              <w:rPr>
                <w:spacing w:val="1"/>
                <w:sz w:val="20"/>
              </w:rPr>
              <w:t xml:space="preserve"> </w:t>
            </w:r>
            <w:r w:rsidRPr="002A27F6">
              <w:rPr>
                <w:sz w:val="20"/>
              </w:rPr>
              <w:t>future</w:t>
            </w:r>
          </w:p>
        </w:tc>
        <w:tc>
          <w:tcPr>
            <w:tcW w:w="1285" w:type="dxa"/>
          </w:tcPr>
          <w:p w14:paraId="2F221068" w14:textId="77777777" w:rsidR="00F20E4F" w:rsidRPr="002A27F6" w:rsidRDefault="00000000">
            <w:pPr>
              <w:pStyle w:val="TableParagraph"/>
              <w:spacing w:before="113"/>
              <w:ind w:left="3"/>
              <w:jc w:val="center"/>
              <w:rPr>
                <w:sz w:val="20"/>
              </w:rPr>
            </w:pPr>
            <w:r w:rsidRPr="002A27F6">
              <w:rPr>
                <w:w w:val="99"/>
                <w:sz w:val="20"/>
              </w:rPr>
              <w:t>6</w:t>
            </w:r>
          </w:p>
        </w:tc>
      </w:tr>
      <w:tr w:rsidR="00F20E4F" w:rsidRPr="002A27F6" w14:paraId="076FDA8A" w14:textId="77777777">
        <w:trPr>
          <w:trHeight w:val="425"/>
        </w:trPr>
        <w:tc>
          <w:tcPr>
            <w:tcW w:w="827" w:type="dxa"/>
          </w:tcPr>
          <w:p w14:paraId="430BD93F" w14:textId="77777777" w:rsidR="00F20E4F" w:rsidRPr="002A27F6" w:rsidRDefault="00000000">
            <w:pPr>
              <w:pStyle w:val="TableParagraph"/>
              <w:spacing w:line="223" w:lineRule="exact"/>
              <w:ind w:left="213" w:right="205"/>
              <w:jc w:val="center"/>
              <w:rPr>
                <w:sz w:val="20"/>
              </w:rPr>
            </w:pPr>
            <w:r w:rsidRPr="002A27F6">
              <w:rPr>
                <w:sz w:val="20"/>
              </w:rPr>
              <w:t>CO4</w:t>
            </w:r>
          </w:p>
        </w:tc>
        <w:tc>
          <w:tcPr>
            <w:tcW w:w="7431" w:type="dxa"/>
          </w:tcPr>
          <w:p w14:paraId="389A1DEE" w14:textId="77777777" w:rsidR="00F20E4F" w:rsidRPr="002A27F6" w:rsidRDefault="00000000">
            <w:pPr>
              <w:pStyle w:val="TableParagraph"/>
              <w:spacing w:line="223" w:lineRule="exact"/>
              <w:ind w:left="105"/>
              <w:rPr>
                <w:sz w:val="20"/>
              </w:rPr>
            </w:pPr>
            <w:r w:rsidRPr="002A27F6">
              <w:rPr>
                <w:sz w:val="20"/>
              </w:rPr>
              <w:t>Apply</w:t>
            </w:r>
            <w:r w:rsidRPr="002A27F6">
              <w:rPr>
                <w:spacing w:val="-3"/>
                <w:sz w:val="20"/>
              </w:rPr>
              <w:t xml:space="preserve"> </w:t>
            </w:r>
            <w:r w:rsidRPr="002A27F6">
              <w:rPr>
                <w:sz w:val="20"/>
              </w:rPr>
              <w:t>modern</w:t>
            </w:r>
            <w:r w:rsidRPr="002A27F6">
              <w:rPr>
                <w:spacing w:val="-2"/>
                <w:sz w:val="20"/>
              </w:rPr>
              <w:t xml:space="preserve"> </w:t>
            </w:r>
            <w:r w:rsidRPr="002A27F6">
              <w:rPr>
                <w:sz w:val="20"/>
              </w:rPr>
              <w:t>tools</w:t>
            </w:r>
            <w:r w:rsidRPr="002A27F6">
              <w:rPr>
                <w:spacing w:val="-2"/>
                <w:sz w:val="20"/>
              </w:rPr>
              <w:t xml:space="preserve"> </w:t>
            </w:r>
            <w:r w:rsidRPr="002A27F6">
              <w:rPr>
                <w:sz w:val="20"/>
              </w:rPr>
              <w:t>to</w:t>
            </w:r>
            <w:r w:rsidRPr="002A27F6">
              <w:rPr>
                <w:spacing w:val="3"/>
                <w:sz w:val="20"/>
              </w:rPr>
              <w:t xml:space="preserve"> </w:t>
            </w:r>
            <w:r w:rsidRPr="002A27F6">
              <w:rPr>
                <w:sz w:val="20"/>
              </w:rPr>
              <w:t>design and develop the</w:t>
            </w:r>
            <w:r w:rsidRPr="002A27F6">
              <w:rPr>
                <w:spacing w:val="-2"/>
                <w:sz w:val="20"/>
              </w:rPr>
              <w:t xml:space="preserve"> </w:t>
            </w:r>
            <w:r w:rsidRPr="002A27F6">
              <w:rPr>
                <w:sz w:val="20"/>
              </w:rPr>
              <w:t>solution</w:t>
            </w:r>
            <w:r w:rsidRPr="002A27F6">
              <w:rPr>
                <w:spacing w:val="-2"/>
                <w:sz w:val="20"/>
              </w:rPr>
              <w:t xml:space="preserve"> </w:t>
            </w:r>
            <w:r w:rsidRPr="002A27F6">
              <w:rPr>
                <w:sz w:val="20"/>
              </w:rPr>
              <w:t>to problem</w:t>
            </w:r>
          </w:p>
        </w:tc>
        <w:tc>
          <w:tcPr>
            <w:tcW w:w="1285" w:type="dxa"/>
          </w:tcPr>
          <w:p w14:paraId="0B7AF759" w14:textId="77777777" w:rsidR="00F20E4F" w:rsidRPr="002A27F6" w:rsidRDefault="00000000">
            <w:pPr>
              <w:pStyle w:val="TableParagraph"/>
              <w:spacing w:before="113"/>
              <w:ind w:left="3"/>
              <w:jc w:val="center"/>
              <w:rPr>
                <w:sz w:val="20"/>
              </w:rPr>
            </w:pPr>
            <w:r w:rsidRPr="002A27F6">
              <w:rPr>
                <w:w w:val="99"/>
                <w:sz w:val="20"/>
              </w:rPr>
              <w:t>3</w:t>
            </w:r>
          </w:p>
        </w:tc>
      </w:tr>
      <w:tr w:rsidR="00F20E4F" w:rsidRPr="002A27F6" w14:paraId="16573DDB" w14:textId="77777777">
        <w:trPr>
          <w:trHeight w:val="572"/>
        </w:trPr>
        <w:tc>
          <w:tcPr>
            <w:tcW w:w="827" w:type="dxa"/>
          </w:tcPr>
          <w:p w14:paraId="691FA55D" w14:textId="77777777" w:rsidR="00F20E4F" w:rsidRPr="002A27F6" w:rsidRDefault="00000000">
            <w:pPr>
              <w:pStyle w:val="TableParagraph"/>
              <w:spacing w:line="223" w:lineRule="exact"/>
              <w:ind w:left="213" w:right="206"/>
              <w:jc w:val="center"/>
              <w:rPr>
                <w:sz w:val="20"/>
              </w:rPr>
            </w:pPr>
            <w:r w:rsidRPr="002A27F6">
              <w:rPr>
                <w:sz w:val="20"/>
              </w:rPr>
              <w:t>CO5</w:t>
            </w:r>
          </w:p>
        </w:tc>
        <w:tc>
          <w:tcPr>
            <w:tcW w:w="7431" w:type="dxa"/>
          </w:tcPr>
          <w:p w14:paraId="7E17DAB1" w14:textId="77777777" w:rsidR="00F20E4F" w:rsidRPr="002A27F6" w:rsidRDefault="00000000">
            <w:pPr>
              <w:pStyle w:val="TableParagraph"/>
              <w:ind w:left="105"/>
              <w:rPr>
                <w:sz w:val="20"/>
              </w:rPr>
            </w:pPr>
            <w:r w:rsidRPr="002A27F6">
              <w:rPr>
                <w:sz w:val="20"/>
              </w:rPr>
              <w:t>Assess</w:t>
            </w:r>
            <w:r w:rsidRPr="002A27F6">
              <w:rPr>
                <w:spacing w:val="23"/>
                <w:sz w:val="20"/>
              </w:rPr>
              <w:t xml:space="preserve"> </w:t>
            </w:r>
            <w:r w:rsidRPr="002A27F6">
              <w:rPr>
                <w:sz w:val="20"/>
              </w:rPr>
              <w:t>societal,</w:t>
            </w:r>
            <w:r w:rsidRPr="002A27F6">
              <w:rPr>
                <w:spacing w:val="26"/>
                <w:sz w:val="20"/>
              </w:rPr>
              <w:t xml:space="preserve"> </w:t>
            </w:r>
            <w:r w:rsidRPr="002A27F6">
              <w:rPr>
                <w:sz w:val="20"/>
              </w:rPr>
              <w:t>health,</w:t>
            </w:r>
            <w:r w:rsidRPr="002A27F6">
              <w:rPr>
                <w:spacing w:val="24"/>
                <w:sz w:val="20"/>
              </w:rPr>
              <w:t xml:space="preserve"> </w:t>
            </w:r>
            <w:r w:rsidRPr="002A27F6">
              <w:rPr>
                <w:sz w:val="20"/>
              </w:rPr>
              <w:t>safety,</w:t>
            </w:r>
            <w:r w:rsidRPr="002A27F6">
              <w:rPr>
                <w:spacing w:val="24"/>
                <w:sz w:val="20"/>
              </w:rPr>
              <w:t xml:space="preserve"> </w:t>
            </w:r>
            <w:r w:rsidRPr="002A27F6">
              <w:rPr>
                <w:sz w:val="20"/>
              </w:rPr>
              <w:t>legal</w:t>
            </w:r>
            <w:r w:rsidRPr="002A27F6">
              <w:rPr>
                <w:spacing w:val="24"/>
                <w:sz w:val="20"/>
              </w:rPr>
              <w:t xml:space="preserve"> </w:t>
            </w:r>
            <w:r w:rsidRPr="002A27F6">
              <w:rPr>
                <w:sz w:val="20"/>
              </w:rPr>
              <w:t>and</w:t>
            </w:r>
            <w:r w:rsidRPr="002A27F6">
              <w:rPr>
                <w:spacing w:val="25"/>
                <w:sz w:val="20"/>
              </w:rPr>
              <w:t xml:space="preserve"> </w:t>
            </w:r>
            <w:r w:rsidRPr="002A27F6">
              <w:rPr>
                <w:sz w:val="20"/>
              </w:rPr>
              <w:t>cultural</w:t>
            </w:r>
            <w:r w:rsidRPr="002A27F6">
              <w:rPr>
                <w:spacing w:val="24"/>
                <w:sz w:val="20"/>
              </w:rPr>
              <w:t xml:space="preserve"> </w:t>
            </w:r>
            <w:r w:rsidRPr="002A27F6">
              <w:rPr>
                <w:sz w:val="20"/>
              </w:rPr>
              <w:t>issues</w:t>
            </w:r>
            <w:r w:rsidRPr="002A27F6">
              <w:rPr>
                <w:spacing w:val="28"/>
                <w:sz w:val="20"/>
              </w:rPr>
              <w:t xml:space="preserve"> </w:t>
            </w:r>
            <w:r w:rsidRPr="002A27F6">
              <w:rPr>
                <w:sz w:val="20"/>
              </w:rPr>
              <w:t>relevant</w:t>
            </w:r>
            <w:r w:rsidRPr="002A27F6">
              <w:rPr>
                <w:spacing w:val="23"/>
                <w:sz w:val="20"/>
              </w:rPr>
              <w:t xml:space="preserve"> </w:t>
            </w:r>
            <w:r w:rsidRPr="002A27F6">
              <w:rPr>
                <w:sz w:val="20"/>
              </w:rPr>
              <w:t>to</w:t>
            </w:r>
            <w:r w:rsidRPr="002A27F6">
              <w:rPr>
                <w:spacing w:val="24"/>
                <w:sz w:val="20"/>
              </w:rPr>
              <w:t xml:space="preserve"> </w:t>
            </w:r>
            <w:r w:rsidRPr="002A27F6">
              <w:rPr>
                <w:sz w:val="20"/>
              </w:rPr>
              <w:t>project</w:t>
            </w:r>
            <w:r w:rsidRPr="002A27F6">
              <w:rPr>
                <w:spacing w:val="25"/>
                <w:sz w:val="20"/>
              </w:rPr>
              <w:t xml:space="preserve"> </w:t>
            </w:r>
            <w:r w:rsidRPr="002A27F6">
              <w:rPr>
                <w:sz w:val="20"/>
              </w:rPr>
              <w:t>and</w:t>
            </w:r>
            <w:r w:rsidRPr="002A27F6">
              <w:rPr>
                <w:spacing w:val="25"/>
                <w:sz w:val="20"/>
              </w:rPr>
              <w:t xml:space="preserve"> </w:t>
            </w:r>
            <w:r w:rsidRPr="002A27F6">
              <w:rPr>
                <w:sz w:val="20"/>
              </w:rPr>
              <w:t>the</w:t>
            </w:r>
            <w:r w:rsidRPr="002A27F6">
              <w:rPr>
                <w:spacing w:val="-47"/>
                <w:sz w:val="20"/>
              </w:rPr>
              <w:t xml:space="preserve"> </w:t>
            </w:r>
            <w:r w:rsidRPr="002A27F6">
              <w:rPr>
                <w:sz w:val="20"/>
              </w:rPr>
              <w:t>responsibilities</w:t>
            </w:r>
            <w:r w:rsidRPr="002A27F6">
              <w:rPr>
                <w:spacing w:val="-2"/>
                <w:sz w:val="20"/>
              </w:rPr>
              <w:t xml:space="preserve"> </w:t>
            </w:r>
            <w:r w:rsidRPr="002A27F6">
              <w:rPr>
                <w:sz w:val="20"/>
              </w:rPr>
              <w:t>relevant</w:t>
            </w:r>
            <w:r w:rsidRPr="002A27F6">
              <w:rPr>
                <w:spacing w:val="-1"/>
                <w:sz w:val="20"/>
              </w:rPr>
              <w:t xml:space="preserve"> </w:t>
            </w:r>
            <w:r w:rsidRPr="002A27F6">
              <w:rPr>
                <w:sz w:val="20"/>
              </w:rPr>
              <w:t>to the</w:t>
            </w:r>
            <w:r w:rsidRPr="002A27F6">
              <w:rPr>
                <w:spacing w:val="3"/>
                <w:sz w:val="20"/>
              </w:rPr>
              <w:t xml:space="preserve"> </w:t>
            </w:r>
            <w:r w:rsidRPr="002A27F6">
              <w:rPr>
                <w:sz w:val="20"/>
              </w:rPr>
              <w:t>professional</w:t>
            </w:r>
            <w:r w:rsidRPr="002A27F6">
              <w:rPr>
                <w:spacing w:val="-1"/>
                <w:sz w:val="20"/>
              </w:rPr>
              <w:t xml:space="preserve"> </w:t>
            </w:r>
            <w:r w:rsidRPr="002A27F6">
              <w:rPr>
                <w:sz w:val="20"/>
              </w:rPr>
              <w:t>engineering</w:t>
            </w:r>
            <w:r w:rsidRPr="002A27F6">
              <w:rPr>
                <w:spacing w:val="-1"/>
                <w:sz w:val="20"/>
              </w:rPr>
              <w:t xml:space="preserve"> </w:t>
            </w:r>
            <w:r w:rsidRPr="002A27F6">
              <w:rPr>
                <w:sz w:val="20"/>
              </w:rPr>
              <w:t>practice.</w:t>
            </w:r>
          </w:p>
        </w:tc>
        <w:tc>
          <w:tcPr>
            <w:tcW w:w="1285" w:type="dxa"/>
          </w:tcPr>
          <w:p w14:paraId="742DA671" w14:textId="77777777" w:rsidR="00F20E4F" w:rsidRPr="002A27F6" w:rsidRDefault="00000000">
            <w:pPr>
              <w:pStyle w:val="TableParagraph"/>
              <w:spacing w:before="113"/>
              <w:ind w:left="3"/>
              <w:jc w:val="center"/>
              <w:rPr>
                <w:sz w:val="20"/>
              </w:rPr>
            </w:pPr>
            <w:r w:rsidRPr="002A27F6">
              <w:rPr>
                <w:w w:val="99"/>
                <w:sz w:val="20"/>
              </w:rPr>
              <w:t>5</w:t>
            </w:r>
          </w:p>
        </w:tc>
      </w:tr>
      <w:tr w:rsidR="00F20E4F" w:rsidRPr="002A27F6" w14:paraId="102582EC" w14:textId="77777777">
        <w:trPr>
          <w:trHeight w:val="320"/>
        </w:trPr>
        <w:tc>
          <w:tcPr>
            <w:tcW w:w="827" w:type="dxa"/>
          </w:tcPr>
          <w:p w14:paraId="2BECB754" w14:textId="77777777" w:rsidR="00F20E4F" w:rsidRPr="002A27F6" w:rsidRDefault="00000000">
            <w:pPr>
              <w:pStyle w:val="TableParagraph"/>
              <w:spacing w:line="223" w:lineRule="exact"/>
              <w:ind w:left="213" w:right="205"/>
              <w:jc w:val="center"/>
              <w:rPr>
                <w:sz w:val="20"/>
              </w:rPr>
            </w:pPr>
            <w:r w:rsidRPr="002A27F6">
              <w:rPr>
                <w:sz w:val="20"/>
              </w:rPr>
              <w:t>CO6</w:t>
            </w:r>
          </w:p>
        </w:tc>
        <w:tc>
          <w:tcPr>
            <w:tcW w:w="7431" w:type="dxa"/>
          </w:tcPr>
          <w:p w14:paraId="3341D0E8" w14:textId="77777777" w:rsidR="00F20E4F" w:rsidRPr="002A27F6" w:rsidRDefault="00000000">
            <w:pPr>
              <w:pStyle w:val="TableParagraph"/>
              <w:spacing w:line="223" w:lineRule="exact"/>
              <w:ind w:left="105"/>
              <w:rPr>
                <w:sz w:val="20"/>
              </w:rPr>
            </w:pPr>
            <w:r w:rsidRPr="002A27F6">
              <w:rPr>
                <w:sz w:val="20"/>
              </w:rPr>
              <w:t>Evaluate</w:t>
            </w:r>
            <w:r w:rsidRPr="002A27F6">
              <w:rPr>
                <w:spacing w:val="-2"/>
                <w:sz w:val="20"/>
              </w:rPr>
              <w:t xml:space="preserve"> </w:t>
            </w:r>
            <w:r w:rsidRPr="002A27F6">
              <w:rPr>
                <w:sz w:val="20"/>
              </w:rPr>
              <w:t>the</w:t>
            </w:r>
            <w:r w:rsidRPr="002A27F6">
              <w:rPr>
                <w:spacing w:val="-1"/>
                <w:sz w:val="20"/>
              </w:rPr>
              <w:t xml:space="preserve"> </w:t>
            </w:r>
            <w:r w:rsidRPr="002A27F6">
              <w:rPr>
                <w:sz w:val="20"/>
              </w:rPr>
              <w:t>impact</w:t>
            </w:r>
            <w:r w:rsidRPr="002A27F6">
              <w:rPr>
                <w:spacing w:val="-3"/>
                <w:sz w:val="20"/>
              </w:rPr>
              <w:t xml:space="preserve"> </w:t>
            </w:r>
            <w:r w:rsidRPr="002A27F6">
              <w:rPr>
                <w:sz w:val="20"/>
              </w:rPr>
              <w:t>on</w:t>
            </w:r>
            <w:r w:rsidRPr="002A27F6">
              <w:rPr>
                <w:spacing w:val="-2"/>
                <w:sz w:val="20"/>
              </w:rPr>
              <w:t xml:space="preserve"> </w:t>
            </w:r>
            <w:r w:rsidRPr="002A27F6">
              <w:rPr>
                <w:sz w:val="20"/>
              </w:rPr>
              <w:t>the</w:t>
            </w:r>
            <w:r w:rsidRPr="002A27F6">
              <w:rPr>
                <w:spacing w:val="-2"/>
                <w:sz w:val="20"/>
              </w:rPr>
              <w:t xml:space="preserve"> </w:t>
            </w:r>
            <w:r w:rsidRPr="002A27F6">
              <w:rPr>
                <w:sz w:val="20"/>
              </w:rPr>
              <w:t>environment</w:t>
            </w:r>
            <w:r w:rsidRPr="002A27F6">
              <w:rPr>
                <w:spacing w:val="-3"/>
                <w:sz w:val="20"/>
              </w:rPr>
              <w:t xml:space="preserve"> </w:t>
            </w:r>
            <w:r w:rsidRPr="002A27F6">
              <w:rPr>
                <w:sz w:val="20"/>
              </w:rPr>
              <w:t>of</w:t>
            </w:r>
            <w:r w:rsidRPr="002A27F6">
              <w:rPr>
                <w:spacing w:val="-1"/>
                <w:sz w:val="20"/>
              </w:rPr>
              <w:t xml:space="preserve"> </w:t>
            </w:r>
            <w:r w:rsidRPr="002A27F6">
              <w:rPr>
                <w:sz w:val="20"/>
              </w:rPr>
              <w:t>working</w:t>
            </w:r>
            <w:r w:rsidRPr="002A27F6">
              <w:rPr>
                <w:spacing w:val="-2"/>
                <w:sz w:val="20"/>
              </w:rPr>
              <w:t xml:space="preserve"> </w:t>
            </w:r>
            <w:r w:rsidRPr="002A27F6">
              <w:rPr>
                <w:sz w:val="20"/>
              </w:rPr>
              <w:t>project</w:t>
            </w:r>
          </w:p>
        </w:tc>
        <w:tc>
          <w:tcPr>
            <w:tcW w:w="1285" w:type="dxa"/>
          </w:tcPr>
          <w:p w14:paraId="7EF82161" w14:textId="77777777" w:rsidR="00F20E4F" w:rsidRPr="002A27F6" w:rsidRDefault="00000000">
            <w:pPr>
              <w:pStyle w:val="TableParagraph"/>
              <w:spacing w:before="113" w:line="181" w:lineRule="exact"/>
              <w:ind w:left="3"/>
              <w:jc w:val="center"/>
              <w:rPr>
                <w:sz w:val="20"/>
              </w:rPr>
            </w:pPr>
            <w:r w:rsidRPr="002A27F6">
              <w:rPr>
                <w:w w:val="99"/>
                <w:sz w:val="20"/>
              </w:rPr>
              <w:t>5</w:t>
            </w:r>
          </w:p>
        </w:tc>
      </w:tr>
      <w:tr w:rsidR="00F20E4F" w:rsidRPr="002A27F6" w14:paraId="4F26FDAF" w14:textId="77777777">
        <w:trPr>
          <w:trHeight w:val="565"/>
        </w:trPr>
        <w:tc>
          <w:tcPr>
            <w:tcW w:w="827" w:type="dxa"/>
          </w:tcPr>
          <w:p w14:paraId="0A1C54CE" w14:textId="77777777" w:rsidR="00F20E4F" w:rsidRPr="002A27F6" w:rsidRDefault="00000000">
            <w:pPr>
              <w:pStyle w:val="TableParagraph"/>
              <w:spacing w:line="223" w:lineRule="exact"/>
              <w:ind w:left="213" w:right="206"/>
              <w:jc w:val="center"/>
              <w:rPr>
                <w:sz w:val="20"/>
              </w:rPr>
            </w:pPr>
            <w:r w:rsidRPr="002A27F6">
              <w:rPr>
                <w:sz w:val="20"/>
              </w:rPr>
              <w:t>CO7</w:t>
            </w:r>
          </w:p>
        </w:tc>
        <w:tc>
          <w:tcPr>
            <w:tcW w:w="7431" w:type="dxa"/>
          </w:tcPr>
          <w:p w14:paraId="7BEE17BB" w14:textId="77777777" w:rsidR="00F20E4F" w:rsidRPr="002A27F6" w:rsidRDefault="00000000">
            <w:pPr>
              <w:pStyle w:val="TableParagraph"/>
              <w:ind w:left="105"/>
              <w:rPr>
                <w:sz w:val="20"/>
              </w:rPr>
            </w:pPr>
            <w:r w:rsidRPr="002A27F6">
              <w:rPr>
                <w:sz w:val="20"/>
              </w:rPr>
              <w:t>Apply</w:t>
            </w:r>
            <w:r w:rsidRPr="002A27F6">
              <w:rPr>
                <w:spacing w:val="29"/>
                <w:sz w:val="20"/>
              </w:rPr>
              <w:t xml:space="preserve"> </w:t>
            </w:r>
            <w:r w:rsidRPr="002A27F6">
              <w:rPr>
                <w:sz w:val="20"/>
              </w:rPr>
              <w:t>ethical</w:t>
            </w:r>
            <w:r w:rsidRPr="002A27F6">
              <w:rPr>
                <w:spacing w:val="36"/>
                <w:sz w:val="20"/>
              </w:rPr>
              <w:t xml:space="preserve"> </w:t>
            </w:r>
            <w:r w:rsidRPr="002A27F6">
              <w:rPr>
                <w:sz w:val="20"/>
              </w:rPr>
              <w:t>principles</w:t>
            </w:r>
            <w:r w:rsidRPr="002A27F6">
              <w:rPr>
                <w:spacing w:val="32"/>
                <w:sz w:val="20"/>
              </w:rPr>
              <w:t xml:space="preserve"> </w:t>
            </w:r>
            <w:r w:rsidRPr="002A27F6">
              <w:rPr>
                <w:sz w:val="20"/>
              </w:rPr>
              <w:t>and</w:t>
            </w:r>
            <w:r w:rsidRPr="002A27F6">
              <w:rPr>
                <w:spacing w:val="35"/>
                <w:sz w:val="20"/>
              </w:rPr>
              <w:t xml:space="preserve"> </w:t>
            </w:r>
            <w:r w:rsidRPr="002A27F6">
              <w:rPr>
                <w:sz w:val="20"/>
              </w:rPr>
              <w:t>commit</w:t>
            </w:r>
            <w:r w:rsidRPr="002A27F6">
              <w:rPr>
                <w:spacing w:val="34"/>
                <w:sz w:val="20"/>
              </w:rPr>
              <w:t xml:space="preserve"> </w:t>
            </w:r>
            <w:r w:rsidRPr="002A27F6">
              <w:rPr>
                <w:sz w:val="20"/>
              </w:rPr>
              <w:t>to</w:t>
            </w:r>
            <w:r w:rsidRPr="002A27F6">
              <w:rPr>
                <w:spacing w:val="34"/>
                <w:sz w:val="20"/>
              </w:rPr>
              <w:t xml:space="preserve"> </w:t>
            </w:r>
            <w:r w:rsidRPr="002A27F6">
              <w:rPr>
                <w:sz w:val="20"/>
              </w:rPr>
              <w:t>ethics</w:t>
            </w:r>
            <w:r w:rsidRPr="002A27F6">
              <w:rPr>
                <w:spacing w:val="33"/>
                <w:sz w:val="20"/>
              </w:rPr>
              <w:t xml:space="preserve"> </w:t>
            </w:r>
            <w:r w:rsidRPr="002A27F6">
              <w:rPr>
                <w:sz w:val="20"/>
              </w:rPr>
              <w:t>and</w:t>
            </w:r>
            <w:r w:rsidRPr="002A27F6">
              <w:rPr>
                <w:spacing w:val="35"/>
                <w:sz w:val="20"/>
              </w:rPr>
              <w:t xml:space="preserve"> </w:t>
            </w:r>
            <w:r w:rsidRPr="002A27F6">
              <w:rPr>
                <w:sz w:val="20"/>
              </w:rPr>
              <w:t>responsibilities</w:t>
            </w:r>
            <w:r w:rsidRPr="002A27F6">
              <w:rPr>
                <w:spacing w:val="38"/>
                <w:sz w:val="20"/>
              </w:rPr>
              <w:t xml:space="preserve"> </w:t>
            </w:r>
            <w:r w:rsidRPr="002A27F6">
              <w:rPr>
                <w:sz w:val="20"/>
              </w:rPr>
              <w:t>related</w:t>
            </w:r>
            <w:r w:rsidRPr="002A27F6">
              <w:rPr>
                <w:spacing w:val="35"/>
                <w:sz w:val="20"/>
              </w:rPr>
              <w:t xml:space="preserve"> </w:t>
            </w:r>
            <w:r w:rsidRPr="002A27F6">
              <w:rPr>
                <w:sz w:val="20"/>
              </w:rPr>
              <w:t>to</w:t>
            </w:r>
            <w:r w:rsidRPr="002A27F6">
              <w:rPr>
                <w:spacing w:val="35"/>
                <w:sz w:val="20"/>
              </w:rPr>
              <w:t xml:space="preserve"> </w:t>
            </w:r>
            <w:r w:rsidRPr="002A27F6">
              <w:rPr>
                <w:sz w:val="20"/>
              </w:rPr>
              <w:t>engineering</w:t>
            </w:r>
            <w:r w:rsidRPr="002A27F6">
              <w:rPr>
                <w:spacing w:val="-47"/>
                <w:sz w:val="20"/>
              </w:rPr>
              <w:t xml:space="preserve"> </w:t>
            </w:r>
            <w:r w:rsidRPr="002A27F6">
              <w:rPr>
                <w:sz w:val="20"/>
              </w:rPr>
              <w:t>practice.</w:t>
            </w:r>
          </w:p>
        </w:tc>
        <w:tc>
          <w:tcPr>
            <w:tcW w:w="1285" w:type="dxa"/>
          </w:tcPr>
          <w:p w14:paraId="78116A46" w14:textId="77777777" w:rsidR="00F20E4F" w:rsidRPr="002A27F6" w:rsidRDefault="00000000">
            <w:pPr>
              <w:pStyle w:val="TableParagraph"/>
              <w:spacing w:before="113"/>
              <w:ind w:left="3"/>
              <w:jc w:val="center"/>
              <w:rPr>
                <w:sz w:val="20"/>
              </w:rPr>
            </w:pPr>
            <w:r w:rsidRPr="002A27F6">
              <w:rPr>
                <w:w w:val="99"/>
                <w:sz w:val="20"/>
              </w:rPr>
              <w:t>3</w:t>
            </w:r>
          </w:p>
        </w:tc>
      </w:tr>
      <w:tr w:rsidR="00F20E4F" w:rsidRPr="002A27F6" w14:paraId="3C3BA0A4" w14:textId="77777777">
        <w:trPr>
          <w:trHeight w:val="418"/>
        </w:trPr>
        <w:tc>
          <w:tcPr>
            <w:tcW w:w="827" w:type="dxa"/>
          </w:tcPr>
          <w:p w14:paraId="25DEFEF6" w14:textId="77777777" w:rsidR="00F20E4F" w:rsidRPr="002A27F6" w:rsidRDefault="00000000">
            <w:pPr>
              <w:pStyle w:val="TableParagraph"/>
              <w:spacing w:line="225" w:lineRule="exact"/>
              <w:ind w:left="213" w:right="205"/>
              <w:jc w:val="center"/>
              <w:rPr>
                <w:sz w:val="20"/>
              </w:rPr>
            </w:pPr>
            <w:r w:rsidRPr="002A27F6">
              <w:rPr>
                <w:sz w:val="20"/>
              </w:rPr>
              <w:t>CO8</w:t>
            </w:r>
          </w:p>
        </w:tc>
        <w:tc>
          <w:tcPr>
            <w:tcW w:w="7431" w:type="dxa"/>
          </w:tcPr>
          <w:p w14:paraId="76E7FBC8" w14:textId="77777777" w:rsidR="00F20E4F" w:rsidRPr="002A27F6" w:rsidRDefault="00000000">
            <w:pPr>
              <w:pStyle w:val="TableParagraph"/>
              <w:spacing w:line="225" w:lineRule="exact"/>
              <w:ind w:left="105"/>
              <w:rPr>
                <w:sz w:val="20"/>
              </w:rPr>
            </w:pPr>
            <w:r w:rsidRPr="002A27F6">
              <w:rPr>
                <w:sz w:val="20"/>
              </w:rPr>
              <w:t>Function</w:t>
            </w:r>
            <w:r w:rsidRPr="002A27F6">
              <w:rPr>
                <w:spacing w:val="-3"/>
                <w:sz w:val="20"/>
              </w:rPr>
              <w:t xml:space="preserve"> </w:t>
            </w:r>
            <w:r w:rsidRPr="002A27F6">
              <w:rPr>
                <w:sz w:val="20"/>
              </w:rPr>
              <w:t>effectively</w:t>
            </w:r>
            <w:r w:rsidRPr="002A27F6">
              <w:rPr>
                <w:spacing w:val="-3"/>
                <w:sz w:val="20"/>
              </w:rPr>
              <w:t xml:space="preserve"> </w:t>
            </w:r>
            <w:r w:rsidRPr="002A27F6">
              <w:rPr>
                <w:sz w:val="20"/>
              </w:rPr>
              <w:t>as</w:t>
            </w:r>
            <w:r w:rsidRPr="002A27F6">
              <w:rPr>
                <w:spacing w:val="-3"/>
                <w:sz w:val="20"/>
              </w:rPr>
              <w:t xml:space="preserve"> </w:t>
            </w:r>
            <w:r w:rsidRPr="002A27F6">
              <w:rPr>
                <w:sz w:val="20"/>
              </w:rPr>
              <w:t>a</w:t>
            </w:r>
            <w:r w:rsidRPr="002A27F6">
              <w:rPr>
                <w:spacing w:val="1"/>
                <w:sz w:val="20"/>
              </w:rPr>
              <w:t xml:space="preserve"> </w:t>
            </w:r>
            <w:r w:rsidRPr="002A27F6">
              <w:rPr>
                <w:sz w:val="20"/>
              </w:rPr>
              <w:t>member or</w:t>
            </w:r>
            <w:r w:rsidRPr="002A27F6">
              <w:rPr>
                <w:spacing w:val="-2"/>
                <w:sz w:val="20"/>
              </w:rPr>
              <w:t xml:space="preserve"> </w:t>
            </w:r>
            <w:r w:rsidRPr="002A27F6">
              <w:rPr>
                <w:sz w:val="20"/>
              </w:rPr>
              <w:t>leader</w:t>
            </w:r>
            <w:r w:rsidRPr="002A27F6">
              <w:rPr>
                <w:spacing w:val="3"/>
                <w:sz w:val="20"/>
              </w:rPr>
              <w:t xml:space="preserve"> </w:t>
            </w:r>
            <w:r w:rsidRPr="002A27F6">
              <w:rPr>
                <w:sz w:val="20"/>
              </w:rPr>
              <w:t>of</w:t>
            </w:r>
            <w:r w:rsidRPr="002A27F6">
              <w:rPr>
                <w:spacing w:val="-4"/>
                <w:sz w:val="20"/>
              </w:rPr>
              <w:t xml:space="preserve"> </w:t>
            </w:r>
            <w:r w:rsidRPr="002A27F6">
              <w:rPr>
                <w:sz w:val="20"/>
              </w:rPr>
              <w:t>a</w:t>
            </w:r>
            <w:r w:rsidRPr="002A27F6">
              <w:rPr>
                <w:spacing w:val="48"/>
                <w:sz w:val="20"/>
              </w:rPr>
              <w:t xml:space="preserve"> </w:t>
            </w:r>
            <w:r w:rsidRPr="002A27F6">
              <w:rPr>
                <w:sz w:val="20"/>
              </w:rPr>
              <w:t>team</w:t>
            </w:r>
          </w:p>
        </w:tc>
        <w:tc>
          <w:tcPr>
            <w:tcW w:w="1285" w:type="dxa"/>
          </w:tcPr>
          <w:p w14:paraId="3CB30E62" w14:textId="77777777" w:rsidR="00F20E4F" w:rsidRPr="002A27F6" w:rsidRDefault="00000000">
            <w:pPr>
              <w:pStyle w:val="TableParagraph"/>
              <w:spacing w:before="115"/>
              <w:ind w:left="3"/>
              <w:jc w:val="center"/>
              <w:rPr>
                <w:sz w:val="20"/>
              </w:rPr>
            </w:pPr>
            <w:r w:rsidRPr="002A27F6">
              <w:rPr>
                <w:w w:val="99"/>
                <w:sz w:val="20"/>
              </w:rPr>
              <w:t>3</w:t>
            </w:r>
          </w:p>
        </w:tc>
      </w:tr>
      <w:tr w:rsidR="00F20E4F" w:rsidRPr="002A27F6" w14:paraId="72D566DA" w14:textId="77777777">
        <w:trPr>
          <w:trHeight w:val="576"/>
        </w:trPr>
        <w:tc>
          <w:tcPr>
            <w:tcW w:w="827" w:type="dxa"/>
          </w:tcPr>
          <w:p w14:paraId="568E81A7" w14:textId="77777777" w:rsidR="00F20E4F" w:rsidRPr="002A27F6" w:rsidRDefault="00000000">
            <w:pPr>
              <w:pStyle w:val="TableParagraph"/>
              <w:spacing w:line="223" w:lineRule="exact"/>
              <w:ind w:left="213" w:right="205"/>
              <w:jc w:val="center"/>
              <w:rPr>
                <w:sz w:val="20"/>
              </w:rPr>
            </w:pPr>
            <w:r w:rsidRPr="002A27F6">
              <w:rPr>
                <w:sz w:val="20"/>
              </w:rPr>
              <w:t>CO9</w:t>
            </w:r>
          </w:p>
        </w:tc>
        <w:tc>
          <w:tcPr>
            <w:tcW w:w="7431" w:type="dxa"/>
          </w:tcPr>
          <w:p w14:paraId="3410C7D9" w14:textId="77777777" w:rsidR="00F20E4F" w:rsidRPr="002A27F6" w:rsidRDefault="00000000">
            <w:pPr>
              <w:pStyle w:val="TableParagraph"/>
              <w:ind w:left="105"/>
              <w:rPr>
                <w:sz w:val="20"/>
              </w:rPr>
            </w:pPr>
            <w:r w:rsidRPr="002A27F6">
              <w:rPr>
                <w:spacing w:val="-1"/>
                <w:sz w:val="20"/>
              </w:rPr>
              <w:t>Communicate</w:t>
            </w:r>
            <w:r w:rsidRPr="002A27F6">
              <w:rPr>
                <w:spacing w:val="-12"/>
                <w:sz w:val="20"/>
              </w:rPr>
              <w:t xml:space="preserve"> </w:t>
            </w:r>
            <w:r w:rsidRPr="002A27F6">
              <w:rPr>
                <w:spacing w:val="-1"/>
                <w:sz w:val="20"/>
              </w:rPr>
              <w:t>effectively</w:t>
            </w:r>
            <w:r w:rsidRPr="002A27F6">
              <w:rPr>
                <w:spacing w:val="-12"/>
                <w:sz w:val="20"/>
              </w:rPr>
              <w:t xml:space="preserve"> </w:t>
            </w:r>
            <w:r w:rsidRPr="002A27F6">
              <w:rPr>
                <w:spacing w:val="-1"/>
                <w:sz w:val="20"/>
              </w:rPr>
              <w:t>on</w:t>
            </w:r>
            <w:r w:rsidRPr="002A27F6">
              <w:rPr>
                <w:spacing w:val="-11"/>
                <w:sz w:val="20"/>
              </w:rPr>
              <w:t xml:space="preserve"> </w:t>
            </w:r>
            <w:r w:rsidRPr="002A27F6">
              <w:rPr>
                <w:spacing w:val="-1"/>
                <w:sz w:val="20"/>
              </w:rPr>
              <w:t>professional</w:t>
            </w:r>
            <w:r w:rsidRPr="002A27F6">
              <w:rPr>
                <w:spacing w:val="-10"/>
                <w:sz w:val="20"/>
              </w:rPr>
              <w:t xml:space="preserve"> </w:t>
            </w:r>
            <w:r w:rsidRPr="002A27F6">
              <w:rPr>
                <w:spacing w:val="-1"/>
                <w:sz w:val="20"/>
              </w:rPr>
              <w:t>activities</w:t>
            </w:r>
            <w:r w:rsidRPr="002A27F6">
              <w:rPr>
                <w:spacing w:val="-9"/>
                <w:sz w:val="20"/>
              </w:rPr>
              <w:t xml:space="preserve"> </w:t>
            </w:r>
            <w:r w:rsidRPr="002A27F6">
              <w:rPr>
                <w:sz w:val="20"/>
              </w:rPr>
              <w:t>with</w:t>
            </w:r>
            <w:r w:rsidRPr="002A27F6">
              <w:rPr>
                <w:spacing w:val="-13"/>
                <w:sz w:val="20"/>
              </w:rPr>
              <w:t xml:space="preserve"> </w:t>
            </w:r>
            <w:r w:rsidRPr="002A27F6">
              <w:rPr>
                <w:sz w:val="20"/>
              </w:rPr>
              <w:t>the</w:t>
            </w:r>
            <w:r w:rsidRPr="002A27F6">
              <w:rPr>
                <w:spacing w:val="-11"/>
                <w:sz w:val="20"/>
              </w:rPr>
              <w:t xml:space="preserve"> </w:t>
            </w:r>
            <w:r w:rsidRPr="002A27F6">
              <w:rPr>
                <w:sz w:val="20"/>
              </w:rPr>
              <w:t>team</w:t>
            </w:r>
            <w:r w:rsidRPr="002A27F6">
              <w:rPr>
                <w:spacing w:val="-12"/>
                <w:sz w:val="20"/>
              </w:rPr>
              <w:t xml:space="preserve"> </w:t>
            </w:r>
            <w:r w:rsidRPr="002A27F6">
              <w:rPr>
                <w:sz w:val="20"/>
              </w:rPr>
              <w:t>members,</w:t>
            </w:r>
            <w:r w:rsidRPr="002A27F6">
              <w:rPr>
                <w:spacing w:val="-11"/>
                <w:sz w:val="20"/>
              </w:rPr>
              <w:t xml:space="preserve"> </w:t>
            </w:r>
            <w:r w:rsidRPr="002A27F6">
              <w:rPr>
                <w:sz w:val="20"/>
              </w:rPr>
              <w:t>superiors</w:t>
            </w:r>
            <w:r w:rsidRPr="002A27F6">
              <w:rPr>
                <w:spacing w:val="-10"/>
                <w:sz w:val="20"/>
              </w:rPr>
              <w:t xml:space="preserve"> </w:t>
            </w:r>
            <w:r w:rsidRPr="002A27F6">
              <w:rPr>
                <w:sz w:val="20"/>
              </w:rPr>
              <w:t>and</w:t>
            </w:r>
            <w:r w:rsidRPr="002A27F6">
              <w:rPr>
                <w:spacing w:val="-8"/>
                <w:sz w:val="20"/>
              </w:rPr>
              <w:t xml:space="preserve"> </w:t>
            </w:r>
            <w:r w:rsidRPr="002A27F6">
              <w:rPr>
                <w:sz w:val="20"/>
              </w:rPr>
              <w:t>with</w:t>
            </w:r>
            <w:r w:rsidRPr="002A27F6">
              <w:rPr>
                <w:spacing w:val="-47"/>
                <w:sz w:val="20"/>
              </w:rPr>
              <w:t xml:space="preserve"> </w:t>
            </w:r>
            <w:r w:rsidRPr="002A27F6">
              <w:rPr>
                <w:sz w:val="20"/>
              </w:rPr>
              <w:t>society</w:t>
            </w:r>
            <w:r w:rsidRPr="002A27F6">
              <w:rPr>
                <w:spacing w:val="-5"/>
                <w:sz w:val="20"/>
              </w:rPr>
              <w:t xml:space="preserve"> </w:t>
            </w:r>
            <w:r w:rsidRPr="002A27F6">
              <w:rPr>
                <w:sz w:val="20"/>
              </w:rPr>
              <w:t>at large</w:t>
            </w:r>
          </w:p>
        </w:tc>
        <w:tc>
          <w:tcPr>
            <w:tcW w:w="1285" w:type="dxa"/>
          </w:tcPr>
          <w:p w14:paraId="02CFA40E" w14:textId="77777777" w:rsidR="00F20E4F" w:rsidRPr="002A27F6" w:rsidRDefault="00000000">
            <w:pPr>
              <w:pStyle w:val="TableParagraph"/>
              <w:spacing w:line="223" w:lineRule="exact"/>
              <w:ind w:left="3"/>
              <w:jc w:val="center"/>
              <w:rPr>
                <w:sz w:val="20"/>
              </w:rPr>
            </w:pPr>
            <w:r w:rsidRPr="002A27F6">
              <w:rPr>
                <w:w w:val="99"/>
                <w:sz w:val="20"/>
              </w:rPr>
              <w:t>3</w:t>
            </w:r>
          </w:p>
        </w:tc>
      </w:tr>
      <w:tr w:rsidR="00F20E4F" w:rsidRPr="002A27F6" w14:paraId="6DE30573" w14:textId="77777777">
        <w:trPr>
          <w:trHeight w:val="275"/>
        </w:trPr>
        <w:tc>
          <w:tcPr>
            <w:tcW w:w="827" w:type="dxa"/>
          </w:tcPr>
          <w:p w14:paraId="7FD7BB1F" w14:textId="77777777" w:rsidR="00F20E4F" w:rsidRPr="002A27F6" w:rsidRDefault="00000000">
            <w:pPr>
              <w:pStyle w:val="TableParagraph"/>
              <w:spacing w:line="223" w:lineRule="exact"/>
              <w:ind w:left="213" w:right="206"/>
              <w:jc w:val="center"/>
              <w:rPr>
                <w:sz w:val="20"/>
              </w:rPr>
            </w:pPr>
            <w:r w:rsidRPr="002A27F6">
              <w:rPr>
                <w:sz w:val="20"/>
              </w:rPr>
              <w:t>C10</w:t>
            </w:r>
          </w:p>
        </w:tc>
        <w:tc>
          <w:tcPr>
            <w:tcW w:w="7431" w:type="dxa"/>
          </w:tcPr>
          <w:p w14:paraId="123283D5" w14:textId="77777777" w:rsidR="00F20E4F" w:rsidRPr="002A27F6" w:rsidRDefault="00000000">
            <w:pPr>
              <w:pStyle w:val="TableParagraph"/>
              <w:spacing w:line="223" w:lineRule="exact"/>
              <w:ind w:left="105"/>
              <w:rPr>
                <w:sz w:val="20"/>
              </w:rPr>
            </w:pPr>
            <w:r w:rsidRPr="002A27F6">
              <w:rPr>
                <w:sz w:val="20"/>
              </w:rPr>
              <w:t>Plan</w:t>
            </w:r>
            <w:r w:rsidRPr="002A27F6">
              <w:rPr>
                <w:spacing w:val="-3"/>
                <w:sz w:val="20"/>
              </w:rPr>
              <w:t xml:space="preserve">, </w:t>
            </w:r>
            <w:r w:rsidRPr="002A27F6">
              <w:rPr>
                <w:sz w:val="20"/>
              </w:rPr>
              <w:t>manage</w:t>
            </w:r>
            <w:r w:rsidRPr="002A27F6">
              <w:rPr>
                <w:spacing w:val="-2"/>
                <w:sz w:val="20"/>
              </w:rPr>
              <w:t xml:space="preserve"> </w:t>
            </w:r>
            <w:r w:rsidRPr="002A27F6">
              <w:rPr>
                <w:sz w:val="20"/>
              </w:rPr>
              <w:t>the</w:t>
            </w:r>
            <w:r w:rsidRPr="002A27F6">
              <w:rPr>
                <w:spacing w:val="-2"/>
                <w:sz w:val="20"/>
              </w:rPr>
              <w:t xml:space="preserve"> </w:t>
            </w:r>
            <w:r w:rsidRPr="002A27F6">
              <w:rPr>
                <w:sz w:val="20"/>
              </w:rPr>
              <w:t>project</w:t>
            </w:r>
            <w:r w:rsidRPr="002A27F6">
              <w:rPr>
                <w:spacing w:val="-3"/>
                <w:sz w:val="20"/>
              </w:rPr>
              <w:t xml:space="preserve"> </w:t>
            </w:r>
            <w:r w:rsidRPr="002A27F6">
              <w:rPr>
                <w:sz w:val="20"/>
              </w:rPr>
              <w:t>and</w:t>
            </w:r>
            <w:r w:rsidRPr="002A27F6">
              <w:rPr>
                <w:spacing w:val="-1"/>
                <w:sz w:val="20"/>
              </w:rPr>
              <w:t xml:space="preserve"> </w:t>
            </w:r>
            <w:r w:rsidRPr="002A27F6">
              <w:rPr>
                <w:sz w:val="20"/>
              </w:rPr>
              <w:t>control</w:t>
            </w:r>
            <w:r w:rsidRPr="002A27F6">
              <w:rPr>
                <w:spacing w:val="-3"/>
                <w:sz w:val="20"/>
              </w:rPr>
              <w:t xml:space="preserve"> </w:t>
            </w:r>
            <w:r w:rsidRPr="002A27F6">
              <w:rPr>
                <w:sz w:val="20"/>
              </w:rPr>
              <w:t>finance</w:t>
            </w:r>
            <w:r w:rsidRPr="002A27F6">
              <w:rPr>
                <w:spacing w:val="-2"/>
                <w:sz w:val="20"/>
              </w:rPr>
              <w:t xml:space="preserve"> </w:t>
            </w:r>
            <w:r w:rsidRPr="002A27F6">
              <w:rPr>
                <w:sz w:val="20"/>
              </w:rPr>
              <w:t>as</w:t>
            </w:r>
            <w:r w:rsidRPr="002A27F6">
              <w:rPr>
                <w:spacing w:val="2"/>
                <w:sz w:val="20"/>
              </w:rPr>
              <w:t xml:space="preserve"> </w:t>
            </w:r>
            <w:r w:rsidRPr="002A27F6">
              <w:rPr>
                <w:sz w:val="20"/>
              </w:rPr>
              <w:t>a</w:t>
            </w:r>
            <w:r w:rsidRPr="002A27F6">
              <w:rPr>
                <w:spacing w:val="1"/>
                <w:sz w:val="20"/>
              </w:rPr>
              <w:t xml:space="preserve"> </w:t>
            </w:r>
            <w:r w:rsidRPr="002A27F6">
              <w:rPr>
                <w:sz w:val="20"/>
              </w:rPr>
              <w:t>member</w:t>
            </w:r>
            <w:r w:rsidRPr="002A27F6">
              <w:rPr>
                <w:spacing w:val="-1"/>
                <w:sz w:val="20"/>
              </w:rPr>
              <w:t xml:space="preserve"> </w:t>
            </w:r>
            <w:r w:rsidRPr="002A27F6">
              <w:rPr>
                <w:sz w:val="20"/>
              </w:rPr>
              <w:t>and</w:t>
            </w:r>
            <w:r w:rsidRPr="002A27F6">
              <w:rPr>
                <w:spacing w:val="-1"/>
                <w:sz w:val="20"/>
              </w:rPr>
              <w:t xml:space="preserve"> </w:t>
            </w:r>
            <w:r w:rsidRPr="002A27F6">
              <w:rPr>
                <w:sz w:val="20"/>
              </w:rPr>
              <w:t>leader</w:t>
            </w:r>
            <w:r w:rsidRPr="002A27F6">
              <w:rPr>
                <w:spacing w:val="-1"/>
                <w:sz w:val="20"/>
              </w:rPr>
              <w:t xml:space="preserve"> </w:t>
            </w:r>
            <w:r w:rsidRPr="002A27F6">
              <w:rPr>
                <w:sz w:val="20"/>
              </w:rPr>
              <w:t>in</w:t>
            </w:r>
            <w:r w:rsidRPr="002A27F6">
              <w:rPr>
                <w:spacing w:val="-4"/>
                <w:sz w:val="20"/>
              </w:rPr>
              <w:t xml:space="preserve"> </w:t>
            </w:r>
            <w:r w:rsidRPr="002A27F6">
              <w:rPr>
                <w:sz w:val="20"/>
              </w:rPr>
              <w:t>a</w:t>
            </w:r>
            <w:r w:rsidRPr="002A27F6">
              <w:rPr>
                <w:spacing w:val="-2"/>
                <w:sz w:val="20"/>
              </w:rPr>
              <w:t xml:space="preserve"> </w:t>
            </w:r>
            <w:r w:rsidRPr="002A27F6">
              <w:rPr>
                <w:sz w:val="20"/>
              </w:rPr>
              <w:t>team.</w:t>
            </w:r>
          </w:p>
        </w:tc>
        <w:tc>
          <w:tcPr>
            <w:tcW w:w="1285" w:type="dxa"/>
          </w:tcPr>
          <w:p w14:paraId="36F847B0" w14:textId="77777777" w:rsidR="00F20E4F" w:rsidRPr="002A27F6" w:rsidRDefault="00000000">
            <w:pPr>
              <w:pStyle w:val="TableParagraph"/>
              <w:spacing w:line="223" w:lineRule="exact"/>
              <w:ind w:left="3"/>
              <w:jc w:val="center"/>
              <w:rPr>
                <w:sz w:val="20"/>
              </w:rPr>
            </w:pPr>
            <w:r w:rsidRPr="002A27F6">
              <w:rPr>
                <w:w w:val="99"/>
                <w:sz w:val="20"/>
              </w:rPr>
              <w:t>3</w:t>
            </w:r>
          </w:p>
        </w:tc>
      </w:tr>
      <w:tr w:rsidR="00F20E4F" w:rsidRPr="002A27F6" w14:paraId="7BE5425F" w14:textId="77777777">
        <w:trPr>
          <w:trHeight w:val="408"/>
        </w:trPr>
        <w:tc>
          <w:tcPr>
            <w:tcW w:w="827" w:type="dxa"/>
          </w:tcPr>
          <w:p w14:paraId="3954F6CD" w14:textId="77777777" w:rsidR="00F20E4F" w:rsidRPr="002A27F6" w:rsidRDefault="00000000">
            <w:pPr>
              <w:pStyle w:val="TableParagraph"/>
              <w:spacing w:line="223" w:lineRule="exact"/>
              <w:ind w:left="211" w:right="206"/>
              <w:jc w:val="center"/>
              <w:rPr>
                <w:sz w:val="20"/>
              </w:rPr>
            </w:pPr>
            <w:r w:rsidRPr="002A27F6">
              <w:rPr>
                <w:sz w:val="20"/>
              </w:rPr>
              <w:t>C11</w:t>
            </w:r>
          </w:p>
        </w:tc>
        <w:tc>
          <w:tcPr>
            <w:tcW w:w="7431" w:type="dxa"/>
          </w:tcPr>
          <w:p w14:paraId="0B8CF137" w14:textId="77777777" w:rsidR="00F20E4F" w:rsidRPr="002A27F6" w:rsidRDefault="00000000">
            <w:pPr>
              <w:pStyle w:val="TableParagraph"/>
              <w:spacing w:line="223" w:lineRule="exact"/>
              <w:ind w:left="105"/>
              <w:rPr>
                <w:sz w:val="20"/>
              </w:rPr>
            </w:pPr>
            <w:r w:rsidRPr="002A27F6">
              <w:rPr>
                <w:sz w:val="20"/>
              </w:rPr>
              <w:t>Apply</w:t>
            </w:r>
            <w:r w:rsidRPr="002A27F6">
              <w:rPr>
                <w:spacing w:val="-9"/>
                <w:sz w:val="20"/>
              </w:rPr>
              <w:t xml:space="preserve"> </w:t>
            </w:r>
            <w:r w:rsidRPr="002A27F6">
              <w:rPr>
                <w:sz w:val="20"/>
              </w:rPr>
              <w:t>the</w:t>
            </w:r>
            <w:r w:rsidRPr="002A27F6">
              <w:rPr>
                <w:spacing w:val="-5"/>
                <w:sz w:val="20"/>
              </w:rPr>
              <w:t xml:space="preserve"> </w:t>
            </w:r>
            <w:r w:rsidRPr="002A27F6">
              <w:rPr>
                <w:sz w:val="20"/>
              </w:rPr>
              <w:t>knowledge</w:t>
            </w:r>
            <w:r w:rsidRPr="002A27F6">
              <w:rPr>
                <w:spacing w:val="-5"/>
                <w:sz w:val="20"/>
              </w:rPr>
              <w:t xml:space="preserve"> </w:t>
            </w:r>
            <w:r w:rsidRPr="002A27F6">
              <w:rPr>
                <w:sz w:val="20"/>
              </w:rPr>
              <w:t>acquired</w:t>
            </w:r>
            <w:r w:rsidRPr="002A27F6">
              <w:rPr>
                <w:spacing w:val="-3"/>
                <w:sz w:val="20"/>
              </w:rPr>
              <w:t xml:space="preserve"> </w:t>
            </w:r>
            <w:r w:rsidRPr="002A27F6">
              <w:rPr>
                <w:sz w:val="20"/>
              </w:rPr>
              <w:t>during</w:t>
            </w:r>
            <w:r w:rsidRPr="002A27F6">
              <w:rPr>
                <w:spacing w:val="-7"/>
                <w:sz w:val="20"/>
              </w:rPr>
              <w:t xml:space="preserve"> </w:t>
            </w:r>
            <w:r w:rsidRPr="002A27F6">
              <w:rPr>
                <w:sz w:val="20"/>
              </w:rPr>
              <w:t>the</w:t>
            </w:r>
            <w:r w:rsidRPr="002A27F6">
              <w:rPr>
                <w:spacing w:val="-5"/>
                <w:sz w:val="20"/>
              </w:rPr>
              <w:t xml:space="preserve"> </w:t>
            </w:r>
            <w:r w:rsidRPr="002A27F6">
              <w:rPr>
                <w:sz w:val="20"/>
              </w:rPr>
              <w:t>project,</w:t>
            </w:r>
            <w:r w:rsidRPr="002A27F6">
              <w:rPr>
                <w:spacing w:val="-6"/>
                <w:sz w:val="20"/>
              </w:rPr>
              <w:t xml:space="preserve"> </w:t>
            </w:r>
            <w:r w:rsidRPr="002A27F6">
              <w:rPr>
                <w:sz w:val="20"/>
              </w:rPr>
              <w:t>in</w:t>
            </w:r>
            <w:r w:rsidRPr="002A27F6">
              <w:rPr>
                <w:spacing w:val="-7"/>
                <w:sz w:val="20"/>
              </w:rPr>
              <w:t xml:space="preserve"> </w:t>
            </w:r>
            <w:r w:rsidRPr="002A27F6">
              <w:rPr>
                <w:sz w:val="20"/>
              </w:rPr>
              <w:t>future</w:t>
            </w:r>
            <w:r w:rsidRPr="002A27F6">
              <w:rPr>
                <w:spacing w:val="-5"/>
                <w:sz w:val="20"/>
              </w:rPr>
              <w:t xml:space="preserve"> </w:t>
            </w:r>
            <w:r w:rsidRPr="002A27F6">
              <w:rPr>
                <w:sz w:val="20"/>
              </w:rPr>
              <w:t>higher</w:t>
            </w:r>
            <w:r w:rsidRPr="002A27F6">
              <w:rPr>
                <w:spacing w:val="-4"/>
                <w:sz w:val="20"/>
              </w:rPr>
              <w:t xml:space="preserve"> </w:t>
            </w:r>
            <w:r w:rsidRPr="002A27F6">
              <w:rPr>
                <w:sz w:val="20"/>
              </w:rPr>
              <w:t>studies</w:t>
            </w:r>
            <w:r w:rsidRPr="002A27F6">
              <w:rPr>
                <w:spacing w:val="-5"/>
                <w:sz w:val="20"/>
              </w:rPr>
              <w:t xml:space="preserve"> </w:t>
            </w:r>
            <w:r w:rsidRPr="002A27F6">
              <w:rPr>
                <w:sz w:val="20"/>
              </w:rPr>
              <w:t>or</w:t>
            </w:r>
            <w:r w:rsidRPr="002A27F6">
              <w:rPr>
                <w:spacing w:val="-5"/>
                <w:sz w:val="20"/>
              </w:rPr>
              <w:t xml:space="preserve"> </w:t>
            </w:r>
            <w:r w:rsidRPr="002A27F6">
              <w:rPr>
                <w:sz w:val="20"/>
              </w:rPr>
              <w:t>professional</w:t>
            </w:r>
            <w:r w:rsidRPr="002A27F6">
              <w:rPr>
                <w:spacing w:val="-5"/>
                <w:sz w:val="20"/>
              </w:rPr>
              <w:t xml:space="preserve"> </w:t>
            </w:r>
            <w:r w:rsidRPr="002A27F6">
              <w:rPr>
                <w:sz w:val="20"/>
              </w:rPr>
              <w:t>job.</w:t>
            </w:r>
          </w:p>
        </w:tc>
        <w:tc>
          <w:tcPr>
            <w:tcW w:w="1285" w:type="dxa"/>
          </w:tcPr>
          <w:p w14:paraId="390E7D2F" w14:textId="77777777" w:rsidR="00F20E4F" w:rsidRPr="002A27F6" w:rsidRDefault="00000000">
            <w:pPr>
              <w:pStyle w:val="TableParagraph"/>
              <w:spacing w:line="223" w:lineRule="exact"/>
              <w:ind w:left="3"/>
              <w:jc w:val="center"/>
              <w:rPr>
                <w:sz w:val="20"/>
              </w:rPr>
            </w:pPr>
            <w:r w:rsidRPr="002A27F6">
              <w:rPr>
                <w:w w:val="99"/>
                <w:sz w:val="20"/>
              </w:rPr>
              <w:t>4</w:t>
            </w:r>
          </w:p>
        </w:tc>
      </w:tr>
    </w:tbl>
    <w:p w14:paraId="25302F99" w14:textId="77777777" w:rsidR="00F20E4F" w:rsidRPr="002A27F6" w:rsidRDefault="00000000">
      <w:pPr>
        <w:ind w:left="232"/>
        <w:rPr>
          <w:sz w:val="20"/>
        </w:rPr>
      </w:pPr>
      <w:r w:rsidRPr="002A27F6">
        <w:t>Bloom’s</w:t>
      </w:r>
      <w:r w:rsidRPr="002A27F6">
        <w:rPr>
          <w:spacing w:val="-2"/>
        </w:rPr>
        <w:t xml:space="preserve"> </w:t>
      </w:r>
      <w:r w:rsidRPr="002A27F6">
        <w:t>Level:</w:t>
      </w:r>
      <w:r w:rsidRPr="002A27F6">
        <w:rPr>
          <w:spacing w:val="1"/>
        </w:rPr>
        <w:t xml:space="preserve"> </w:t>
      </w:r>
      <w:r w:rsidRPr="002A27F6">
        <w:rPr>
          <w:sz w:val="20"/>
        </w:rPr>
        <w:t>Remember</w:t>
      </w:r>
      <w:r w:rsidRPr="002A27F6">
        <w:rPr>
          <w:spacing w:val="-1"/>
          <w:sz w:val="20"/>
        </w:rPr>
        <w:t xml:space="preserve"> </w:t>
      </w:r>
      <w:r w:rsidRPr="002A27F6">
        <w:rPr>
          <w:sz w:val="20"/>
        </w:rPr>
        <w:t>=</w:t>
      </w:r>
      <w:r w:rsidRPr="002A27F6">
        <w:rPr>
          <w:spacing w:val="-1"/>
          <w:sz w:val="20"/>
        </w:rPr>
        <w:t xml:space="preserve"> </w:t>
      </w:r>
      <w:r w:rsidRPr="002A27F6">
        <w:rPr>
          <w:sz w:val="20"/>
        </w:rPr>
        <w:t>1,</w:t>
      </w:r>
      <w:r w:rsidRPr="002A27F6">
        <w:rPr>
          <w:spacing w:val="1"/>
          <w:sz w:val="20"/>
        </w:rPr>
        <w:t xml:space="preserve"> </w:t>
      </w:r>
      <w:r w:rsidRPr="002A27F6">
        <w:rPr>
          <w:sz w:val="20"/>
        </w:rPr>
        <w:t>Understand</w:t>
      </w:r>
      <w:r w:rsidRPr="002A27F6">
        <w:rPr>
          <w:spacing w:val="-1"/>
          <w:sz w:val="20"/>
        </w:rPr>
        <w:t xml:space="preserve"> </w:t>
      </w:r>
      <w:r w:rsidRPr="002A27F6">
        <w:rPr>
          <w:sz w:val="20"/>
        </w:rPr>
        <w:t>=</w:t>
      </w:r>
      <w:r w:rsidRPr="002A27F6">
        <w:rPr>
          <w:spacing w:val="-1"/>
          <w:sz w:val="20"/>
        </w:rPr>
        <w:t xml:space="preserve"> </w:t>
      </w:r>
      <w:r w:rsidRPr="002A27F6">
        <w:rPr>
          <w:sz w:val="20"/>
        </w:rPr>
        <w:t>2,</w:t>
      </w:r>
      <w:r w:rsidRPr="002A27F6">
        <w:rPr>
          <w:spacing w:val="-1"/>
          <w:sz w:val="20"/>
        </w:rPr>
        <w:t xml:space="preserve"> </w:t>
      </w:r>
      <w:r w:rsidRPr="002A27F6">
        <w:rPr>
          <w:sz w:val="20"/>
        </w:rPr>
        <w:t>Apply</w:t>
      </w:r>
      <w:r w:rsidRPr="002A27F6">
        <w:rPr>
          <w:spacing w:val="-5"/>
          <w:sz w:val="20"/>
        </w:rPr>
        <w:t xml:space="preserve"> </w:t>
      </w:r>
      <w:r w:rsidRPr="002A27F6">
        <w:rPr>
          <w:sz w:val="20"/>
        </w:rPr>
        <w:t>=3</w:t>
      </w:r>
      <w:r w:rsidRPr="002A27F6">
        <w:rPr>
          <w:spacing w:val="48"/>
          <w:sz w:val="20"/>
        </w:rPr>
        <w:t xml:space="preserve"> </w:t>
      </w:r>
      <w:r w:rsidRPr="002A27F6">
        <w:rPr>
          <w:sz w:val="20"/>
        </w:rPr>
        <w:t>Analyze</w:t>
      </w:r>
      <w:r w:rsidRPr="002A27F6">
        <w:rPr>
          <w:spacing w:val="-2"/>
          <w:sz w:val="20"/>
        </w:rPr>
        <w:t xml:space="preserve"> </w:t>
      </w:r>
      <w:r w:rsidRPr="002A27F6">
        <w:rPr>
          <w:sz w:val="20"/>
        </w:rPr>
        <w:t>=</w:t>
      </w:r>
      <w:r w:rsidRPr="002A27F6">
        <w:rPr>
          <w:spacing w:val="-1"/>
          <w:sz w:val="20"/>
        </w:rPr>
        <w:t xml:space="preserve"> </w:t>
      </w:r>
      <w:r w:rsidRPr="002A27F6">
        <w:rPr>
          <w:sz w:val="20"/>
        </w:rPr>
        <w:t>4</w:t>
      </w:r>
      <w:r w:rsidRPr="002A27F6">
        <w:rPr>
          <w:spacing w:val="97"/>
          <w:sz w:val="20"/>
        </w:rPr>
        <w:t xml:space="preserve"> </w:t>
      </w:r>
      <w:r w:rsidRPr="002A27F6">
        <w:rPr>
          <w:sz w:val="20"/>
        </w:rPr>
        <w:t>Evaluate</w:t>
      </w:r>
      <w:r w:rsidRPr="002A27F6">
        <w:rPr>
          <w:spacing w:val="-1"/>
          <w:sz w:val="20"/>
        </w:rPr>
        <w:t xml:space="preserve"> </w:t>
      </w:r>
      <w:r w:rsidRPr="002A27F6">
        <w:rPr>
          <w:sz w:val="20"/>
        </w:rPr>
        <w:t>=</w:t>
      </w:r>
      <w:r w:rsidRPr="002A27F6">
        <w:rPr>
          <w:spacing w:val="-2"/>
          <w:sz w:val="20"/>
        </w:rPr>
        <w:t xml:space="preserve"> </w:t>
      </w:r>
      <w:r w:rsidRPr="002A27F6">
        <w:rPr>
          <w:sz w:val="20"/>
        </w:rPr>
        <w:t>5,</w:t>
      </w:r>
      <w:r w:rsidRPr="002A27F6">
        <w:rPr>
          <w:spacing w:val="-1"/>
          <w:sz w:val="20"/>
        </w:rPr>
        <w:t xml:space="preserve"> </w:t>
      </w:r>
      <w:r w:rsidRPr="002A27F6">
        <w:rPr>
          <w:sz w:val="20"/>
        </w:rPr>
        <w:t>Create</w:t>
      </w:r>
      <w:r w:rsidRPr="002A27F6">
        <w:rPr>
          <w:spacing w:val="-1"/>
          <w:sz w:val="20"/>
        </w:rPr>
        <w:t xml:space="preserve"> </w:t>
      </w:r>
      <w:r w:rsidRPr="002A27F6">
        <w:rPr>
          <w:sz w:val="20"/>
        </w:rPr>
        <w:t>=</w:t>
      </w:r>
      <w:r w:rsidRPr="002A27F6">
        <w:rPr>
          <w:spacing w:val="-1"/>
          <w:sz w:val="20"/>
        </w:rPr>
        <w:t xml:space="preserve"> </w:t>
      </w:r>
      <w:r w:rsidRPr="002A27F6">
        <w:rPr>
          <w:sz w:val="20"/>
        </w:rPr>
        <w:t>6</w:t>
      </w:r>
    </w:p>
    <w:p w14:paraId="449EC870" w14:textId="77777777" w:rsidR="00F20E4F" w:rsidRPr="002A27F6" w:rsidRDefault="00000000">
      <w:pPr>
        <w:pStyle w:val="Heading4"/>
        <w:spacing w:before="214"/>
        <w:ind w:left="142"/>
        <w:rPr>
          <w:rFonts w:ascii="Times New Roman" w:hAnsi="Times New Roman" w:cs="Times New Roman"/>
          <w:b/>
          <w:bCs/>
          <w:i w:val="0"/>
          <w:iCs w:val="0"/>
          <w:color w:val="000000" w:themeColor="text1"/>
          <w:sz w:val="24"/>
          <w:szCs w:val="24"/>
        </w:rPr>
      </w:pPr>
      <w:r w:rsidRPr="002A27F6">
        <w:rPr>
          <w:rFonts w:ascii="Times New Roman" w:hAnsi="Times New Roman" w:cs="Times New Roman"/>
          <w:b/>
          <w:bCs/>
          <w:i w:val="0"/>
          <w:iCs w:val="0"/>
          <w:color w:val="000000" w:themeColor="text1"/>
          <w:sz w:val="24"/>
          <w:szCs w:val="24"/>
        </w:rPr>
        <w:lastRenderedPageBreak/>
        <w:t xml:space="preserve"> Program</w:t>
      </w:r>
      <w:r w:rsidRPr="002A27F6">
        <w:rPr>
          <w:rFonts w:ascii="Times New Roman" w:hAnsi="Times New Roman" w:cs="Times New Roman"/>
          <w:b/>
          <w:bCs/>
          <w:i w:val="0"/>
          <w:iCs w:val="0"/>
          <w:color w:val="000000" w:themeColor="text1"/>
          <w:spacing w:val="-7"/>
          <w:sz w:val="24"/>
          <w:szCs w:val="24"/>
        </w:rPr>
        <w:t xml:space="preserve"> </w:t>
      </w:r>
      <w:r w:rsidRPr="002A27F6">
        <w:rPr>
          <w:rFonts w:ascii="Times New Roman" w:hAnsi="Times New Roman" w:cs="Times New Roman"/>
          <w:b/>
          <w:bCs/>
          <w:i w:val="0"/>
          <w:iCs w:val="0"/>
          <w:color w:val="000000" w:themeColor="text1"/>
          <w:sz w:val="24"/>
          <w:szCs w:val="24"/>
        </w:rPr>
        <w:t>Outcomes</w:t>
      </w:r>
      <w:r w:rsidRPr="002A27F6">
        <w:rPr>
          <w:rFonts w:ascii="Times New Roman" w:hAnsi="Times New Roman" w:cs="Times New Roman"/>
          <w:b/>
          <w:bCs/>
          <w:i w:val="0"/>
          <w:iCs w:val="0"/>
          <w:color w:val="000000" w:themeColor="text1"/>
          <w:spacing w:val="-1"/>
          <w:sz w:val="24"/>
          <w:szCs w:val="24"/>
        </w:rPr>
        <w:t xml:space="preserve"> </w:t>
      </w:r>
      <w:r w:rsidRPr="002A27F6">
        <w:rPr>
          <w:rFonts w:ascii="Times New Roman" w:hAnsi="Times New Roman" w:cs="Times New Roman"/>
          <w:b/>
          <w:bCs/>
          <w:i w:val="0"/>
          <w:iCs w:val="0"/>
          <w:color w:val="000000" w:themeColor="text1"/>
          <w:sz w:val="24"/>
          <w:szCs w:val="24"/>
        </w:rPr>
        <w:t>-Competencies</w:t>
      </w:r>
      <w:r w:rsidRPr="002A27F6">
        <w:rPr>
          <w:rFonts w:ascii="Times New Roman" w:hAnsi="Times New Roman" w:cs="Times New Roman"/>
          <w:b/>
          <w:bCs/>
          <w:i w:val="0"/>
          <w:iCs w:val="0"/>
          <w:color w:val="000000" w:themeColor="text1"/>
          <w:spacing w:val="-2"/>
          <w:sz w:val="24"/>
          <w:szCs w:val="24"/>
        </w:rPr>
        <w:t xml:space="preserve"> </w:t>
      </w:r>
      <w:r w:rsidRPr="002A27F6">
        <w:rPr>
          <w:rFonts w:ascii="Times New Roman" w:hAnsi="Times New Roman" w:cs="Times New Roman"/>
          <w:b/>
          <w:bCs/>
          <w:i w:val="0"/>
          <w:iCs w:val="0"/>
          <w:color w:val="000000" w:themeColor="text1"/>
          <w:sz w:val="24"/>
          <w:szCs w:val="24"/>
        </w:rPr>
        <w:t>– Performance</w:t>
      </w:r>
      <w:r w:rsidRPr="002A27F6">
        <w:rPr>
          <w:rFonts w:ascii="Times New Roman" w:hAnsi="Times New Roman" w:cs="Times New Roman"/>
          <w:b/>
          <w:bCs/>
          <w:i w:val="0"/>
          <w:iCs w:val="0"/>
          <w:color w:val="000000" w:themeColor="text1"/>
          <w:spacing w:val="-3"/>
          <w:sz w:val="24"/>
          <w:szCs w:val="24"/>
        </w:rPr>
        <w:t xml:space="preserve"> </w:t>
      </w:r>
      <w:r w:rsidRPr="002A27F6">
        <w:rPr>
          <w:rFonts w:ascii="Times New Roman" w:hAnsi="Times New Roman" w:cs="Times New Roman"/>
          <w:b/>
          <w:bCs/>
          <w:i w:val="0"/>
          <w:iCs w:val="0"/>
          <w:color w:val="000000" w:themeColor="text1"/>
          <w:sz w:val="24"/>
          <w:szCs w:val="24"/>
        </w:rPr>
        <w:t>Indicators</w:t>
      </w:r>
      <w:r w:rsidRPr="002A27F6">
        <w:rPr>
          <w:rFonts w:ascii="Times New Roman" w:hAnsi="Times New Roman" w:cs="Times New Roman"/>
          <w:b/>
          <w:bCs/>
          <w:i w:val="0"/>
          <w:iCs w:val="0"/>
          <w:color w:val="000000" w:themeColor="text1"/>
          <w:spacing w:val="-3"/>
          <w:sz w:val="24"/>
          <w:szCs w:val="24"/>
        </w:rPr>
        <w:t xml:space="preserve"> </w:t>
      </w:r>
      <w:r w:rsidRPr="002A27F6">
        <w:rPr>
          <w:rFonts w:ascii="Times New Roman" w:hAnsi="Times New Roman" w:cs="Times New Roman"/>
          <w:b/>
          <w:bCs/>
          <w:i w:val="0"/>
          <w:iCs w:val="0"/>
          <w:color w:val="000000" w:themeColor="text1"/>
          <w:sz w:val="24"/>
          <w:szCs w:val="24"/>
        </w:rPr>
        <w:t>(PIs)</w:t>
      </w:r>
    </w:p>
    <w:p w14:paraId="1A7C51F2" w14:textId="77777777" w:rsidR="00F20E4F" w:rsidRPr="002A27F6" w:rsidRDefault="00F20E4F"/>
    <w:tbl>
      <w:tblPr>
        <w:tblW w:w="9781"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3402"/>
        <w:gridCol w:w="6379"/>
      </w:tblGrid>
      <w:tr w:rsidR="00F20E4F" w:rsidRPr="002A27F6" w14:paraId="7C9C2C4F" w14:textId="77777777">
        <w:trPr>
          <w:trHeight w:val="510"/>
        </w:trPr>
        <w:tc>
          <w:tcPr>
            <w:tcW w:w="9781" w:type="dxa"/>
            <w:gridSpan w:val="2"/>
          </w:tcPr>
          <w:p w14:paraId="2E6081EA" w14:textId="77777777" w:rsidR="00F20E4F" w:rsidRPr="002A27F6" w:rsidRDefault="00000000">
            <w:pPr>
              <w:pStyle w:val="TableParagraph"/>
              <w:spacing w:line="270" w:lineRule="exact"/>
              <w:ind w:left="107"/>
              <w:rPr>
                <w:sz w:val="24"/>
              </w:rPr>
            </w:pPr>
            <w:r w:rsidRPr="002A27F6">
              <w:rPr>
                <w:b/>
                <w:sz w:val="24"/>
              </w:rPr>
              <w:t>PO</w:t>
            </w:r>
            <w:r w:rsidRPr="002A27F6">
              <w:rPr>
                <w:b/>
                <w:spacing w:val="-1"/>
                <w:sz w:val="24"/>
              </w:rPr>
              <w:t xml:space="preserve"> </w:t>
            </w:r>
            <w:r w:rsidRPr="002A27F6">
              <w:rPr>
                <w:b/>
                <w:sz w:val="24"/>
              </w:rPr>
              <w:t>1:</w:t>
            </w:r>
            <w:r w:rsidRPr="002A27F6">
              <w:rPr>
                <w:b/>
                <w:spacing w:val="-1"/>
                <w:sz w:val="24"/>
              </w:rPr>
              <w:t xml:space="preserve"> </w:t>
            </w:r>
            <w:r w:rsidRPr="002A27F6">
              <w:rPr>
                <w:b/>
                <w:sz w:val="24"/>
              </w:rPr>
              <w:t>Engineering</w:t>
            </w:r>
            <w:r w:rsidRPr="002A27F6">
              <w:rPr>
                <w:b/>
                <w:spacing w:val="-1"/>
                <w:sz w:val="24"/>
              </w:rPr>
              <w:t xml:space="preserve"> </w:t>
            </w:r>
            <w:r w:rsidRPr="002A27F6">
              <w:rPr>
                <w:b/>
                <w:sz w:val="24"/>
              </w:rPr>
              <w:t>knowledge:</w:t>
            </w:r>
            <w:r w:rsidRPr="002A27F6">
              <w:rPr>
                <w:b/>
                <w:spacing w:val="1"/>
                <w:sz w:val="24"/>
              </w:rPr>
              <w:t xml:space="preserve"> </w:t>
            </w:r>
            <w:r w:rsidRPr="002A27F6">
              <w:rPr>
                <w:sz w:val="24"/>
              </w:rPr>
              <w:t>Apply</w:t>
            </w:r>
            <w:r w:rsidRPr="002A27F6">
              <w:rPr>
                <w:spacing w:val="-6"/>
                <w:sz w:val="24"/>
              </w:rPr>
              <w:t xml:space="preserve"> </w:t>
            </w:r>
            <w:r w:rsidRPr="002A27F6">
              <w:rPr>
                <w:sz w:val="24"/>
              </w:rPr>
              <w:t>the</w:t>
            </w:r>
            <w:r w:rsidRPr="002A27F6">
              <w:rPr>
                <w:spacing w:val="-1"/>
                <w:sz w:val="24"/>
              </w:rPr>
              <w:t xml:space="preserve"> </w:t>
            </w:r>
            <w:r w:rsidRPr="002A27F6">
              <w:rPr>
                <w:sz w:val="24"/>
              </w:rPr>
              <w:t>knowledge</w:t>
            </w:r>
            <w:r w:rsidRPr="002A27F6">
              <w:rPr>
                <w:spacing w:val="-3"/>
                <w:sz w:val="24"/>
              </w:rPr>
              <w:t xml:space="preserve"> </w:t>
            </w:r>
            <w:r w:rsidRPr="002A27F6">
              <w:rPr>
                <w:sz w:val="24"/>
              </w:rPr>
              <w:t>of mathematics,</w:t>
            </w:r>
            <w:r w:rsidRPr="002A27F6">
              <w:rPr>
                <w:spacing w:val="-1"/>
                <w:sz w:val="24"/>
              </w:rPr>
              <w:t xml:space="preserve"> </w:t>
            </w:r>
            <w:r w:rsidRPr="002A27F6">
              <w:rPr>
                <w:sz w:val="24"/>
              </w:rPr>
              <w:t>science,</w:t>
            </w:r>
            <w:r w:rsidRPr="002A27F6">
              <w:rPr>
                <w:spacing w:val="1"/>
                <w:sz w:val="24"/>
              </w:rPr>
              <w:t xml:space="preserve"> </w:t>
            </w:r>
            <w:r w:rsidRPr="002A27F6">
              <w:rPr>
                <w:sz w:val="24"/>
              </w:rPr>
              <w:t>engineering</w:t>
            </w:r>
          </w:p>
          <w:p w14:paraId="4764AF0C" w14:textId="77777777" w:rsidR="00F20E4F" w:rsidRPr="002A27F6" w:rsidRDefault="00000000">
            <w:pPr>
              <w:pStyle w:val="TableParagraph"/>
              <w:spacing w:line="264" w:lineRule="exact"/>
              <w:ind w:left="107"/>
              <w:rPr>
                <w:sz w:val="24"/>
              </w:rPr>
            </w:pPr>
            <w:r w:rsidRPr="002A27F6">
              <w:rPr>
                <w:sz w:val="24"/>
              </w:rPr>
              <w:t>fundamentals,</w:t>
            </w:r>
            <w:r w:rsidRPr="002A27F6">
              <w:rPr>
                <w:spacing w:val="-1"/>
                <w:sz w:val="24"/>
              </w:rPr>
              <w:t xml:space="preserve"> </w:t>
            </w:r>
            <w:r w:rsidRPr="002A27F6">
              <w:rPr>
                <w:sz w:val="24"/>
              </w:rPr>
              <w:t>and an</w:t>
            </w:r>
            <w:r w:rsidRPr="002A27F6">
              <w:rPr>
                <w:spacing w:val="-1"/>
                <w:sz w:val="24"/>
              </w:rPr>
              <w:t xml:space="preserve"> </w:t>
            </w:r>
            <w:r w:rsidRPr="002A27F6">
              <w:rPr>
                <w:sz w:val="24"/>
              </w:rPr>
              <w:t>engineering</w:t>
            </w:r>
            <w:r w:rsidRPr="002A27F6">
              <w:rPr>
                <w:spacing w:val="-4"/>
                <w:sz w:val="24"/>
              </w:rPr>
              <w:t xml:space="preserve"> </w:t>
            </w:r>
            <w:r w:rsidRPr="002A27F6">
              <w:rPr>
                <w:sz w:val="24"/>
              </w:rPr>
              <w:t>specialization</w:t>
            </w:r>
            <w:r w:rsidRPr="002A27F6">
              <w:rPr>
                <w:spacing w:val="-1"/>
                <w:sz w:val="24"/>
              </w:rPr>
              <w:t xml:space="preserve"> </w:t>
            </w:r>
            <w:r w:rsidRPr="002A27F6">
              <w:rPr>
                <w:sz w:val="24"/>
              </w:rPr>
              <w:t>for</w:t>
            </w:r>
            <w:r w:rsidRPr="002A27F6">
              <w:rPr>
                <w:spacing w:val="-1"/>
                <w:sz w:val="24"/>
              </w:rPr>
              <w:t xml:space="preserve"> </w:t>
            </w:r>
            <w:r w:rsidRPr="002A27F6">
              <w:rPr>
                <w:sz w:val="24"/>
              </w:rPr>
              <w:t>the</w:t>
            </w:r>
            <w:r w:rsidRPr="002A27F6">
              <w:rPr>
                <w:spacing w:val="-3"/>
                <w:sz w:val="24"/>
              </w:rPr>
              <w:t xml:space="preserve"> </w:t>
            </w:r>
            <w:r w:rsidRPr="002A27F6">
              <w:rPr>
                <w:sz w:val="24"/>
              </w:rPr>
              <w:t>solution</w:t>
            </w:r>
            <w:r w:rsidRPr="002A27F6">
              <w:rPr>
                <w:spacing w:val="-1"/>
                <w:sz w:val="24"/>
              </w:rPr>
              <w:t xml:space="preserve"> </w:t>
            </w:r>
            <w:r w:rsidRPr="002A27F6">
              <w:rPr>
                <w:sz w:val="24"/>
              </w:rPr>
              <w:t>of</w:t>
            </w:r>
            <w:r w:rsidRPr="002A27F6">
              <w:rPr>
                <w:spacing w:val="-2"/>
                <w:sz w:val="24"/>
              </w:rPr>
              <w:t xml:space="preserve"> </w:t>
            </w:r>
            <w:r w:rsidRPr="002A27F6">
              <w:rPr>
                <w:sz w:val="24"/>
              </w:rPr>
              <w:t>complex</w:t>
            </w:r>
            <w:r w:rsidRPr="002A27F6">
              <w:rPr>
                <w:spacing w:val="-1"/>
                <w:sz w:val="24"/>
              </w:rPr>
              <w:t xml:space="preserve"> </w:t>
            </w:r>
            <w:r w:rsidRPr="002A27F6">
              <w:rPr>
                <w:sz w:val="24"/>
              </w:rPr>
              <w:t>engineering</w:t>
            </w:r>
            <w:r w:rsidRPr="002A27F6">
              <w:rPr>
                <w:spacing w:val="-3"/>
                <w:sz w:val="24"/>
              </w:rPr>
              <w:t xml:space="preserve"> </w:t>
            </w:r>
            <w:r w:rsidRPr="002A27F6">
              <w:rPr>
                <w:sz w:val="24"/>
              </w:rPr>
              <w:t>problems.</w:t>
            </w:r>
          </w:p>
        </w:tc>
      </w:tr>
      <w:tr w:rsidR="00F20E4F" w:rsidRPr="002A27F6" w14:paraId="23B30E77" w14:textId="77777777">
        <w:trPr>
          <w:trHeight w:val="253"/>
        </w:trPr>
        <w:tc>
          <w:tcPr>
            <w:tcW w:w="3402" w:type="dxa"/>
          </w:tcPr>
          <w:p w14:paraId="0E5CC172" w14:textId="77777777" w:rsidR="00F20E4F" w:rsidRPr="002A27F6" w:rsidRDefault="00000000">
            <w:pPr>
              <w:pStyle w:val="TableParagraph"/>
              <w:spacing w:line="256" w:lineRule="exact"/>
              <w:ind w:right="702"/>
              <w:jc w:val="center"/>
              <w:rPr>
                <w:b/>
                <w:sz w:val="24"/>
              </w:rPr>
            </w:pPr>
            <w:r w:rsidRPr="002A27F6">
              <w:rPr>
                <w:b/>
                <w:sz w:val="24"/>
              </w:rPr>
              <w:t xml:space="preserve">          Competency</w:t>
            </w:r>
          </w:p>
        </w:tc>
        <w:tc>
          <w:tcPr>
            <w:tcW w:w="6379" w:type="dxa"/>
          </w:tcPr>
          <w:p w14:paraId="1775F7E0" w14:textId="77777777" w:rsidR="00F20E4F" w:rsidRPr="002A27F6" w:rsidRDefault="00000000">
            <w:pPr>
              <w:pStyle w:val="TableParagraph"/>
              <w:spacing w:line="256" w:lineRule="exact"/>
              <w:ind w:left="2620" w:right="2617"/>
              <w:jc w:val="center"/>
              <w:rPr>
                <w:b/>
                <w:sz w:val="24"/>
              </w:rPr>
            </w:pPr>
            <w:r w:rsidRPr="002A27F6">
              <w:rPr>
                <w:b/>
                <w:sz w:val="24"/>
              </w:rPr>
              <w:t>Indicators</w:t>
            </w:r>
          </w:p>
        </w:tc>
      </w:tr>
      <w:tr w:rsidR="00F20E4F" w:rsidRPr="002A27F6" w14:paraId="2F2BF2A1" w14:textId="77777777">
        <w:trPr>
          <w:trHeight w:val="933"/>
        </w:trPr>
        <w:tc>
          <w:tcPr>
            <w:tcW w:w="3402" w:type="dxa"/>
          </w:tcPr>
          <w:p w14:paraId="273EA6A7" w14:textId="77777777" w:rsidR="00F20E4F" w:rsidRPr="002A27F6" w:rsidRDefault="00000000">
            <w:pPr>
              <w:pStyle w:val="TableParagraph"/>
              <w:tabs>
                <w:tab w:val="left" w:pos="1733"/>
                <w:tab w:val="left" w:pos="3574"/>
              </w:tabs>
              <w:ind w:left="468" w:right="95" w:hanging="361"/>
            </w:pPr>
            <w:r w:rsidRPr="002A27F6">
              <w:rPr>
                <w:b/>
              </w:rPr>
              <w:t>1.1</w:t>
            </w:r>
            <w:r w:rsidRPr="002A27F6">
              <w:rPr>
                <w:b/>
                <w:spacing w:val="28"/>
              </w:rPr>
              <w:t xml:space="preserve"> </w:t>
            </w:r>
            <w:r w:rsidRPr="002A27F6">
              <w:t>Demonstrate</w:t>
            </w:r>
            <w:r w:rsidRPr="002A27F6">
              <w:tab/>
              <w:t xml:space="preserve">competence </w:t>
            </w:r>
            <w:r w:rsidRPr="002A27F6">
              <w:rPr>
                <w:spacing w:val="-1"/>
              </w:rPr>
              <w:t>in</w:t>
            </w:r>
            <w:r w:rsidRPr="002A27F6">
              <w:rPr>
                <w:spacing w:val="-52"/>
              </w:rPr>
              <w:t xml:space="preserve"> </w:t>
            </w:r>
            <w:r w:rsidRPr="002A27F6">
              <w:t>mathematical modelling</w:t>
            </w:r>
          </w:p>
        </w:tc>
        <w:tc>
          <w:tcPr>
            <w:tcW w:w="6379" w:type="dxa"/>
          </w:tcPr>
          <w:p w14:paraId="298C09B8" w14:textId="77777777" w:rsidR="00F20E4F" w:rsidRPr="002A27F6" w:rsidRDefault="00000000">
            <w:pPr>
              <w:pStyle w:val="TableParagraph"/>
              <w:numPr>
                <w:ilvl w:val="2"/>
                <w:numId w:val="4"/>
              </w:numPr>
              <w:tabs>
                <w:tab w:val="left" w:pos="825"/>
                <w:tab w:val="left" w:pos="826"/>
              </w:tabs>
              <w:ind w:right="99"/>
            </w:pPr>
            <w:r w:rsidRPr="002A27F6">
              <w:t>Apply</w:t>
            </w:r>
            <w:r w:rsidRPr="002A27F6">
              <w:rPr>
                <w:spacing w:val="32"/>
              </w:rPr>
              <w:t xml:space="preserve"> </w:t>
            </w:r>
            <w:r w:rsidRPr="002A27F6">
              <w:t>mathematical</w:t>
            </w:r>
            <w:r w:rsidRPr="002A27F6">
              <w:rPr>
                <w:spacing w:val="35"/>
              </w:rPr>
              <w:t xml:space="preserve"> </w:t>
            </w:r>
            <w:r w:rsidRPr="002A27F6">
              <w:t>techniques</w:t>
            </w:r>
            <w:r w:rsidRPr="002A27F6">
              <w:rPr>
                <w:spacing w:val="33"/>
              </w:rPr>
              <w:t xml:space="preserve"> </w:t>
            </w:r>
            <w:r w:rsidRPr="002A27F6">
              <w:t>such</w:t>
            </w:r>
            <w:r w:rsidRPr="002A27F6">
              <w:rPr>
                <w:spacing w:val="32"/>
              </w:rPr>
              <w:t xml:space="preserve"> </w:t>
            </w:r>
            <w:r w:rsidRPr="002A27F6">
              <w:t>as</w:t>
            </w:r>
            <w:r w:rsidRPr="002A27F6">
              <w:rPr>
                <w:spacing w:val="33"/>
              </w:rPr>
              <w:t xml:space="preserve"> </w:t>
            </w:r>
            <w:r w:rsidRPr="002A27F6">
              <w:t>calculus,</w:t>
            </w:r>
            <w:r w:rsidRPr="002A27F6">
              <w:rPr>
                <w:spacing w:val="30"/>
              </w:rPr>
              <w:t xml:space="preserve"> </w:t>
            </w:r>
            <w:r w:rsidRPr="002A27F6">
              <w:t>linear</w:t>
            </w:r>
            <w:r w:rsidRPr="002A27F6">
              <w:rPr>
                <w:spacing w:val="-52"/>
              </w:rPr>
              <w:t xml:space="preserve"> </w:t>
            </w:r>
            <w:r w:rsidRPr="002A27F6">
              <w:t>algebra,</w:t>
            </w:r>
            <w:r w:rsidRPr="002A27F6">
              <w:rPr>
                <w:spacing w:val="-3"/>
              </w:rPr>
              <w:t xml:space="preserve"> </w:t>
            </w:r>
            <w:r w:rsidRPr="002A27F6">
              <w:t>and statistics</w:t>
            </w:r>
            <w:r w:rsidRPr="002A27F6">
              <w:rPr>
                <w:spacing w:val="-2"/>
              </w:rPr>
              <w:t xml:space="preserve"> </w:t>
            </w:r>
            <w:r w:rsidRPr="002A27F6">
              <w:t>to</w:t>
            </w:r>
            <w:r w:rsidRPr="002A27F6">
              <w:rPr>
                <w:spacing w:val="-3"/>
              </w:rPr>
              <w:t xml:space="preserve"> </w:t>
            </w:r>
            <w:r w:rsidRPr="002A27F6">
              <w:t>solve problems</w:t>
            </w:r>
          </w:p>
          <w:p w14:paraId="7C5DA265" w14:textId="77777777" w:rsidR="00F20E4F" w:rsidRPr="002A27F6" w:rsidRDefault="00000000">
            <w:pPr>
              <w:pStyle w:val="TableParagraph"/>
              <w:numPr>
                <w:ilvl w:val="2"/>
                <w:numId w:val="4"/>
              </w:numPr>
              <w:tabs>
                <w:tab w:val="left" w:pos="825"/>
                <w:tab w:val="left" w:pos="826"/>
              </w:tabs>
              <w:spacing w:line="252" w:lineRule="exact"/>
              <w:ind w:right="102"/>
            </w:pPr>
            <w:r w:rsidRPr="002A27F6">
              <w:t>Apply advanced mathematical techniques to model and solve</w:t>
            </w:r>
            <w:r w:rsidRPr="002A27F6">
              <w:rPr>
                <w:spacing w:val="-52"/>
              </w:rPr>
              <w:t xml:space="preserve"> </w:t>
            </w:r>
            <w:r w:rsidRPr="002A27F6">
              <w:t>Electronics</w:t>
            </w:r>
            <w:r w:rsidRPr="002A27F6">
              <w:rPr>
                <w:spacing w:val="54"/>
              </w:rPr>
              <w:t xml:space="preserve"> </w:t>
            </w:r>
            <w:r w:rsidRPr="002A27F6">
              <w:t>engineering</w:t>
            </w:r>
            <w:r w:rsidRPr="002A27F6">
              <w:rPr>
                <w:spacing w:val="-3"/>
              </w:rPr>
              <w:t xml:space="preserve"> </w:t>
            </w:r>
            <w:r w:rsidRPr="002A27F6">
              <w:t>problems</w:t>
            </w:r>
          </w:p>
        </w:tc>
      </w:tr>
      <w:tr w:rsidR="00F20E4F" w:rsidRPr="002A27F6" w14:paraId="57A34795" w14:textId="77777777">
        <w:trPr>
          <w:trHeight w:val="466"/>
        </w:trPr>
        <w:tc>
          <w:tcPr>
            <w:tcW w:w="3402" w:type="dxa"/>
          </w:tcPr>
          <w:p w14:paraId="4407E0BB" w14:textId="77777777" w:rsidR="00F20E4F" w:rsidRPr="002A27F6" w:rsidRDefault="00000000">
            <w:pPr>
              <w:pStyle w:val="TableParagraph"/>
              <w:spacing w:line="246" w:lineRule="exact"/>
              <w:ind w:left="107"/>
            </w:pPr>
            <w:r w:rsidRPr="002A27F6">
              <w:t>1.2</w:t>
            </w:r>
            <w:r w:rsidRPr="002A27F6">
              <w:rPr>
                <w:spacing w:val="-1"/>
              </w:rPr>
              <w:t xml:space="preserve"> </w:t>
            </w:r>
            <w:r w:rsidRPr="002A27F6">
              <w:t>Demonstrate</w:t>
            </w:r>
            <w:r w:rsidRPr="002A27F6">
              <w:rPr>
                <w:spacing w:val="-1"/>
              </w:rPr>
              <w:t xml:space="preserve"> </w:t>
            </w:r>
            <w:r w:rsidRPr="002A27F6">
              <w:t>competence</w:t>
            </w:r>
            <w:r w:rsidRPr="002A27F6">
              <w:rPr>
                <w:spacing w:val="-1"/>
              </w:rPr>
              <w:t xml:space="preserve"> </w:t>
            </w:r>
            <w:r w:rsidRPr="002A27F6">
              <w:t>in</w:t>
            </w:r>
            <w:r w:rsidRPr="002A27F6">
              <w:rPr>
                <w:spacing w:val="-4"/>
              </w:rPr>
              <w:t xml:space="preserve"> </w:t>
            </w:r>
            <w:r w:rsidRPr="002A27F6">
              <w:t>basic</w:t>
            </w:r>
          </w:p>
          <w:p w14:paraId="7D454264" w14:textId="77777777" w:rsidR="00F20E4F" w:rsidRPr="002A27F6" w:rsidRDefault="00000000">
            <w:pPr>
              <w:pStyle w:val="TableParagraph"/>
              <w:spacing w:line="240" w:lineRule="exact"/>
              <w:ind w:left="107"/>
            </w:pPr>
            <w:r w:rsidRPr="002A27F6">
              <w:t>sciences</w:t>
            </w:r>
          </w:p>
        </w:tc>
        <w:tc>
          <w:tcPr>
            <w:tcW w:w="6379" w:type="dxa"/>
          </w:tcPr>
          <w:p w14:paraId="6510FC13" w14:textId="77777777" w:rsidR="00F20E4F" w:rsidRPr="002A27F6" w:rsidRDefault="00000000">
            <w:pPr>
              <w:pStyle w:val="TableParagraph"/>
              <w:tabs>
                <w:tab w:val="left" w:pos="823"/>
              </w:tabs>
              <w:spacing w:line="247" w:lineRule="exact"/>
              <w:ind w:left="105"/>
            </w:pPr>
            <w:r w:rsidRPr="002A27F6">
              <w:t>1.2.1</w:t>
            </w:r>
            <w:r w:rsidRPr="002A27F6">
              <w:tab/>
              <w:t>Apply</w:t>
            </w:r>
            <w:r w:rsidRPr="002A27F6">
              <w:rPr>
                <w:spacing w:val="-5"/>
              </w:rPr>
              <w:t xml:space="preserve"> </w:t>
            </w:r>
            <w:r w:rsidRPr="002A27F6">
              <w:t>laws</w:t>
            </w:r>
            <w:r w:rsidRPr="002A27F6">
              <w:rPr>
                <w:spacing w:val="-1"/>
              </w:rPr>
              <w:t xml:space="preserve"> </w:t>
            </w:r>
            <w:r w:rsidRPr="002A27F6">
              <w:t>of</w:t>
            </w:r>
            <w:r w:rsidRPr="002A27F6">
              <w:rPr>
                <w:spacing w:val="-1"/>
              </w:rPr>
              <w:t xml:space="preserve"> </w:t>
            </w:r>
            <w:r w:rsidRPr="002A27F6">
              <w:t>natural</w:t>
            </w:r>
            <w:r w:rsidRPr="002A27F6">
              <w:rPr>
                <w:spacing w:val="-3"/>
              </w:rPr>
              <w:t xml:space="preserve"> </w:t>
            </w:r>
            <w:r w:rsidRPr="002A27F6">
              <w:t>science</w:t>
            </w:r>
            <w:r w:rsidRPr="002A27F6">
              <w:rPr>
                <w:spacing w:val="1"/>
              </w:rPr>
              <w:t xml:space="preserve"> </w:t>
            </w:r>
            <w:r w:rsidRPr="002A27F6">
              <w:t>to</w:t>
            </w:r>
            <w:r w:rsidRPr="002A27F6">
              <w:rPr>
                <w:spacing w:val="-4"/>
              </w:rPr>
              <w:t xml:space="preserve"> </w:t>
            </w:r>
            <w:r w:rsidRPr="002A27F6">
              <w:t>an</w:t>
            </w:r>
            <w:r w:rsidRPr="002A27F6">
              <w:rPr>
                <w:spacing w:val="-1"/>
              </w:rPr>
              <w:t xml:space="preserve"> </w:t>
            </w:r>
            <w:r w:rsidRPr="002A27F6">
              <w:t>engineering</w:t>
            </w:r>
            <w:r w:rsidRPr="002A27F6">
              <w:rPr>
                <w:spacing w:val="-5"/>
              </w:rPr>
              <w:t xml:space="preserve"> </w:t>
            </w:r>
            <w:r w:rsidRPr="002A27F6">
              <w:t>problem</w:t>
            </w:r>
          </w:p>
        </w:tc>
      </w:tr>
      <w:tr w:rsidR="00F20E4F" w:rsidRPr="002A27F6" w14:paraId="3928DD3D" w14:textId="77777777">
        <w:trPr>
          <w:trHeight w:val="176"/>
        </w:trPr>
        <w:tc>
          <w:tcPr>
            <w:tcW w:w="3402" w:type="dxa"/>
          </w:tcPr>
          <w:p w14:paraId="2DFE0170" w14:textId="77777777" w:rsidR="00F20E4F" w:rsidRPr="002A27F6" w:rsidRDefault="00000000">
            <w:pPr>
              <w:pStyle w:val="TableParagraph"/>
              <w:ind w:left="107" w:right="932"/>
            </w:pPr>
            <w:r w:rsidRPr="002A27F6">
              <w:t>1.3 Demonstrate competence in</w:t>
            </w:r>
            <w:r w:rsidRPr="002A27F6">
              <w:rPr>
                <w:spacing w:val="-52"/>
              </w:rPr>
              <w:t xml:space="preserve"> </w:t>
            </w:r>
            <w:r w:rsidRPr="002A27F6">
              <w:t>engineering</w:t>
            </w:r>
            <w:r w:rsidRPr="002A27F6">
              <w:rPr>
                <w:spacing w:val="-4"/>
              </w:rPr>
              <w:t xml:space="preserve"> </w:t>
            </w:r>
            <w:r w:rsidRPr="002A27F6">
              <w:t>fundamentals</w:t>
            </w:r>
          </w:p>
        </w:tc>
        <w:tc>
          <w:tcPr>
            <w:tcW w:w="6379" w:type="dxa"/>
          </w:tcPr>
          <w:p w14:paraId="0489E528" w14:textId="77777777" w:rsidR="00F20E4F" w:rsidRPr="002A27F6" w:rsidRDefault="00000000">
            <w:pPr>
              <w:pStyle w:val="TableParagraph"/>
              <w:tabs>
                <w:tab w:val="left" w:pos="823"/>
              </w:tabs>
              <w:ind w:left="105" w:right="1144"/>
            </w:pPr>
            <w:r w:rsidRPr="002A27F6">
              <w:t>1.3.1</w:t>
            </w:r>
            <w:r w:rsidRPr="002A27F6">
              <w:tab/>
              <w:t>Apply</w:t>
            </w:r>
            <w:r w:rsidRPr="002A27F6">
              <w:rPr>
                <w:spacing w:val="-5"/>
              </w:rPr>
              <w:t xml:space="preserve"> </w:t>
            </w:r>
            <w:r w:rsidRPr="002A27F6">
              <w:t>fundamental</w:t>
            </w:r>
            <w:r w:rsidRPr="002A27F6">
              <w:rPr>
                <w:spacing w:val="-4"/>
              </w:rPr>
              <w:t xml:space="preserve"> </w:t>
            </w:r>
            <w:r w:rsidRPr="002A27F6">
              <w:t>engineering</w:t>
            </w:r>
            <w:r w:rsidRPr="002A27F6">
              <w:rPr>
                <w:spacing w:val="-5"/>
              </w:rPr>
              <w:t xml:space="preserve"> </w:t>
            </w:r>
            <w:r w:rsidRPr="002A27F6">
              <w:t>concepts</w:t>
            </w:r>
            <w:r w:rsidRPr="002A27F6">
              <w:rPr>
                <w:spacing w:val="-1"/>
              </w:rPr>
              <w:t xml:space="preserve"> </w:t>
            </w:r>
            <w:r w:rsidRPr="002A27F6">
              <w:t>to</w:t>
            </w:r>
            <w:r w:rsidRPr="002A27F6">
              <w:rPr>
                <w:spacing w:val="-5"/>
              </w:rPr>
              <w:t xml:space="preserve"> </w:t>
            </w:r>
            <w:r w:rsidRPr="002A27F6">
              <w:t>solve</w:t>
            </w:r>
            <w:r w:rsidRPr="002A27F6">
              <w:rPr>
                <w:spacing w:val="-52"/>
              </w:rPr>
              <w:t xml:space="preserve"> </w:t>
            </w:r>
            <w:r w:rsidRPr="002A27F6">
              <w:t>engineering</w:t>
            </w:r>
            <w:r w:rsidRPr="002A27F6">
              <w:rPr>
                <w:spacing w:val="-4"/>
              </w:rPr>
              <w:t xml:space="preserve"> </w:t>
            </w:r>
            <w:r w:rsidRPr="002A27F6">
              <w:t>problems</w:t>
            </w:r>
          </w:p>
        </w:tc>
      </w:tr>
      <w:tr w:rsidR="00F20E4F" w:rsidRPr="002A27F6" w14:paraId="50EAA9EB" w14:textId="77777777">
        <w:trPr>
          <w:trHeight w:val="697"/>
        </w:trPr>
        <w:tc>
          <w:tcPr>
            <w:tcW w:w="3402" w:type="dxa"/>
          </w:tcPr>
          <w:p w14:paraId="6FBC3F5B" w14:textId="77777777" w:rsidR="00F20E4F" w:rsidRPr="002A27F6" w:rsidRDefault="00000000">
            <w:pPr>
              <w:pStyle w:val="TableParagraph"/>
              <w:ind w:left="107" w:right="411"/>
            </w:pPr>
            <w:r w:rsidRPr="002A27F6">
              <w:t>1.4 Demonstrate competence in</w:t>
            </w:r>
            <w:r w:rsidRPr="002A27F6">
              <w:rPr>
                <w:spacing w:val="1"/>
              </w:rPr>
              <w:t xml:space="preserve"> </w:t>
            </w:r>
            <w:r w:rsidRPr="002A27F6">
              <w:t>specialized</w:t>
            </w:r>
            <w:r w:rsidRPr="002A27F6">
              <w:rPr>
                <w:spacing w:val="-3"/>
              </w:rPr>
              <w:t xml:space="preserve"> </w:t>
            </w:r>
            <w:r w:rsidRPr="002A27F6">
              <w:t>engineering</w:t>
            </w:r>
            <w:r w:rsidRPr="002A27F6">
              <w:rPr>
                <w:spacing w:val="-6"/>
              </w:rPr>
              <w:t xml:space="preserve"> </w:t>
            </w:r>
            <w:r w:rsidRPr="002A27F6">
              <w:t>knowledge</w:t>
            </w:r>
            <w:r w:rsidRPr="002A27F6">
              <w:rPr>
                <w:spacing w:val="-2"/>
              </w:rPr>
              <w:t xml:space="preserve"> </w:t>
            </w:r>
            <w:r w:rsidRPr="002A27F6">
              <w:t>to</w:t>
            </w:r>
          </w:p>
          <w:p w14:paraId="23D769DD" w14:textId="77777777" w:rsidR="00F20E4F" w:rsidRPr="002A27F6" w:rsidRDefault="00000000">
            <w:pPr>
              <w:pStyle w:val="TableParagraph"/>
              <w:spacing w:line="238" w:lineRule="exact"/>
              <w:ind w:left="107"/>
            </w:pPr>
            <w:r w:rsidRPr="002A27F6">
              <w:t>the</w:t>
            </w:r>
            <w:r w:rsidRPr="002A27F6">
              <w:rPr>
                <w:spacing w:val="-1"/>
              </w:rPr>
              <w:t xml:space="preserve"> </w:t>
            </w:r>
            <w:r w:rsidRPr="002A27F6">
              <w:t>program</w:t>
            </w:r>
          </w:p>
        </w:tc>
        <w:tc>
          <w:tcPr>
            <w:tcW w:w="6379" w:type="dxa"/>
          </w:tcPr>
          <w:p w14:paraId="1A051B07" w14:textId="77777777" w:rsidR="00F20E4F" w:rsidRPr="002A27F6" w:rsidRDefault="00000000">
            <w:pPr>
              <w:pStyle w:val="TableParagraph"/>
              <w:tabs>
                <w:tab w:val="left" w:pos="823"/>
              </w:tabs>
              <w:ind w:left="105" w:right="159"/>
            </w:pPr>
            <w:r w:rsidRPr="002A27F6">
              <w:t>1.4.1</w:t>
            </w:r>
            <w:r w:rsidRPr="002A27F6">
              <w:tab/>
              <w:t>Apply</w:t>
            </w:r>
            <w:r w:rsidRPr="002A27F6">
              <w:rPr>
                <w:spacing w:val="-5"/>
              </w:rPr>
              <w:t xml:space="preserve"> </w:t>
            </w:r>
            <w:r w:rsidRPr="002A27F6">
              <w:t>Electronics</w:t>
            </w:r>
            <w:r w:rsidRPr="002A27F6">
              <w:rPr>
                <w:spacing w:val="-4"/>
              </w:rPr>
              <w:t xml:space="preserve"> </w:t>
            </w:r>
            <w:r w:rsidRPr="002A27F6">
              <w:t>engineering</w:t>
            </w:r>
            <w:r w:rsidRPr="002A27F6">
              <w:rPr>
                <w:spacing w:val="-5"/>
              </w:rPr>
              <w:t xml:space="preserve"> </w:t>
            </w:r>
            <w:r w:rsidRPr="002A27F6">
              <w:t>concepts</w:t>
            </w:r>
            <w:r w:rsidRPr="002A27F6">
              <w:rPr>
                <w:spacing w:val="-3"/>
              </w:rPr>
              <w:t xml:space="preserve"> </w:t>
            </w:r>
            <w:r w:rsidRPr="002A27F6">
              <w:t>to</w:t>
            </w:r>
            <w:r w:rsidRPr="002A27F6">
              <w:rPr>
                <w:spacing w:val="-4"/>
              </w:rPr>
              <w:t xml:space="preserve"> </w:t>
            </w:r>
            <w:r w:rsidRPr="002A27F6">
              <w:t>solve</w:t>
            </w:r>
            <w:r w:rsidRPr="002A27F6">
              <w:rPr>
                <w:spacing w:val="-3"/>
              </w:rPr>
              <w:t xml:space="preserve"> </w:t>
            </w:r>
            <w:r w:rsidRPr="002A27F6">
              <w:t>engineering</w:t>
            </w:r>
            <w:r w:rsidRPr="002A27F6">
              <w:rPr>
                <w:spacing w:val="-52"/>
              </w:rPr>
              <w:t xml:space="preserve"> </w:t>
            </w:r>
            <w:r w:rsidRPr="002A27F6">
              <w:t>problems.</w:t>
            </w:r>
          </w:p>
        </w:tc>
      </w:tr>
    </w:tbl>
    <w:p w14:paraId="5585760F" w14:textId="77777777" w:rsidR="00F20E4F" w:rsidRPr="002A27F6" w:rsidRDefault="00F20E4F"/>
    <w:tbl>
      <w:tblPr>
        <w:tblW w:w="9781"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3402"/>
        <w:gridCol w:w="6379"/>
      </w:tblGrid>
      <w:tr w:rsidR="00F20E4F" w:rsidRPr="002A27F6" w14:paraId="67A1677D" w14:textId="77777777">
        <w:trPr>
          <w:trHeight w:val="817"/>
        </w:trPr>
        <w:tc>
          <w:tcPr>
            <w:tcW w:w="9781" w:type="dxa"/>
            <w:gridSpan w:val="2"/>
          </w:tcPr>
          <w:p w14:paraId="7C0F078B" w14:textId="77777777" w:rsidR="00F20E4F" w:rsidRPr="002A27F6" w:rsidRDefault="00000000">
            <w:pPr>
              <w:pStyle w:val="TableParagraph"/>
              <w:spacing w:line="276" w:lineRule="exact"/>
              <w:ind w:left="107" w:right="384"/>
              <w:rPr>
                <w:b/>
                <w:sz w:val="24"/>
              </w:rPr>
            </w:pPr>
            <w:r w:rsidRPr="002A27F6">
              <w:rPr>
                <w:b/>
                <w:sz w:val="24"/>
              </w:rPr>
              <w:t>PO 2: Problem analysis: Identify, formulate, research literature, and analyze complex</w:t>
            </w:r>
            <w:r w:rsidRPr="002A27F6">
              <w:rPr>
                <w:b/>
                <w:spacing w:val="1"/>
                <w:sz w:val="24"/>
              </w:rPr>
              <w:t xml:space="preserve"> </w:t>
            </w:r>
            <w:r w:rsidRPr="002A27F6">
              <w:rPr>
                <w:b/>
                <w:sz w:val="24"/>
              </w:rPr>
              <w:t>engineering</w:t>
            </w:r>
            <w:r w:rsidRPr="002A27F6">
              <w:rPr>
                <w:b/>
                <w:spacing w:val="-2"/>
                <w:sz w:val="24"/>
              </w:rPr>
              <w:t xml:space="preserve"> </w:t>
            </w:r>
            <w:r w:rsidRPr="002A27F6">
              <w:rPr>
                <w:b/>
                <w:sz w:val="24"/>
              </w:rPr>
              <w:t>problems</w:t>
            </w:r>
            <w:r w:rsidRPr="002A27F6">
              <w:rPr>
                <w:b/>
                <w:spacing w:val="-1"/>
                <w:sz w:val="24"/>
              </w:rPr>
              <w:t xml:space="preserve"> </w:t>
            </w:r>
            <w:r w:rsidRPr="002A27F6">
              <w:rPr>
                <w:b/>
                <w:sz w:val="24"/>
              </w:rPr>
              <w:t>reaching</w:t>
            </w:r>
            <w:r w:rsidRPr="002A27F6">
              <w:rPr>
                <w:b/>
                <w:spacing w:val="-2"/>
                <w:sz w:val="24"/>
              </w:rPr>
              <w:t xml:space="preserve"> </w:t>
            </w:r>
            <w:r w:rsidRPr="002A27F6">
              <w:rPr>
                <w:b/>
                <w:sz w:val="24"/>
              </w:rPr>
              <w:t>substantiated</w:t>
            </w:r>
            <w:r w:rsidRPr="002A27F6">
              <w:rPr>
                <w:b/>
                <w:spacing w:val="-1"/>
                <w:sz w:val="24"/>
              </w:rPr>
              <w:t xml:space="preserve"> </w:t>
            </w:r>
            <w:r w:rsidRPr="002A27F6">
              <w:rPr>
                <w:b/>
                <w:sz w:val="24"/>
              </w:rPr>
              <w:t>conclusions</w:t>
            </w:r>
            <w:r w:rsidRPr="002A27F6">
              <w:rPr>
                <w:b/>
                <w:spacing w:val="-5"/>
                <w:sz w:val="24"/>
              </w:rPr>
              <w:t xml:space="preserve"> </w:t>
            </w:r>
            <w:r w:rsidRPr="002A27F6">
              <w:rPr>
                <w:b/>
                <w:sz w:val="24"/>
              </w:rPr>
              <w:t>using</w:t>
            </w:r>
            <w:r w:rsidRPr="002A27F6">
              <w:rPr>
                <w:b/>
                <w:spacing w:val="-4"/>
                <w:sz w:val="24"/>
              </w:rPr>
              <w:t xml:space="preserve"> </w:t>
            </w:r>
            <w:r w:rsidRPr="002A27F6">
              <w:rPr>
                <w:b/>
                <w:sz w:val="24"/>
              </w:rPr>
              <w:t>first</w:t>
            </w:r>
            <w:r w:rsidRPr="002A27F6">
              <w:rPr>
                <w:b/>
                <w:spacing w:val="-2"/>
                <w:sz w:val="24"/>
              </w:rPr>
              <w:t xml:space="preserve"> </w:t>
            </w:r>
            <w:r w:rsidRPr="002A27F6">
              <w:rPr>
                <w:b/>
                <w:sz w:val="24"/>
              </w:rPr>
              <w:t>principles</w:t>
            </w:r>
            <w:r w:rsidRPr="002A27F6">
              <w:rPr>
                <w:b/>
                <w:spacing w:val="-2"/>
                <w:sz w:val="24"/>
              </w:rPr>
              <w:t xml:space="preserve"> </w:t>
            </w:r>
            <w:r w:rsidRPr="002A27F6">
              <w:rPr>
                <w:b/>
                <w:sz w:val="24"/>
              </w:rPr>
              <w:t>of mathematics,</w:t>
            </w:r>
            <w:r w:rsidRPr="002A27F6">
              <w:rPr>
                <w:b/>
                <w:spacing w:val="-57"/>
                <w:sz w:val="24"/>
              </w:rPr>
              <w:t xml:space="preserve"> </w:t>
            </w:r>
            <w:r w:rsidRPr="002A27F6">
              <w:rPr>
                <w:b/>
                <w:sz w:val="24"/>
              </w:rPr>
              <w:t>natural</w:t>
            </w:r>
            <w:r w:rsidRPr="002A27F6">
              <w:rPr>
                <w:b/>
                <w:spacing w:val="-1"/>
                <w:sz w:val="24"/>
              </w:rPr>
              <w:t xml:space="preserve"> </w:t>
            </w:r>
            <w:r w:rsidRPr="002A27F6">
              <w:rPr>
                <w:b/>
                <w:sz w:val="24"/>
              </w:rPr>
              <w:t>sciences, and engineering sciences.</w:t>
            </w:r>
          </w:p>
        </w:tc>
      </w:tr>
      <w:tr w:rsidR="00F20E4F" w:rsidRPr="002A27F6" w14:paraId="78E7F112" w14:textId="77777777">
        <w:trPr>
          <w:trHeight w:val="271"/>
        </w:trPr>
        <w:tc>
          <w:tcPr>
            <w:tcW w:w="3402" w:type="dxa"/>
          </w:tcPr>
          <w:p w14:paraId="360C1A53" w14:textId="77777777" w:rsidR="00F20E4F" w:rsidRPr="002A27F6" w:rsidRDefault="00000000">
            <w:pPr>
              <w:pStyle w:val="TableParagraph"/>
              <w:spacing w:line="255" w:lineRule="exact"/>
              <w:ind w:right="135"/>
              <w:jc w:val="center"/>
              <w:rPr>
                <w:b/>
                <w:sz w:val="24"/>
              </w:rPr>
            </w:pPr>
            <w:r w:rsidRPr="002A27F6">
              <w:rPr>
                <w:b/>
                <w:sz w:val="24"/>
              </w:rPr>
              <w:t>Competency</w:t>
            </w:r>
          </w:p>
        </w:tc>
        <w:tc>
          <w:tcPr>
            <w:tcW w:w="6379" w:type="dxa"/>
          </w:tcPr>
          <w:p w14:paraId="095ABBEC" w14:textId="77777777" w:rsidR="00F20E4F" w:rsidRPr="002A27F6" w:rsidRDefault="00000000">
            <w:pPr>
              <w:pStyle w:val="TableParagraph"/>
              <w:spacing w:line="255" w:lineRule="exact"/>
              <w:ind w:left="2615" w:right="2610"/>
              <w:jc w:val="center"/>
              <w:rPr>
                <w:b/>
                <w:sz w:val="24"/>
              </w:rPr>
            </w:pPr>
            <w:r w:rsidRPr="002A27F6">
              <w:rPr>
                <w:b/>
                <w:sz w:val="24"/>
              </w:rPr>
              <w:t>Indicators</w:t>
            </w:r>
          </w:p>
        </w:tc>
      </w:tr>
      <w:tr w:rsidR="00F20E4F" w:rsidRPr="002A27F6" w14:paraId="54956DC9" w14:textId="77777777">
        <w:trPr>
          <w:trHeight w:val="1252"/>
        </w:trPr>
        <w:tc>
          <w:tcPr>
            <w:tcW w:w="3402" w:type="dxa"/>
          </w:tcPr>
          <w:p w14:paraId="75184369" w14:textId="77777777" w:rsidR="00F20E4F" w:rsidRPr="002A27F6" w:rsidRDefault="00000000">
            <w:pPr>
              <w:pStyle w:val="TableParagraph"/>
              <w:ind w:left="107" w:right="93"/>
            </w:pPr>
            <w:r w:rsidRPr="002A27F6">
              <w:t>2.1</w:t>
            </w:r>
            <w:r w:rsidRPr="002A27F6">
              <w:rPr>
                <w:spacing w:val="-6"/>
              </w:rPr>
              <w:t xml:space="preserve"> </w:t>
            </w:r>
            <w:r w:rsidRPr="002A27F6">
              <w:t>Demonstrate</w:t>
            </w:r>
            <w:r w:rsidRPr="002A27F6">
              <w:rPr>
                <w:spacing w:val="-4"/>
              </w:rPr>
              <w:t xml:space="preserve"> </w:t>
            </w:r>
            <w:r w:rsidRPr="002A27F6">
              <w:t>an</w:t>
            </w:r>
            <w:r w:rsidRPr="002A27F6">
              <w:rPr>
                <w:spacing w:val="-5"/>
              </w:rPr>
              <w:t xml:space="preserve"> </w:t>
            </w:r>
            <w:r w:rsidRPr="002A27F6">
              <w:t>ability</w:t>
            </w:r>
            <w:r w:rsidRPr="002A27F6">
              <w:rPr>
                <w:spacing w:val="-7"/>
              </w:rPr>
              <w:t xml:space="preserve"> </w:t>
            </w:r>
            <w:r w:rsidRPr="002A27F6">
              <w:t>to</w:t>
            </w:r>
            <w:r w:rsidRPr="002A27F6">
              <w:rPr>
                <w:spacing w:val="-6"/>
              </w:rPr>
              <w:t xml:space="preserve"> </w:t>
            </w:r>
            <w:r w:rsidRPr="002A27F6">
              <w:t>identify</w:t>
            </w:r>
            <w:r w:rsidRPr="002A27F6">
              <w:rPr>
                <w:spacing w:val="-7"/>
              </w:rPr>
              <w:t xml:space="preserve"> </w:t>
            </w:r>
            <w:r w:rsidRPr="002A27F6">
              <w:t>and</w:t>
            </w:r>
            <w:r w:rsidRPr="002A27F6">
              <w:rPr>
                <w:spacing w:val="-52"/>
              </w:rPr>
              <w:t xml:space="preserve"> </w:t>
            </w:r>
            <w:r w:rsidRPr="002A27F6">
              <w:t>formulate</w:t>
            </w:r>
            <w:r w:rsidRPr="002A27F6">
              <w:rPr>
                <w:spacing w:val="-2"/>
              </w:rPr>
              <w:t xml:space="preserve"> </w:t>
            </w:r>
            <w:r w:rsidRPr="002A27F6">
              <w:t>complex</w:t>
            </w:r>
            <w:r w:rsidRPr="002A27F6">
              <w:rPr>
                <w:spacing w:val="-2"/>
              </w:rPr>
              <w:t xml:space="preserve"> </w:t>
            </w:r>
            <w:r w:rsidRPr="002A27F6">
              <w:t>engineering</w:t>
            </w:r>
            <w:r w:rsidRPr="002A27F6">
              <w:rPr>
                <w:spacing w:val="-4"/>
              </w:rPr>
              <w:t xml:space="preserve"> </w:t>
            </w:r>
            <w:r w:rsidRPr="002A27F6">
              <w:t>problem</w:t>
            </w:r>
          </w:p>
        </w:tc>
        <w:tc>
          <w:tcPr>
            <w:tcW w:w="6379" w:type="dxa"/>
          </w:tcPr>
          <w:p w14:paraId="3EDF075C" w14:textId="77777777" w:rsidR="00F20E4F" w:rsidRPr="002A27F6" w:rsidRDefault="00000000">
            <w:pPr>
              <w:pStyle w:val="TableParagraph"/>
              <w:numPr>
                <w:ilvl w:val="2"/>
                <w:numId w:val="5"/>
              </w:numPr>
              <w:tabs>
                <w:tab w:val="left" w:pos="605"/>
              </w:tabs>
              <w:spacing w:line="249" w:lineRule="exact"/>
            </w:pPr>
            <w:r w:rsidRPr="002A27F6">
              <w:t>Articulate</w:t>
            </w:r>
            <w:r w:rsidRPr="002A27F6">
              <w:rPr>
                <w:spacing w:val="-2"/>
              </w:rPr>
              <w:t xml:space="preserve"> </w:t>
            </w:r>
            <w:r w:rsidRPr="002A27F6">
              <w:t>problem</w:t>
            </w:r>
            <w:r w:rsidRPr="002A27F6">
              <w:rPr>
                <w:spacing w:val="-5"/>
              </w:rPr>
              <w:t xml:space="preserve"> </w:t>
            </w:r>
            <w:r w:rsidRPr="002A27F6">
              <w:t>statements</w:t>
            </w:r>
            <w:r w:rsidRPr="002A27F6">
              <w:rPr>
                <w:spacing w:val="-4"/>
              </w:rPr>
              <w:t xml:space="preserve"> </w:t>
            </w:r>
            <w:r w:rsidRPr="002A27F6">
              <w:t>and</w:t>
            </w:r>
            <w:r w:rsidRPr="002A27F6">
              <w:rPr>
                <w:spacing w:val="-1"/>
              </w:rPr>
              <w:t xml:space="preserve"> </w:t>
            </w:r>
            <w:r w:rsidRPr="002A27F6">
              <w:t>identify</w:t>
            </w:r>
            <w:r w:rsidRPr="002A27F6">
              <w:rPr>
                <w:spacing w:val="-5"/>
              </w:rPr>
              <w:t xml:space="preserve"> </w:t>
            </w:r>
            <w:r w:rsidRPr="002A27F6">
              <w:t>objectives</w:t>
            </w:r>
          </w:p>
          <w:p w14:paraId="0D2A23C6" w14:textId="77777777" w:rsidR="00F20E4F" w:rsidRPr="002A27F6" w:rsidRDefault="00000000">
            <w:pPr>
              <w:pStyle w:val="TableParagraph"/>
              <w:numPr>
                <w:ilvl w:val="2"/>
                <w:numId w:val="5"/>
              </w:numPr>
              <w:tabs>
                <w:tab w:val="left" w:pos="605"/>
              </w:tabs>
              <w:ind w:left="108" w:right="593" w:firstLine="0"/>
            </w:pPr>
            <w:r w:rsidRPr="002A27F6">
              <w:t>Identify</w:t>
            </w:r>
            <w:r w:rsidRPr="002A27F6">
              <w:rPr>
                <w:spacing w:val="-4"/>
              </w:rPr>
              <w:t xml:space="preserve"> </w:t>
            </w:r>
            <w:r w:rsidRPr="002A27F6">
              <w:t>engineering</w:t>
            </w:r>
            <w:r w:rsidRPr="002A27F6">
              <w:rPr>
                <w:spacing w:val="-4"/>
              </w:rPr>
              <w:t xml:space="preserve"> </w:t>
            </w:r>
            <w:r w:rsidRPr="002A27F6">
              <w:t>systems, variables,</w:t>
            </w:r>
            <w:r w:rsidRPr="002A27F6">
              <w:rPr>
                <w:spacing w:val="-1"/>
              </w:rPr>
              <w:t xml:space="preserve"> </w:t>
            </w:r>
            <w:r w:rsidRPr="002A27F6">
              <w:t>and</w:t>
            </w:r>
            <w:r w:rsidRPr="002A27F6">
              <w:rPr>
                <w:spacing w:val="-3"/>
              </w:rPr>
              <w:t xml:space="preserve"> </w:t>
            </w:r>
            <w:r w:rsidRPr="002A27F6">
              <w:t>parameters</w:t>
            </w:r>
            <w:r w:rsidRPr="002A27F6">
              <w:rPr>
                <w:spacing w:val="-1"/>
              </w:rPr>
              <w:t xml:space="preserve"> </w:t>
            </w:r>
            <w:r w:rsidRPr="002A27F6">
              <w:t>to</w:t>
            </w:r>
            <w:r w:rsidRPr="002A27F6">
              <w:rPr>
                <w:spacing w:val="-52"/>
              </w:rPr>
              <w:t xml:space="preserve"> </w:t>
            </w:r>
            <w:r w:rsidRPr="002A27F6">
              <w:t>solve</w:t>
            </w:r>
            <w:r w:rsidRPr="002A27F6">
              <w:rPr>
                <w:spacing w:val="-1"/>
              </w:rPr>
              <w:t xml:space="preserve"> </w:t>
            </w:r>
            <w:r w:rsidRPr="002A27F6">
              <w:t>the problems</w:t>
            </w:r>
          </w:p>
          <w:p w14:paraId="24AB241F" w14:textId="77777777" w:rsidR="00F20E4F" w:rsidRPr="002A27F6" w:rsidRDefault="00000000">
            <w:pPr>
              <w:pStyle w:val="TableParagraph"/>
              <w:numPr>
                <w:ilvl w:val="2"/>
                <w:numId w:val="5"/>
              </w:numPr>
              <w:tabs>
                <w:tab w:val="left" w:pos="687"/>
              </w:tabs>
              <w:spacing w:line="252" w:lineRule="exact"/>
              <w:ind w:left="108" w:right="100" w:firstLine="0"/>
            </w:pPr>
            <w:r w:rsidRPr="002A27F6">
              <w:t>Identify</w:t>
            </w:r>
            <w:r w:rsidRPr="002A27F6">
              <w:rPr>
                <w:spacing w:val="23"/>
              </w:rPr>
              <w:t xml:space="preserve"> </w:t>
            </w:r>
            <w:r w:rsidRPr="002A27F6">
              <w:t>the</w:t>
            </w:r>
            <w:r w:rsidRPr="002A27F6">
              <w:rPr>
                <w:spacing w:val="23"/>
              </w:rPr>
              <w:t xml:space="preserve"> </w:t>
            </w:r>
            <w:r w:rsidRPr="002A27F6">
              <w:t>mathematical,</w:t>
            </w:r>
            <w:r w:rsidRPr="002A27F6">
              <w:rPr>
                <w:spacing w:val="23"/>
              </w:rPr>
              <w:t xml:space="preserve"> </w:t>
            </w:r>
            <w:r w:rsidRPr="002A27F6">
              <w:t>engineering</w:t>
            </w:r>
            <w:r w:rsidRPr="002A27F6">
              <w:rPr>
                <w:spacing w:val="23"/>
              </w:rPr>
              <w:t xml:space="preserve"> </w:t>
            </w:r>
            <w:r w:rsidRPr="002A27F6">
              <w:t>and</w:t>
            </w:r>
            <w:r w:rsidRPr="002A27F6">
              <w:rPr>
                <w:spacing w:val="23"/>
              </w:rPr>
              <w:t xml:space="preserve"> </w:t>
            </w:r>
            <w:r w:rsidRPr="002A27F6">
              <w:t>other</w:t>
            </w:r>
            <w:r w:rsidRPr="002A27F6">
              <w:rPr>
                <w:spacing w:val="24"/>
              </w:rPr>
              <w:t xml:space="preserve"> </w:t>
            </w:r>
            <w:r w:rsidRPr="002A27F6">
              <w:t>relevant</w:t>
            </w:r>
            <w:r w:rsidRPr="002A27F6">
              <w:rPr>
                <w:spacing w:val="-52"/>
              </w:rPr>
              <w:t xml:space="preserve"> </w:t>
            </w:r>
            <w:r w:rsidRPr="002A27F6">
              <w:t>knowledge</w:t>
            </w:r>
            <w:r w:rsidRPr="002A27F6">
              <w:rPr>
                <w:spacing w:val="-1"/>
              </w:rPr>
              <w:t xml:space="preserve"> </w:t>
            </w:r>
            <w:r w:rsidRPr="002A27F6">
              <w:t>that</w:t>
            </w:r>
            <w:r w:rsidRPr="002A27F6">
              <w:rPr>
                <w:spacing w:val="-2"/>
              </w:rPr>
              <w:t xml:space="preserve"> </w:t>
            </w:r>
            <w:r w:rsidRPr="002A27F6">
              <w:t>applies to a</w:t>
            </w:r>
            <w:r w:rsidRPr="002A27F6">
              <w:rPr>
                <w:spacing w:val="-2"/>
              </w:rPr>
              <w:t xml:space="preserve"> </w:t>
            </w:r>
            <w:r w:rsidRPr="002A27F6">
              <w:t>given problem</w:t>
            </w:r>
          </w:p>
        </w:tc>
      </w:tr>
      <w:tr w:rsidR="00F20E4F" w:rsidRPr="002A27F6" w14:paraId="2C17B8DE" w14:textId="77777777">
        <w:trPr>
          <w:trHeight w:val="1750"/>
        </w:trPr>
        <w:tc>
          <w:tcPr>
            <w:tcW w:w="3402" w:type="dxa"/>
          </w:tcPr>
          <w:p w14:paraId="03A19E87" w14:textId="77777777" w:rsidR="00F20E4F" w:rsidRPr="002A27F6" w:rsidRDefault="00000000">
            <w:pPr>
              <w:pStyle w:val="TableParagraph"/>
              <w:ind w:left="107" w:right="107"/>
            </w:pPr>
            <w:r w:rsidRPr="002A27F6">
              <w:t>2.2 Demonstrate an ability to formulate a</w:t>
            </w:r>
            <w:r w:rsidRPr="002A27F6">
              <w:rPr>
                <w:spacing w:val="-52"/>
              </w:rPr>
              <w:t xml:space="preserve"> </w:t>
            </w:r>
            <w:r w:rsidRPr="002A27F6">
              <w:t>solution plan and methodology for an</w:t>
            </w:r>
            <w:r w:rsidRPr="002A27F6">
              <w:rPr>
                <w:spacing w:val="1"/>
              </w:rPr>
              <w:t xml:space="preserve"> </w:t>
            </w:r>
            <w:r w:rsidRPr="002A27F6">
              <w:t>engineering</w:t>
            </w:r>
            <w:r w:rsidRPr="002A27F6">
              <w:rPr>
                <w:spacing w:val="-4"/>
              </w:rPr>
              <w:t xml:space="preserve"> </w:t>
            </w:r>
            <w:r w:rsidRPr="002A27F6">
              <w:t>problem</w:t>
            </w:r>
          </w:p>
        </w:tc>
        <w:tc>
          <w:tcPr>
            <w:tcW w:w="6379" w:type="dxa"/>
          </w:tcPr>
          <w:p w14:paraId="6A4B40BC" w14:textId="77777777" w:rsidR="00F20E4F" w:rsidRPr="002A27F6" w:rsidRDefault="00000000">
            <w:pPr>
              <w:pStyle w:val="TableParagraph"/>
              <w:numPr>
                <w:ilvl w:val="2"/>
                <w:numId w:val="6"/>
              </w:numPr>
              <w:tabs>
                <w:tab w:val="left" w:pos="605"/>
              </w:tabs>
              <w:spacing w:line="246" w:lineRule="exact"/>
            </w:pPr>
            <w:r w:rsidRPr="002A27F6">
              <w:t>Reframe</w:t>
            </w:r>
            <w:r w:rsidRPr="002A27F6">
              <w:rPr>
                <w:spacing w:val="-3"/>
              </w:rPr>
              <w:t xml:space="preserve"> </w:t>
            </w:r>
            <w:r w:rsidRPr="002A27F6">
              <w:t>complex</w:t>
            </w:r>
            <w:r w:rsidRPr="002A27F6">
              <w:rPr>
                <w:spacing w:val="-2"/>
              </w:rPr>
              <w:t xml:space="preserve"> </w:t>
            </w:r>
            <w:r w:rsidRPr="002A27F6">
              <w:t>problems</w:t>
            </w:r>
            <w:r w:rsidRPr="002A27F6">
              <w:rPr>
                <w:spacing w:val="-2"/>
              </w:rPr>
              <w:t xml:space="preserve"> </w:t>
            </w:r>
            <w:r w:rsidRPr="002A27F6">
              <w:t>into</w:t>
            </w:r>
            <w:r w:rsidRPr="002A27F6">
              <w:rPr>
                <w:spacing w:val="-5"/>
              </w:rPr>
              <w:t xml:space="preserve"> </w:t>
            </w:r>
            <w:r w:rsidRPr="002A27F6">
              <w:t>interconnected</w:t>
            </w:r>
            <w:r w:rsidRPr="002A27F6">
              <w:rPr>
                <w:spacing w:val="-3"/>
              </w:rPr>
              <w:t xml:space="preserve"> </w:t>
            </w:r>
            <w:r w:rsidRPr="002A27F6">
              <w:t>sub-problems</w:t>
            </w:r>
          </w:p>
          <w:p w14:paraId="63FF6621" w14:textId="77777777" w:rsidR="00F20E4F" w:rsidRPr="002A27F6" w:rsidRDefault="00000000">
            <w:pPr>
              <w:pStyle w:val="TableParagraph"/>
              <w:numPr>
                <w:ilvl w:val="2"/>
                <w:numId w:val="6"/>
              </w:numPr>
              <w:tabs>
                <w:tab w:val="left" w:pos="605"/>
              </w:tabs>
              <w:spacing w:line="252" w:lineRule="exact"/>
            </w:pPr>
            <w:r w:rsidRPr="002A27F6">
              <w:t>Identify,</w:t>
            </w:r>
            <w:r w:rsidRPr="002A27F6">
              <w:rPr>
                <w:spacing w:val="-2"/>
              </w:rPr>
              <w:t xml:space="preserve"> </w:t>
            </w:r>
            <w:r w:rsidRPr="002A27F6">
              <w:t>assemble</w:t>
            </w:r>
            <w:r w:rsidRPr="002A27F6">
              <w:rPr>
                <w:spacing w:val="-2"/>
              </w:rPr>
              <w:t xml:space="preserve"> </w:t>
            </w:r>
            <w:r w:rsidRPr="002A27F6">
              <w:t>and</w:t>
            </w:r>
            <w:r w:rsidRPr="002A27F6">
              <w:rPr>
                <w:spacing w:val="-2"/>
              </w:rPr>
              <w:t xml:space="preserve"> </w:t>
            </w:r>
            <w:r w:rsidRPr="002A27F6">
              <w:t>evaluate</w:t>
            </w:r>
            <w:r w:rsidRPr="002A27F6">
              <w:rPr>
                <w:spacing w:val="-2"/>
              </w:rPr>
              <w:t xml:space="preserve"> </w:t>
            </w:r>
            <w:r w:rsidRPr="002A27F6">
              <w:t>information</w:t>
            </w:r>
            <w:r w:rsidRPr="002A27F6">
              <w:rPr>
                <w:spacing w:val="-5"/>
              </w:rPr>
              <w:t xml:space="preserve"> </w:t>
            </w:r>
            <w:r w:rsidRPr="002A27F6">
              <w:t>and</w:t>
            </w:r>
            <w:r w:rsidRPr="002A27F6">
              <w:rPr>
                <w:spacing w:val="-4"/>
              </w:rPr>
              <w:t xml:space="preserve"> </w:t>
            </w:r>
            <w:r w:rsidRPr="002A27F6">
              <w:t>resources.</w:t>
            </w:r>
          </w:p>
          <w:p w14:paraId="57FDE72A" w14:textId="77777777" w:rsidR="00F20E4F" w:rsidRPr="002A27F6" w:rsidRDefault="00000000">
            <w:pPr>
              <w:pStyle w:val="TableParagraph"/>
              <w:numPr>
                <w:ilvl w:val="2"/>
                <w:numId w:val="6"/>
              </w:numPr>
              <w:tabs>
                <w:tab w:val="left" w:pos="605"/>
              </w:tabs>
              <w:spacing w:before="1"/>
              <w:ind w:left="108" w:right="460" w:firstLine="0"/>
            </w:pPr>
            <w:r w:rsidRPr="002A27F6">
              <w:t>Identify</w:t>
            </w:r>
            <w:r w:rsidRPr="002A27F6">
              <w:rPr>
                <w:spacing w:val="-4"/>
              </w:rPr>
              <w:t xml:space="preserve"> </w:t>
            </w:r>
            <w:r w:rsidRPr="002A27F6">
              <w:t>existing</w:t>
            </w:r>
            <w:r w:rsidRPr="002A27F6">
              <w:rPr>
                <w:spacing w:val="-4"/>
              </w:rPr>
              <w:t xml:space="preserve"> </w:t>
            </w:r>
            <w:r w:rsidRPr="002A27F6">
              <w:t>processes/solution</w:t>
            </w:r>
            <w:r w:rsidRPr="002A27F6">
              <w:rPr>
                <w:spacing w:val="-1"/>
              </w:rPr>
              <w:t xml:space="preserve"> </w:t>
            </w:r>
            <w:r w:rsidRPr="002A27F6">
              <w:t>methods</w:t>
            </w:r>
            <w:r w:rsidRPr="002A27F6">
              <w:rPr>
                <w:spacing w:val="-3"/>
              </w:rPr>
              <w:t xml:space="preserve"> </w:t>
            </w:r>
            <w:r w:rsidRPr="002A27F6">
              <w:t>for</w:t>
            </w:r>
            <w:r w:rsidRPr="002A27F6">
              <w:rPr>
                <w:spacing w:val="-3"/>
              </w:rPr>
              <w:t xml:space="preserve"> </w:t>
            </w:r>
            <w:r w:rsidRPr="002A27F6">
              <w:t>solving</w:t>
            </w:r>
            <w:r w:rsidRPr="002A27F6">
              <w:rPr>
                <w:spacing w:val="-4"/>
              </w:rPr>
              <w:t xml:space="preserve"> </w:t>
            </w:r>
            <w:r w:rsidRPr="002A27F6">
              <w:t>the</w:t>
            </w:r>
            <w:r w:rsidRPr="002A27F6">
              <w:rPr>
                <w:spacing w:val="-52"/>
              </w:rPr>
              <w:t xml:space="preserve"> </w:t>
            </w:r>
            <w:r w:rsidRPr="002A27F6">
              <w:t>problem, including forming justified approximations and</w:t>
            </w:r>
            <w:r w:rsidRPr="002A27F6">
              <w:rPr>
                <w:spacing w:val="1"/>
              </w:rPr>
              <w:t xml:space="preserve"> </w:t>
            </w:r>
            <w:r w:rsidRPr="002A27F6">
              <w:t>assumptions</w:t>
            </w:r>
          </w:p>
          <w:p w14:paraId="429A14AB" w14:textId="77777777" w:rsidR="00F20E4F" w:rsidRPr="002A27F6" w:rsidRDefault="00000000">
            <w:pPr>
              <w:pStyle w:val="TableParagraph"/>
              <w:numPr>
                <w:ilvl w:val="2"/>
                <w:numId w:val="6"/>
              </w:numPr>
              <w:tabs>
                <w:tab w:val="left" w:pos="605"/>
              </w:tabs>
              <w:spacing w:line="252" w:lineRule="exact"/>
              <w:ind w:left="108" w:right="357" w:firstLine="0"/>
            </w:pPr>
            <w:r w:rsidRPr="002A27F6">
              <w:t>Compare</w:t>
            </w:r>
            <w:r w:rsidRPr="002A27F6">
              <w:rPr>
                <w:spacing w:val="-2"/>
              </w:rPr>
              <w:t xml:space="preserve"> </w:t>
            </w:r>
            <w:r w:rsidRPr="002A27F6">
              <w:t>and</w:t>
            </w:r>
            <w:r w:rsidRPr="002A27F6">
              <w:rPr>
                <w:spacing w:val="-5"/>
              </w:rPr>
              <w:t xml:space="preserve"> </w:t>
            </w:r>
            <w:r w:rsidRPr="002A27F6">
              <w:t>contrast</w:t>
            </w:r>
            <w:r w:rsidRPr="002A27F6">
              <w:rPr>
                <w:spacing w:val="-3"/>
              </w:rPr>
              <w:t xml:space="preserve"> </w:t>
            </w:r>
            <w:r w:rsidRPr="002A27F6">
              <w:t>alternative</w:t>
            </w:r>
            <w:r w:rsidRPr="002A27F6">
              <w:rPr>
                <w:spacing w:val="-2"/>
              </w:rPr>
              <w:t xml:space="preserve"> </w:t>
            </w:r>
            <w:r w:rsidRPr="002A27F6">
              <w:t>solution</w:t>
            </w:r>
            <w:r w:rsidRPr="002A27F6">
              <w:rPr>
                <w:spacing w:val="-1"/>
              </w:rPr>
              <w:t xml:space="preserve"> </w:t>
            </w:r>
            <w:r w:rsidRPr="002A27F6">
              <w:t>processes</w:t>
            </w:r>
            <w:r w:rsidRPr="002A27F6">
              <w:rPr>
                <w:spacing w:val="-4"/>
              </w:rPr>
              <w:t xml:space="preserve"> </w:t>
            </w:r>
            <w:r w:rsidRPr="002A27F6">
              <w:t>to</w:t>
            </w:r>
            <w:r w:rsidRPr="002A27F6">
              <w:rPr>
                <w:spacing w:val="-2"/>
              </w:rPr>
              <w:t xml:space="preserve"> </w:t>
            </w:r>
            <w:r w:rsidRPr="002A27F6">
              <w:t>select</w:t>
            </w:r>
            <w:r w:rsidRPr="002A27F6">
              <w:rPr>
                <w:spacing w:val="-52"/>
              </w:rPr>
              <w:t xml:space="preserve"> </w:t>
            </w:r>
            <w:r w:rsidRPr="002A27F6">
              <w:t>the</w:t>
            </w:r>
            <w:r w:rsidRPr="002A27F6">
              <w:rPr>
                <w:spacing w:val="-1"/>
              </w:rPr>
              <w:t xml:space="preserve"> </w:t>
            </w:r>
            <w:r w:rsidRPr="002A27F6">
              <w:t>best</w:t>
            </w:r>
            <w:r w:rsidRPr="002A27F6">
              <w:rPr>
                <w:spacing w:val="-2"/>
              </w:rPr>
              <w:t xml:space="preserve"> </w:t>
            </w:r>
            <w:r w:rsidRPr="002A27F6">
              <w:t>process.</w:t>
            </w:r>
          </w:p>
        </w:tc>
      </w:tr>
      <w:tr w:rsidR="00F20E4F" w:rsidRPr="002A27F6" w14:paraId="342B2971" w14:textId="77777777">
        <w:trPr>
          <w:trHeight w:val="1498"/>
        </w:trPr>
        <w:tc>
          <w:tcPr>
            <w:tcW w:w="3402" w:type="dxa"/>
          </w:tcPr>
          <w:p w14:paraId="251BE0D6" w14:textId="77777777" w:rsidR="00F20E4F" w:rsidRPr="002A27F6" w:rsidRDefault="00000000">
            <w:pPr>
              <w:pStyle w:val="TableParagraph"/>
              <w:ind w:left="107" w:right="259"/>
            </w:pPr>
            <w:r w:rsidRPr="002A27F6">
              <w:t>2.3 Demonstrate an ability to formulate</w:t>
            </w:r>
            <w:r w:rsidRPr="002A27F6">
              <w:rPr>
                <w:spacing w:val="-52"/>
              </w:rPr>
              <w:t xml:space="preserve"> </w:t>
            </w:r>
            <w:r w:rsidRPr="002A27F6">
              <w:t>and</w:t>
            </w:r>
            <w:r w:rsidRPr="002A27F6">
              <w:rPr>
                <w:spacing w:val="-1"/>
              </w:rPr>
              <w:t xml:space="preserve"> </w:t>
            </w:r>
            <w:r w:rsidRPr="002A27F6">
              <w:t>interpret</w:t>
            </w:r>
            <w:r w:rsidRPr="002A27F6">
              <w:rPr>
                <w:spacing w:val="-2"/>
              </w:rPr>
              <w:t xml:space="preserve"> </w:t>
            </w:r>
            <w:r w:rsidRPr="002A27F6">
              <w:t>a model</w:t>
            </w:r>
          </w:p>
        </w:tc>
        <w:tc>
          <w:tcPr>
            <w:tcW w:w="6379" w:type="dxa"/>
          </w:tcPr>
          <w:p w14:paraId="398D3075" w14:textId="77777777" w:rsidR="00F20E4F" w:rsidRPr="002A27F6" w:rsidRDefault="00000000">
            <w:pPr>
              <w:pStyle w:val="TableParagraph"/>
              <w:numPr>
                <w:ilvl w:val="2"/>
                <w:numId w:val="7"/>
              </w:numPr>
              <w:tabs>
                <w:tab w:val="left" w:pos="605"/>
              </w:tabs>
              <w:ind w:right="584" w:firstLine="0"/>
            </w:pPr>
            <w:r w:rsidRPr="002A27F6">
              <w:t>Combine scientific principles and engineering concepts to</w:t>
            </w:r>
            <w:r w:rsidRPr="002A27F6">
              <w:rPr>
                <w:spacing w:val="-52"/>
              </w:rPr>
              <w:t xml:space="preserve"> </w:t>
            </w:r>
            <w:r w:rsidRPr="002A27F6">
              <w:t>formulate model/s (mathematical or otherwise) of a system or</w:t>
            </w:r>
            <w:r w:rsidRPr="002A27F6">
              <w:rPr>
                <w:spacing w:val="1"/>
              </w:rPr>
              <w:t xml:space="preserve"> </w:t>
            </w:r>
            <w:r w:rsidRPr="002A27F6">
              <w:t>process</w:t>
            </w:r>
            <w:r w:rsidRPr="002A27F6">
              <w:rPr>
                <w:spacing w:val="-4"/>
              </w:rPr>
              <w:t xml:space="preserve"> </w:t>
            </w:r>
            <w:r w:rsidRPr="002A27F6">
              <w:t>that</w:t>
            </w:r>
            <w:r w:rsidRPr="002A27F6">
              <w:rPr>
                <w:spacing w:val="-1"/>
              </w:rPr>
              <w:t xml:space="preserve"> </w:t>
            </w:r>
            <w:r w:rsidRPr="002A27F6">
              <w:t>is</w:t>
            </w:r>
            <w:r w:rsidRPr="002A27F6">
              <w:rPr>
                <w:spacing w:val="-1"/>
              </w:rPr>
              <w:t xml:space="preserve"> </w:t>
            </w:r>
            <w:r w:rsidRPr="002A27F6">
              <w:t>appropriate</w:t>
            </w:r>
            <w:r w:rsidRPr="002A27F6">
              <w:rPr>
                <w:spacing w:val="-4"/>
              </w:rPr>
              <w:t xml:space="preserve"> </w:t>
            </w:r>
            <w:r w:rsidRPr="002A27F6">
              <w:t>in</w:t>
            </w:r>
            <w:r w:rsidRPr="002A27F6">
              <w:rPr>
                <w:spacing w:val="-2"/>
              </w:rPr>
              <w:t xml:space="preserve"> </w:t>
            </w:r>
            <w:r w:rsidRPr="002A27F6">
              <w:t>terms</w:t>
            </w:r>
            <w:r w:rsidRPr="002A27F6">
              <w:rPr>
                <w:spacing w:val="-1"/>
              </w:rPr>
              <w:t xml:space="preserve"> </w:t>
            </w:r>
            <w:r w:rsidRPr="002A27F6">
              <w:t>of</w:t>
            </w:r>
            <w:r w:rsidRPr="002A27F6">
              <w:rPr>
                <w:spacing w:val="-1"/>
              </w:rPr>
              <w:t xml:space="preserve"> </w:t>
            </w:r>
            <w:r w:rsidRPr="002A27F6">
              <w:t>applicability</w:t>
            </w:r>
            <w:r w:rsidRPr="002A27F6">
              <w:rPr>
                <w:spacing w:val="-5"/>
              </w:rPr>
              <w:t xml:space="preserve"> </w:t>
            </w:r>
            <w:r w:rsidRPr="002A27F6">
              <w:t>and</w:t>
            </w:r>
            <w:r w:rsidRPr="002A27F6">
              <w:rPr>
                <w:spacing w:val="-3"/>
              </w:rPr>
              <w:t xml:space="preserve"> </w:t>
            </w:r>
            <w:r w:rsidRPr="002A27F6">
              <w:t>required</w:t>
            </w:r>
            <w:r w:rsidRPr="002A27F6">
              <w:rPr>
                <w:spacing w:val="-52"/>
              </w:rPr>
              <w:t xml:space="preserve"> </w:t>
            </w:r>
            <w:r w:rsidRPr="002A27F6">
              <w:t>accuracy.</w:t>
            </w:r>
          </w:p>
          <w:p w14:paraId="7888D39D" w14:textId="77777777" w:rsidR="00F20E4F" w:rsidRPr="002A27F6" w:rsidRDefault="00000000">
            <w:pPr>
              <w:pStyle w:val="TableParagraph"/>
              <w:numPr>
                <w:ilvl w:val="2"/>
                <w:numId w:val="7"/>
              </w:numPr>
              <w:tabs>
                <w:tab w:val="left" w:pos="605"/>
              </w:tabs>
              <w:spacing w:line="254" w:lineRule="exact"/>
              <w:ind w:right="190" w:firstLine="0"/>
            </w:pPr>
            <w:r w:rsidRPr="002A27F6">
              <w:t>Identify</w:t>
            </w:r>
            <w:r w:rsidRPr="002A27F6">
              <w:rPr>
                <w:spacing w:val="-5"/>
              </w:rPr>
              <w:t xml:space="preserve"> </w:t>
            </w:r>
            <w:r w:rsidRPr="002A27F6">
              <w:t>assumptions</w:t>
            </w:r>
            <w:r w:rsidRPr="002A27F6">
              <w:rPr>
                <w:spacing w:val="-3"/>
              </w:rPr>
              <w:t xml:space="preserve"> </w:t>
            </w:r>
            <w:r w:rsidRPr="002A27F6">
              <w:t>(mathematical and</w:t>
            </w:r>
            <w:r w:rsidRPr="002A27F6">
              <w:rPr>
                <w:spacing w:val="-3"/>
              </w:rPr>
              <w:t xml:space="preserve"> </w:t>
            </w:r>
            <w:r w:rsidRPr="002A27F6">
              <w:t>physical)</w:t>
            </w:r>
            <w:r w:rsidRPr="002A27F6">
              <w:rPr>
                <w:spacing w:val="-1"/>
              </w:rPr>
              <w:t xml:space="preserve"> </w:t>
            </w:r>
            <w:r w:rsidRPr="002A27F6">
              <w:t>necessary</w:t>
            </w:r>
            <w:r w:rsidRPr="002A27F6">
              <w:rPr>
                <w:spacing w:val="-4"/>
              </w:rPr>
              <w:t xml:space="preserve"> </w:t>
            </w:r>
            <w:r w:rsidRPr="002A27F6">
              <w:t>to</w:t>
            </w:r>
            <w:r w:rsidRPr="002A27F6">
              <w:rPr>
                <w:spacing w:val="-52"/>
              </w:rPr>
              <w:t xml:space="preserve"> </w:t>
            </w:r>
            <w:r w:rsidRPr="002A27F6">
              <w:t>allow</w:t>
            </w:r>
            <w:r w:rsidRPr="002A27F6">
              <w:rPr>
                <w:spacing w:val="-2"/>
              </w:rPr>
              <w:t xml:space="preserve"> </w:t>
            </w:r>
            <w:r w:rsidRPr="002A27F6">
              <w:t>modelling</w:t>
            </w:r>
            <w:r w:rsidRPr="002A27F6">
              <w:rPr>
                <w:spacing w:val="-3"/>
              </w:rPr>
              <w:t xml:space="preserve"> </w:t>
            </w:r>
            <w:r w:rsidRPr="002A27F6">
              <w:t>of</w:t>
            </w:r>
            <w:r w:rsidRPr="002A27F6">
              <w:rPr>
                <w:spacing w:val="-2"/>
              </w:rPr>
              <w:t xml:space="preserve"> </w:t>
            </w:r>
            <w:r w:rsidRPr="002A27F6">
              <w:t>a system</w:t>
            </w:r>
            <w:r w:rsidRPr="002A27F6">
              <w:rPr>
                <w:spacing w:val="-2"/>
              </w:rPr>
              <w:t xml:space="preserve"> </w:t>
            </w:r>
            <w:r w:rsidRPr="002A27F6">
              <w:t>at</w:t>
            </w:r>
            <w:r w:rsidRPr="002A27F6">
              <w:rPr>
                <w:spacing w:val="1"/>
              </w:rPr>
              <w:t xml:space="preserve"> </w:t>
            </w:r>
            <w:r w:rsidRPr="002A27F6">
              <w:t>the level</w:t>
            </w:r>
            <w:r w:rsidRPr="002A27F6">
              <w:rPr>
                <w:spacing w:val="1"/>
              </w:rPr>
              <w:t xml:space="preserve"> </w:t>
            </w:r>
            <w:r w:rsidRPr="002A27F6">
              <w:t>of</w:t>
            </w:r>
            <w:r w:rsidRPr="002A27F6">
              <w:rPr>
                <w:spacing w:val="-3"/>
              </w:rPr>
              <w:t xml:space="preserve"> </w:t>
            </w:r>
            <w:r w:rsidRPr="002A27F6">
              <w:t>accuracy</w:t>
            </w:r>
            <w:r w:rsidRPr="002A27F6">
              <w:rPr>
                <w:spacing w:val="-2"/>
              </w:rPr>
              <w:t xml:space="preserve"> </w:t>
            </w:r>
            <w:r w:rsidRPr="002A27F6">
              <w:t>required</w:t>
            </w:r>
          </w:p>
        </w:tc>
      </w:tr>
      <w:tr w:rsidR="00F20E4F" w:rsidRPr="002A27F6" w14:paraId="135D809E" w14:textId="77777777">
        <w:trPr>
          <w:trHeight w:val="1747"/>
        </w:trPr>
        <w:tc>
          <w:tcPr>
            <w:tcW w:w="3402" w:type="dxa"/>
          </w:tcPr>
          <w:p w14:paraId="76E1B42E" w14:textId="77777777" w:rsidR="00F20E4F" w:rsidRPr="002A27F6" w:rsidRDefault="00000000">
            <w:pPr>
              <w:pStyle w:val="TableParagraph"/>
              <w:spacing w:line="242" w:lineRule="auto"/>
              <w:ind w:left="107" w:right="290"/>
            </w:pPr>
            <w:r w:rsidRPr="002A27F6">
              <w:t>2.4 Demonstrate an ability to execute a</w:t>
            </w:r>
            <w:r w:rsidRPr="002A27F6">
              <w:rPr>
                <w:spacing w:val="-52"/>
              </w:rPr>
              <w:t xml:space="preserve"> </w:t>
            </w:r>
            <w:r w:rsidRPr="002A27F6">
              <w:t>solution</w:t>
            </w:r>
            <w:r w:rsidRPr="002A27F6">
              <w:rPr>
                <w:spacing w:val="-1"/>
              </w:rPr>
              <w:t xml:space="preserve"> </w:t>
            </w:r>
            <w:r w:rsidRPr="002A27F6">
              <w:t>process</w:t>
            </w:r>
            <w:r w:rsidRPr="002A27F6">
              <w:rPr>
                <w:spacing w:val="-1"/>
              </w:rPr>
              <w:t xml:space="preserve"> </w:t>
            </w:r>
            <w:r w:rsidRPr="002A27F6">
              <w:t>and</w:t>
            </w:r>
            <w:r w:rsidRPr="002A27F6">
              <w:rPr>
                <w:spacing w:val="-4"/>
              </w:rPr>
              <w:t xml:space="preserve"> </w:t>
            </w:r>
            <w:r w:rsidRPr="002A27F6">
              <w:t>analyze</w:t>
            </w:r>
            <w:r w:rsidRPr="002A27F6">
              <w:rPr>
                <w:spacing w:val="-1"/>
              </w:rPr>
              <w:t xml:space="preserve"> </w:t>
            </w:r>
            <w:r w:rsidRPr="002A27F6">
              <w:t>results</w:t>
            </w:r>
          </w:p>
        </w:tc>
        <w:tc>
          <w:tcPr>
            <w:tcW w:w="6379" w:type="dxa"/>
          </w:tcPr>
          <w:p w14:paraId="4BCA4AA3" w14:textId="77777777" w:rsidR="00F20E4F" w:rsidRPr="002A27F6" w:rsidRDefault="00000000">
            <w:pPr>
              <w:pStyle w:val="TableParagraph"/>
              <w:ind w:left="108" w:right="100"/>
              <w:jc w:val="both"/>
            </w:pPr>
            <w:r w:rsidRPr="002A27F6">
              <w:t>2.4.1</w:t>
            </w:r>
            <w:r w:rsidRPr="002A27F6">
              <w:rPr>
                <w:spacing w:val="1"/>
              </w:rPr>
              <w:t xml:space="preserve"> </w:t>
            </w:r>
            <w:r w:rsidRPr="002A27F6">
              <w:t>Apply</w:t>
            </w:r>
            <w:r w:rsidRPr="002A27F6">
              <w:rPr>
                <w:spacing w:val="1"/>
              </w:rPr>
              <w:t xml:space="preserve"> </w:t>
            </w:r>
            <w:r w:rsidRPr="002A27F6">
              <w:t>engineering</w:t>
            </w:r>
            <w:r w:rsidRPr="002A27F6">
              <w:rPr>
                <w:spacing w:val="1"/>
              </w:rPr>
              <w:t xml:space="preserve"> </w:t>
            </w:r>
            <w:r w:rsidRPr="002A27F6">
              <w:t>mathematics</w:t>
            </w:r>
            <w:r w:rsidRPr="002A27F6">
              <w:rPr>
                <w:spacing w:val="1"/>
              </w:rPr>
              <w:t xml:space="preserve"> </w:t>
            </w:r>
            <w:r w:rsidRPr="002A27F6">
              <w:t>and</w:t>
            </w:r>
            <w:r w:rsidRPr="002A27F6">
              <w:rPr>
                <w:spacing w:val="1"/>
              </w:rPr>
              <w:t xml:space="preserve"> </w:t>
            </w:r>
            <w:r w:rsidRPr="002A27F6">
              <w:t>computations</w:t>
            </w:r>
            <w:r w:rsidRPr="002A27F6">
              <w:rPr>
                <w:spacing w:val="1"/>
              </w:rPr>
              <w:t xml:space="preserve"> </w:t>
            </w:r>
            <w:r w:rsidRPr="002A27F6">
              <w:t>to</w:t>
            </w:r>
            <w:r w:rsidRPr="002A27F6">
              <w:rPr>
                <w:spacing w:val="1"/>
              </w:rPr>
              <w:t xml:space="preserve"> </w:t>
            </w:r>
            <w:r w:rsidRPr="002A27F6">
              <w:t>solve</w:t>
            </w:r>
            <w:r w:rsidRPr="002A27F6">
              <w:rPr>
                <w:spacing w:val="1"/>
              </w:rPr>
              <w:t xml:space="preserve"> </w:t>
            </w:r>
            <w:r w:rsidRPr="002A27F6">
              <w:t>mathematical</w:t>
            </w:r>
            <w:r w:rsidRPr="002A27F6">
              <w:rPr>
                <w:spacing w:val="1"/>
              </w:rPr>
              <w:t xml:space="preserve"> </w:t>
            </w:r>
            <w:r w:rsidRPr="002A27F6">
              <w:t>models</w:t>
            </w:r>
            <w:r w:rsidRPr="002A27F6">
              <w:rPr>
                <w:spacing w:val="1"/>
              </w:rPr>
              <w:t xml:space="preserve"> </w:t>
            </w:r>
            <w:r w:rsidRPr="002A27F6">
              <w:t>2.4.2</w:t>
            </w:r>
            <w:r w:rsidRPr="002A27F6">
              <w:rPr>
                <w:spacing w:val="1"/>
              </w:rPr>
              <w:t xml:space="preserve"> </w:t>
            </w:r>
            <w:r w:rsidRPr="002A27F6">
              <w:t>Produce</w:t>
            </w:r>
            <w:r w:rsidRPr="002A27F6">
              <w:rPr>
                <w:spacing w:val="1"/>
              </w:rPr>
              <w:t xml:space="preserve"> </w:t>
            </w:r>
            <w:r w:rsidRPr="002A27F6">
              <w:t>and</w:t>
            </w:r>
            <w:r w:rsidRPr="002A27F6">
              <w:rPr>
                <w:spacing w:val="1"/>
              </w:rPr>
              <w:t xml:space="preserve"> </w:t>
            </w:r>
            <w:r w:rsidRPr="002A27F6">
              <w:t>validate</w:t>
            </w:r>
            <w:r w:rsidRPr="002A27F6">
              <w:rPr>
                <w:spacing w:val="1"/>
              </w:rPr>
              <w:t xml:space="preserve"> </w:t>
            </w:r>
            <w:r w:rsidRPr="002A27F6">
              <w:t>results</w:t>
            </w:r>
            <w:r w:rsidRPr="002A27F6">
              <w:rPr>
                <w:spacing w:val="1"/>
              </w:rPr>
              <w:t xml:space="preserve"> </w:t>
            </w:r>
            <w:r w:rsidRPr="002A27F6">
              <w:t>through</w:t>
            </w:r>
            <w:r w:rsidRPr="002A27F6">
              <w:rPr>
                <w:spacing w:val="1"/>
              </w:rPr>
              <w:t xml:space="preserve"> </w:t>
            </w:r>
            <w:r w:rsidRPr="002A27F6">
              <w:t>skillful use of</w:t>
            </w:r>
            <w:r w:rsidRPr="002A27F6">
              <w:rPr>
                <w:spacing w:val="-1"/>
              </w:rPr>
              <w:t xml:space="preserve"> </w:t>
            </w:r>
            <w:r w:rsidRPr="002A27F6">
              <w:t>contemporary</w:t>
            </w:r>
            <w:r w:rsidRPr="002A27F6">
              <w:rPr>
                <w:spacing w:val="-3"/>
              </w:rPr>
              <w:t xml:space="preserve"> </w:t>
            </w:r>
            <w:r w:rsidRPr="002A27F6">
              <w:t>engineering</w:t>
            </w:r>
            <w:r w:rsidRPr="002A27F6">
              <w:rPr>
                <w:spacing w:val="-3"/>
              </w:rPr>
              <w:t xml:space="preserve"> </w:t>
            </w:r>
            <w:r w:rsidRPr="002A27F6">
              <w:t>tools</w:t>
            </w:r>
            <w:r w:rsidRPr="002A27F6">
              <w:rPr>
                <w:spacing w:val="-3"/>
              </w:rPr>
              <w:t xml:space="preserve"> </w:t>
            </w:r>
            <w:r w:rsidRPr="002A27F6">
              <w:t>and models</w:t>
            </w:r>
          </w:p>
          <w:p w14:paraId="2A9E27DB" w14:textId="77777777" w:rsidR="00F20E4F" w:rsidRPr="002A27F6" w:rsidRDefault="00000000">
            <w:pPr>
              <w:pStyle w:val="TableParagraph"/>
              <w:numPr>
                <w:ilvl w:val="2"/>
                <w:numId w:val="8"/>
              </w:numPr>
              <w:tabs>
                <w:tab w:val="left" w:pos="608"/>
              </w:tabs>
              <w:ind w:right="101" w:firstLine="0"/>
            </w:pPr>
            <w:r w:rsidRPr="002A27F6">
              <w:t>Identify</w:t>
            </w:r>
            <w:r w:rsidRPr="002A27F6">
              <w:rPr>
                <w:spacing w:val="-3"/>
              </w:rPr>
              <w:t xml:space="preserve"> </w:t>
            </w:r>
            <w:r w:rsidRPr="002A27F6">
              <w:t>sources</w:t>
            </w:r>
            <w:r w:rsidRPr="002A27F6">
              <w:rPr>
                <w:spacing w:val="2"/>
              </w:rPr>
              <w:t xml:space="preserve"> </w:t>
            </w:r>
            <w:r w:rsidRPr="002A27F6">
              <w:t>of</w:t>
            </w:r>
            <w:r w:rsidRPr="002A27F6">
              <w:rPr>
                <w:spacing w:val="-2"/>
              </w:rPr>
              <w:t xml:space="preserve"> </w:t>
            </w:r>
            <w:r w:rsidRPr="002A27F6">
              <w:t>error</w:t>
            </w:r>
            <w:r w:rsidRPr="002A27F6">
              <w:rPr>
                <w:spacing w:val="2"/>
              </w:rPr>
              <w:t xml:space="preserve"> </w:t>
            </w:r>
            <w:r w:rsidRPr="002A27F6">
              <w:t>in the</w:t>
            </w:r>
            <w:r w:rsidRPr="002A27F6">
              <w:rPr>
                <w:spacing w:val="1"/>
              </w:rPr>
              <w:t xml:space="preserve"> </w:t>
            </w:r>
            <w:r w:rsidRPr="002A27F6">
              <w:t>solution process,</w:t>
            </w:r>
            <w:r w:rsidRPr="002A27F6">
              <w:rPr>
                <w:spacing w:val="1"/>
              </w:rPr>
              <w:t xml:space="preserve"> </w:t>
            </w:r>
            <w:r w:rsidRPr="002A27F6">
              <w:t>and limitations</w:t>
            </w:r>
            <w:r w:rsidRPr="002A27F6">
              <w:rPr>
                <w:spacing w:val="-52"/>
              </w:rPr>
              <w:t xml:space="preserve"> </w:t>
            </w:r>
            <w:r w:rsidRPr="002A27F6">
              <w:t>of</w:t>
            </w:r>
            <w:r w:rsidRPr="002A27F6">
              <w:rPr>
                <w:spacing w:val="-1"/>
              </w:rPr>
              <w:t xml:space="preserve"> </w:t>
            </w:r>
            <w:r w:rsidRPr="002A27F6">
              <w:t>the solution.</w:t>
            </w:r>
          </w:p>
          <w:p w14:paraId="106BD1D5" w14:textId="77777777" w:rsidR="00F20E4F" w:rsidRPr="002A27F6" w:rsidRDefault="00000000">
            <w:pPr>
              <w:pStyle w:val="TableParagraph"/>
              <w:numPr>
                <w:ilvl w:val="2"/>
                <w:numId w:val="8"/>
              </w:numPr>
              <w:tabs>
                <w:tab w:val="left" w:pos="605"/>
              </w:tabs>
              <w:spacing w:line="254" w:lineRule="exact"/>
              <w:ind w:right="240" w:firstLine="0"/>
            </w:pPr>
            <w:r w:rsidRPr="002A27F6">
              <w:t>Extract</w:t>
            </w:r>
            <w:r w:rsidRPr="002A27F6">
              <w:rPr>
                <w:spacing w:val="-1"/>
              </w:rPr>
              <w:t xml:space="preserve"> </w:t>
            </w:r>
            <w:r w:rsidRPr="002A27F6">
              <w:t>desired</w:t>
            </w:r>
            <w:r w:rsidRPr="002A27F6">
              <w:rPr>
                <w:spacing w:val="-4"/>
              </w:rPr>
              <w:t xml:space="preserve"> </w:t>
            </w:r>
            <w:r w:rsidRPr="002A27F6">
              <w:t>understanding</w:t>
            </w:r>
            <w:r w:rsidRPr="002A27F6">
              <w:rPr>
                <w:spacing w:val="-4"/>
              </w:rPr>
              <w:t xml:space="preserve"> </w:t>
            </w:r>
            <w:r w:rsidRPr="002A27F6">
              <w:t>and</w:t>
            </w:r>
            <w:r w:rsidRPr="002A27F6">
              <w:rPr>
                <w:spacing w:val="-2"/>
              </w:rPr>
              <w:t xml:space="preserve"> </w:t>
            </w:r>
            <w:r w:rsidRPr="002A27F6">
              <w:t>conclusions</w:t>
            </w:r>
            <w:r w:rsidRPr="002A27F6">
              <w:rPr>
                <w:spacing w:val="-3"/>
              </w:rPr>
              <w:t xml:space="preserve"> </w:t>
            </w:r>
            <w:r w:rsidRPr="002A27F6">
              <w:t>consistent</w:t>
            </w:r>
            <w:r w:rsidRPr="002A27F6">
              <w:rPr>
                <w:spacing w:val="-1"/>
              </w:rPr>
              <w:t xml:space="preserve"> </w:t>
            </w:r>
            <w:r w:rsidRPr="002A27F6">
              <w:t>with</w:t>
            </w:r>
            <w:r w:rsidRPr="002A27F6">
              <w:rPr>
                <w:spacing w:val="-52"/>
              </w:rPr>
              <w:t xml:space="preserve"> </w:t>
            </w:r>
            <w:r w:rsidRPr="002A27F6">
              <w:t>objectives</w:t>
            </w:r>
            <w:r w:rsidRPr="002A27F6">
              <w:rPr>
                <w:spacing w:val="-1"/>
              </w:rPr>
              <w:t xml:space="preserve"> </w:t>
            </w:r>
            <w:r w:rsidRPr="002A27F6">
              <w:t>and</w:t>
            </w:r>
            <w:r w:rsidRPr="002A27F6">
              <w:rPr>
                <w:spacing w:val="-2"/>
              </w:rPr>
              <w:t xml:space="preserve"> </w:t>
            </w:r>
            <w:r w:rsidRPr="002A27F6">
              <w:t>limitations of</w:t>
            </w:r>
            <w:r w:rsidRPr="002A27F6">
              <w:rPr>
                <w:spacing w:val="-1"/>
              </w:rPr>
              <w:t xml:space="preserve"> </w:t>
            </w:r>
            <w:r w:rsidRPr="002A27F6">
              <w:t>the analysis</w:t>
            </w:r>
          </w:p>
        </w:tc>
      </w:tr>
    </w:tbl>
    <w:p w14:paraId="051BF5A2" w14:textId="77777777" w:rsidR="00F20E4F" w:rsidRPr="002A27F6" w:rsidRDefault="00F20E4F">
      <w:pPr>
        <w:pStyle w:val="BodyText"/>
        <w:rPr>
          <w:b w:val="0"/>
          <w:sz w:val="20"/>
        </w:rPr>
      </w:pPr>
    </w:p>
    <w:p w14:paraId="1CAAFF3A" w14:textId="77777777" w:rsidR="00F20E4F" w:rsidRPr="002A27F6" w:rsidRDefault="00F20E4F">
      <w:pPr>
        <w:pStyle w:val="BodyText"/>
        <w:rPr>
          <w:b w:val="0"/>
          <w:sz w:val="20"/>
        </w:rPr>
      </w:pPr>
    </w:p>
    <w:p w14:paraId="670E1076" w14:textId="77777777" w:rsidR="00F20E4F" w:rsidRPr="002A27F6" w:rsidRDefault="00F20E4F">
      <w:pPr>
        <w:pStyle w:val="BodyText"/>
        <w:rPr>
          <w:b w:val="0"/>
          <w:sz w:val="20"/>
        </w:rPr>
      </w:pPr>
    </w:p>
    <w:tbl>
      <w:tblPr>
        <w:tblW w:w="9781"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3791"/>
        <w:gridCol w:w="5990"/>
      </w:tblGrid>
      <w:tr w:rsidR="00F20E4F" w:rsidRPr="002A27F6" w14:paraId="3B9A0EC9" w14:textId="77777777">
        <w:trPr>
          <w:trHeight w:val="772"/>
        </w:trPr>
        <w:tc>
          <w:tcPr>
            <w:tcW w:w="9781" w:type="dxa"/>
            <w:gridSpan w:val="2"/>
          </w:tcPr>
          <w:p w14:paraId="219A6825" w14:textId="77777777" w:rsidR="00F20E4F" w:rsidRPr="002A27F6" w:rsidRDefault="00000000">
            <w:pPr>
              <w:pStyle w:val="TableParagraph"/>
              <w:ind w:left="107"/>
              <w:rPr>
                <w:b/>
                <w:sz w:val="20"/>
                <w:szCs w:val="20"/>
              </w:rPr>
            </w:pPr>
            <w:r w:rsidRPr="002A27F6">
              <w:rPr>
                <w:b/>
                <w:sz w:val="20"/>
                <w:szCs w:val="20"/>
              </w:rPr>
              <w:lastRenderedPageBreak/>
              <w:t>PO 3: Design/Development of Solutions: Design solutions for complex engineering problems and design system</w:t>
            </w:r>
            <w:r w:rsidRPr="002A27F6">
              <w:rPr>
                <w:b/>
                <w:spacing w:val="1"/>
                <w:sz w:val="20"/>
                <w:szCs w:val="20"/>
              </w:rPr>
              <w:t xml:space="preserve"> </w:t>
            </w:r>
            <w:r w:rsidRPr="002A27F6">
              <w:rPr>
                <w:b/>
                <w:sz w:val="20"/>
                <w:szCs w:val="20"/>
              </w:rPr>
              <w:t>components</w:t>
            </w:r>
            <w:r w:rsidRPr="002A27F6">
              <w:rPr>
                <w:b/>
                <w:spacing w:val="-3"/>
                <w:sz w:val="20"/>
                <w:szCs w:val="20"/>
              </w:rPr>
              <w:t xml:space="preserve"> </w:t>
            </w:r>
            <w:r w:rsidRPr="002A27F6">
              <w:rPr>
                <w:b/>
                <w:sz w:val="20"/>
                <w:szCs w:val="20"/>
              </w:rPr>
              <w:t>or</w:t>
            </w:r>
            <w:r w:rsidRPr="002A27F6">
              <w:rPr>
                <w:b/>
                <w:spacing w:val="-2"/>
                <w:sz w:val="20"/>
                <w:szCs w:val="20"/>
              </w:rPr>
              <w:t xml:space="preserve"> </w:t>
            </w:r>
            <w:r w:rsidRPr="002A27F6">
              <w:rPr>
                <w:b/>
                <w:sz w:val="20"/>
                <w:szCs w:val="20"/>
              </w:rPr>
              <w:t>processes</w:t>
            </w:r>
            <w:r w:rsidRPr="002A27F6">
              <w:rPr>
                <w:b/>
                <w:spacing w:val="-3"/>
                <w:sz w:val="20"/>
                <w:szCs w:val="20"/>
              </w:rPr>
              <w:t xml:space="preserve"> </w:t>
            </w:r>
            <w:r w:rsidRPr="002A27F6">
              <w:rPr>
                <w:b/>
                <w:sz w:val="20"/>
                <w:szCs w:val="20"/>
              </w:rPr>
              <w:t>that</w:t>
            </w:r>
            <w:r w:rsidRPr="002A27F6">
              <w:rPr>
                <w:b/>
                <w:spacing w:val="1"/>
                <w:sz w:val="20"/>
                <w:szCs w:val="20"/>
              </w:rPr>
              <w:t xml:space="preserve"> </w:t>
            </w:r>
            <w:r w:rsidRPr="002A27F6">
              <w:rPr>
                <w:b/>
                <w:sz w:val="20"/>
                <w:szCs w:val="20"/>
              </w:rPr>
              <w:t>meet</w:t>
            </w:r>
            <w:r w:rsidRPr="002A27F6">
              <w:rPr>
                <w:b/>
                <w:spacing w:val="-2"/>
                <w:sz w:val="20"/>
                <w:szCs w:val="20"/>
              </w:rPr>
              <w:t xml:space="preserve"> </w:t>
            </w:r>
            <w:r w:rsidRPr="002A27F6">
              <w:rPr>
                <w:b/>
                <w:sz w:val="20"/>
                <w:szCs w:val="20"/>
              </w:rPr>
              <w:t>the</w:t>
            </w:r>
            <w:r w:rsidRPr="002A27F6">
              <w:rPr>
                <w:b/>
                <w:spacing w:val="-2"/>
                <w:sz w:val="20"/>
                <w:szCs w:val="20"/>
              </w:rPr>
              <w:t xml:space="preserve"> </w:t>
            </w:r>
            <w:r w:rsidRPr="002A27F6">
              <w:rPr>
                <w:b/>
                <w:sz w:val="20"/>
                <w:szCs w:val="20"/>
              </w:rPr>
              <w:t>specified</w:t>
            </w:r>
            <w:r w:rsidRPr="002A27F6">
              <w:rPr>
                <w:b/>
                <w:spacing w:val="-3"/>
                <w:sz w:val="20"/>
                <w:szCs w:val="20"/>
              </w:rPr>
              <w:t xml:space="preserve"> </w:t>
            </w:r>
            <w:r w:rsidRPr="002A27F6">
              <w:rPr>
                <w:b/>
                <w:sz w:val="20"/>
                <w:szCs w:val="20"/>
              </w:rPr>
              <w:t>needs</w:t>
            </w:r>
            <w:r w:rsidRPr="002A27F6">
              <w:rPr>
                <w:b/>
                <w:spacing w:val="-3"/>
                <w:sz w:val="20"/>
                <w:szCs w:val="20"/>
              </w:rPr>
              <w:t xml:space="preserve"> </w:t>
            </w:r>
            <w:r w:rsidRPr="002A27F6">
              <w:rPr>
                <w:b/>
                <w:sz w:val="20"/>
                <w:szCs w:val="20"/>
              </w:rPr>
              <w:t>with</w:t>
            </w:r>
            <w:r w:rsidRPr="002A27F6">
              <w:rPr>
                <w:b/>
                <w:spacing w:val="-3"/>
                <w:sz w:val="20"/>
                <w:szCs w:val="20"/>
              </w:rPr>
              <w:t xml:space="preserve"> </w:t>
            </w:r>
            <w:r w:rsidRPr="002A27F6">
              <w:rPr>
                <w:b/>
                <w:sz w:val="20"/>
                <w:szCs w:val="20"/>
              </w:rPr>
              <w:t>appropriate</w:t>
            </w:r>
            <w:r w:rsidRPr="002A27F6">
              <w:rPr>
                <w:b/>
                <w:spacing w:val="-2"/>
                <w:sz w:val="20"/>
                <w:szCs w:val="20"/>
              </w:rPr>
              <w:t xml:space="preserve"> </w:t>
            </w:r>
            <w:r w:rsidRPr="002A27F6">
              <w:rPr>
                <w:b/>
                <w:sz w:val="20"/>
                <w:szCs w:val="20"/>
              </w:rPr>
              <w:t>consideration</w:t>
            </w:r>
            <w:r w:rsidRPr="002A27F6">
              <w:rPr>
                <w:b/>
                <w:spacing w:val="-3"/>
                <w:sz w:val="20"/>
                <w:szCs w:val="20"/>
              </w:rPr>
              <w:t xml:space="preserve"> </w:t>
            </w:r>
            <w:r w:rsidRPr="002A27F6">
              <w:rPr>
                <w:b/>
                <w:sz w:val="20"/>
                <w:szCs w:val="20"/>
              </w:rPr>
              <w:t>for</w:t>
            </w:r>
            <w:r w:rsidRPr="002A27F6">
              <w:rPr>
                <w:b/>
                <w:spacing w:val="-2"/>
                <w:sz w:val="20"/>
                <w:szCs w:val="20"/>
              </w:rPr>
              <w:t xml:space="preserve"> </w:t>
            </w:r>
            <w:r w:rsidRPr="002A27F6">
              <w:rPr>
                <w:b/>
                <w:sz w:val="20"/>
                <w:szCs w:val="20"/>
              </w:rPr>
              <w:t>public</w:t>
            </w:r>
            <w:r w:rsidRPr="002A27F6">
              <w:rPr>
                <w:b/>
                <w:spacing w:val="-2"/>
                <w:sz w:val="20"/>
                <w:szCs w:val="20"/>
              </w:rPr>
              <w:t xml:space="preserve"> </w:t>
            </w:r>
            <w:r w:rsidRPr="002A27F6">
              <w:rPr>
                <w:b/>
                <w:sz w:val="20"/>
                <w:szCs w:val="20"/>
              </w:rPr>
              <w:t>health</w:t>
            </w:r>
            <w:r w:rsidRPr="002A27F6">
              <w:rPr>
                <w:b/>
                <w:spacing w:val="-3"/>
                <w:sz w:val="20"/>
                <w:szCs w:val="20"/>
              </w:rPr>
              <w:t xml:space="preserve"> </w:t>
            </w:r>
            <w:r w:rsidRPr="002A27F6">
              <w:rPr>
                <w:b/>
                <w:sz w:val="20"/>
                <w:szCs w:val="20"/>
              </w:rPr>
              <w:t>and</w:t>
            </w:r>
            <w:r w:rsidRPr="002A27F6">
              <w:rPr>
                <w:b/>
                <w:spacing w:val="-3"/>
                <w:sz w:val="20"/>
                <w:szCs w:val="20"/>
              </w:rPr>
              <w:t xml:space="preserve"> </w:t>
            </w:r>
            <w:r w:rsidRPr="002A27F6">
              <w:rPr>
                <w:b/>
                <w:sz w:val="20"/>
                <w:szCs w:val="20"/>
              </w:rPr>
              <w:t>safety,</w:t>
            </w:r>
            <w:r w:rsidRPr="002A27F6">
              <w:rPr>
                <w:b/>
                <w:spacing w:val="-2"/>
                <w:sz w:val="20"/>
                <w:szCs w:val="20"/>
              </w:rPr>
              <w:t xml:space="preserve"> </w:t>
            </w:r>
            <w:r w:rsidRPr="002A27F6">
              <w:rPr>
                <w:b/>
                <w:sz w:val="20"/>
                <w:szCs w:val="20"/>
              </w:rPr>
              <w:t>and</w:t>
            </w:r>
            <w:r w:rsidRPr="002A27F6">
              <w:rPr>
                <w:b/>
                <w:spacing w:val="-47"/>
                <w:sz w:val="20"/>
                <w:szCs w:val="20"/>
              </w:rPr>
              <w:t xml:space="preserve"> </w:t>
            </w:r>
            <w:r w:rsidRPr="002A27F6">
              <w:rPr>
                <w:b/>
                <w:sz w:val="20"/>
                <w:szCs w:val="20"/>
              </w:rPr>
              <w:t>cultural,</w:t>
            </w:r>
            <w:r w:rsidRPr="002A27F6">
              <w:rPr>
                <w:b/>
                <w:spacing w:val="-1"/>
                <w:sz w:val="20"/>
                <w:szCs w:val="20"/>
              </w:rPr>
              <w:t xml:space="preserve"> </w:t>
            </w:r>
            <w:r w:rsidRPr="002A27F6">
              <w:rPr>
                <w:b/>
                <w:sz w:val="20"/>
                <w:szCs w:val="20"/>
              </w:rPr>
              <w:t>societal, and</w:t>
            </w:r>
            <w:r w:rsidRPr="002A27F6">
              <w:rPr>
                <w:b/>
                <w:spacing w:val="-1"/>
                <w:sz w:val="20"/>
                <w:szCs w:val="20"/>
              </w:rPr>
              <w:t xml:space="preserve"> </w:t>
            </w:r>
            <w:r w:rsidRPr="002A27F6">
              <w:rPr>
                <w:b/>
                <w:sz w:val="20"/>
                <w:szCs w:val="20"/>
              </w:rPr>
              <w:t>environmental</w:t>
            </w:r>
            <w:r w:rsidRPr="002A27F6">
              <w:rPr>
                <w:b/>
                <w:spacing w:val="-1"/>
                <w:sz w:val="20"/>
                <w:szCs w:val="20"/>
              </w:rPr>
              <w:t xml:space="preserve"> </w:t>
            </w:r>
            <w:r w:rsidRPr="002A27F6">
              <w:rPr>
                <w:b/>
                <w:sz w:val="20"/>
                <w:szCs w:val="20"/>
              </w:rPr>
              <w:t>considerations. .</w:t>
            </w:r>
          </w:p>
        </w:tc>
      </w:tr>
      <w:tr w:rsidR="00F20E4F" w:rsidRPr="002A27F6" w14:paraId="6794DB7A" w14:textId="77777777">
        <w:trPr>
          <w:trHeight w:val="249"/>
        </w:trPr>
        <w:tc>
          <w:tcPr>
            <w:tcW w:w="3791" w:type="dxa"/>
          </w:tcPr>
          <w:p w14:paraId="20360977" w14:textId="77777777" w:rsidR="00F20E4F" w:rsidRPr="002A27F6" w:rsidRDefault="00000000">
            <w:pPr>
              <w:pStyle w:val="TableParagraph"/>
              <w:spacing w:line="210" w:lineRule="exact"/>
              <w:ind w:right="957"/>
              <w:rPr>
                <w:b/>
                <w:sz w:val="20"/>
                <w:szCs w:val="20"/>
              </w:rPr>
            </w:pPr>
            <w:r w:rsidRPr="002A27F6">
              <w:rPr>
                <w:b/>
                <w:sz w:val="20"/>
                <w:szCs w:val="20"/>
              </w:rPr>
              <w:t xml:space="preserve">                  Competency</w:t>
            </w:r>
          </w:p>
        </w:tc>
        <w:tc>
          <w:tcPr>
            <w:tcW w:w="5990" w:type="dxa"/>
          </w:tcPr>
          <w:p w14:paraId="5415E8E7" w14:textId="77777777" w:rsidR="00F20E4F" w:rsidRPr="002A27F6" w:rsidRDefault="00000000">
            <w:pPr>
              <w:pStyle w:val="TableParagraph"/>
              <w:spacing w:line="210" w:lineRule="exact"/>
              <w:ind w:left="2150" w:right="2409"/>
              <w:jc w:val="center"/>
              <w:rPr>
                <w:b/>
                <w:sz w:val="20"/>
                <w:szCs w:val="20"/>
              </w:rPr>
            </w:pPr>
            <w:r w:rsidRPr="002A27F6">
              <w:rPr>
                <w:b/>
                <w:sz w:val="20"/>
                <w:szCs w:val="20"/>
              </w:rPr>
              <w:t>Indicators</w:t>
            </w:r>
          </w:p>
        </w:tc>
      </w:tr>
      <w:tr w:rsidR="00F20E4F" w:rsidRPr="002A27F6" w14:paraId="76657ED4" w14:textId="77777777">
        <w:trPr>
          <w:trHeight w:val="2256"/>
        </w:trPr>
        <w:tc>
          <w:tcPr>
            <w:tcW w:w="3791" w:type="dxa"/>
          </w:tcPr>
          <w:p w14:paraId="54B4D74C" w14:textId="77777777" w:rsidR="00F20E4F" w:rsidRPr="002A27F6" w:rsidRDefault="00000000">
            <w:pPr>
              <w:pStyle w:val="TableParagraph"/>
              <w:ind w:left="107" w:right="101" w:hanging="68"/>
              <w:jc w:val="both"/>
              <w:rPr>
                <w:sz w:val="20"/>
                <w:szCs w:val="20"/>
              </w:rPr>
            </w:pPr>
            <w:r w:rsidRPr="002A27F6">
              <w:rPr>
                <w:spacing w:val="-1"/>
                <w:sz w:val="20"/>
                <w:szCs w:val="20"/>
              </w:rPr>
              <w:t>3.1</w:t>
            </w:r>
            <w:r w:rsidRPr="002A27F6">
              <w:rPr>
                <w:spacing w:val="-8"/>
                <w:sz w:val="20"/>
                <w:szCs w:val="20"/>
              </w:rPr>
              <w:t xml:space="preserve"> </w:t>
            </w:r>
            <w:r w:rsidRPr="002A27F6">
              <w:rPr>
                <w:sz w:val="20"/>
                <w:szCs w:val="20"/>
              </w:rPr>
              <w:t>Demonstrate</w:t>
            </w:r>
            <w:r w:rsidRPr="002A27F6">
              <w:rPr>
                <w:spacing w:val="-9"/>
                <w:sz w:val="20"/>
                <w:szCs w:val="20"/>
              </w:rPr>
              <w:t xml:space="preserve"> </w:t>
            </w:r>
            <w:r w:rsidRPr="002A27F6">
              <w:rPr>
                <w:sz w:val="20"/>
                <w:szCs w:val="20"/>
              </w:rPr>
              <w:t>an</w:t>
            </w:r>
            <w:r w:rsidRPr="002A27F6">
              <w:rPr>
                <w:spacing w:val="-9"/>
                <w:sz w:val="20"/>
                <w:szCs w:val="20"/>
              </w:rPr>
              <w:t xml:space="preserve"> </w:t>
            </w:r>
            <w:r w:rsidRPr="002A27F6">
              <w:rPr>
                <w:sz w:val="20"/>
                <w:szCs w:val="20"/>
              </w:rPr>
              <w:t>ability</w:t>
            </w:r>
            <w:r w:rsidRPr="002A27F6">
              <w:rPr>
                <w:spacing w:val="-12"/>
                <w:sz w:val="20"/>
                <w:szCs w:val="20"/>
              </w:rPr>
              <w:t xml:space="preserve"> </w:t>
            </w:r>
            <w:r w:rsidRPr="002A27F6">
              <w:rPr>
                <w:sz w:val="20"/>
                <w:szCs w:val="20"/>
              </w:rPr>
              <w:t>to</w:t>
            </w:r>
            <w:r w:rsidRPr="002A27F6">
              <w:rPr>
                <w:spacing w:val="-8"/>
                <w:sz w:val="20"/>
                <w:szCs w:val="20"/>
              </w:rPr>
              <w:t xml:space="preserve"> </w:t>
            </w:r>
            <w:r w:rsidRPr="002A27F6">
              <w:rPr>
                <w:sz w:val="20"/>
                <w:szCs w:val="20"/>
              </w:rPr>
              <w:t>define</w:t>
            </w:r>
            <w:r w:rsidRPr="002A27F6">
              <w:rPr>
                <w:spacing w:val="-8"/>
                <w:sz w:val="20"/>
                <w:szCs w:val="20"/>
              </w:rPr>
              <w:t xml:space="preserve"> </w:t>
            </w:r>
            <w:r w:rsidRPr="002A27F6">
              <w:rPr>
                <w:sz w:val="20"/>
                <w:szCs w:val="20"/>
              </w:rPr>
              <w:t>a</w:t>
            </w:r>
            <w:r w:rsidRPr="002A27F6">
              <w:rPr>
                <w:spacing w:val="-9"/>
                <w:sz w:val="20"/>
                <w:szCs w:val="20"/>
              </w:rPr>
              <w:t xml:space="preserve"> </w:t>
            </w:r>
            <w:r w:rsidRPr="002A27F6">
              <w:rPr>
                <w:sz w:val="20"/>
                <w:szCs w:val="20"/>
              </w:rPr>
              <w:t>complex/</w:t>
            </w:r>
            <w:r w:rsidRPr="002A27F6">
              <w:rPr>
                <w:spacing w:val="-47"/>
                <w:sz w:val="20"/>
                <w:szCs w:val="20"/>
              </w:rPr>
              <w:t xml:space="preserve"> </w:t>
            </w:r>
            <w:r w:rsidRPr="002A27F6">
              <w:rPr>
                <w:sz w:val="20"/>
                <w:szCs w:val="20"/>
              </w:rPr>
              <w:t>open-ended problem</w:t>
            </w:r>
            <w:r w:rsidRPr="002A27F6">
              <w:rPr>
                <w:spacing w:val="-5"/>
                <w:sz w:val="20"/>
                <w:szCs w:val="20"/>
              </w:rPr>
              <w:t xml:space="preserve"> </w:t>
            </w:r>
            <w:r w:rsidRPr="002A27F6">
              <w:rPr>
                <w:sz w:val="20"/>
                <w:szCs w:val="20"/>
              </w:rPr>
              <w:t>in</w:t>
            </w:r>
            <w:r w:rsidRPr="002A27F6">
              <w:rPr>
                <w:spacing w:val="-1"/>
                <w:sz w:val="20"/>
                <w:szCs w:val="20"/>
              </w:rPr>
              <w:t xml:space="preserve"> </w:t>
            </w:r>
            <w:r w:rsidRPr="002A27F6">
              <w:rPr>
                <w:sz w:val="20"/>
                <w:szCs w:val="20"/>
              </w:rPr>
              <w:t>engineering</w:t>
            </w:r>
            <w:r w:rsidRPr="002A27F6">
              <w:rPr>
                <w:spacing w:val="-2"/>
                <w:sz w:val="20"/>
                <w:szCs w:val="20"/>
              </w:rPr>
              <w:t xml:space="preserve"> </w:t>
            </w:r>
            <w:r w:rsidRPr="002A27F6">
              <w:rPr>
                <w:sz w:val="20"/>
                <w:szCs w:val="20"/>
              </w:rPr>
              <w:t>terms</w:t>
            </w:r>
          </w:p>
        </w:tc>
        <w:tc>
          <w:tcPr>
            <w:tcW w:w="5990" w:type="dxa"/>
          </w:tcPr>
          <w:p w14:paraId="38B461BE" w14:textId="77777777" w:rsidR="00F20E4F" w:rsidRPr="002A27F6" w:rsidRDefault="00000000">
            <w:pPr>
              <w:pStyle w:val="TableParagraph"/>
              <w:numPr>
                <w:ilvl w:val="2"/>
                <w:numId w:val="9"/>
              </w:numPr>
              <w:tabs>
                <w:tab w:val="left" w:pos="558"/>
              </w:tabs>
              <w:spacing w:line="223" w:lineRule="exact"/>
              <w:jc w:val="both"/>
              <w:rPr>
                <w:sz w:val="20"/>
                <w:szCs w:val="20"/>
              </w:rPr>
            </w:pPr>
            <w:r w:rsidRPr="002A27F6">
              <w:rPr>
                <w:sz w:val="20"/>
                <w:szCs w:val="20"/>
              </w:rPr>
              <w:t>Recognize</w:t>
            </w:r>
            <w:r w:rsidRPr="002A27F6">
              <w:rPr>
                <w:spacing w:val="-3"/>
                <w:sz w:val="20"/>
                <w:szCs w:val="20"/>
              </w:rPr>
              <w:t xml:space="preserve"> </w:t>
            </w:r>
            <w:r w:rsidRPr="002A27F6">
              <w:rPr>
                <w:sz w:val="20"/>
                <w:szCs w:val="20"/>
              </w:rPr>
              <w:t>that need</w:t>
            </w:r>
            <w:r w:rsidRPr="002A27F6">
              <w:rPr>
                <w:spacing w:val="-1"/>
                <w:sz w:val="20"/>
                <w:szCs w:val="20"/>
              </w:rPr>
              <w:t xml:space="preserve"> </w:t>
            </w:r>
            <w:r w:rsidRPr="002A27F6">
              <w:rPr>
                <w:sz w:val="20"/>
                <w:szCs w:val="20"/>
              </w:rPr>
              <w:t>analysis</w:t>
            </w:r>
            <w:r w:rsidRPr="002A27F6">
              <w:rPr>
                <w:spacing w:val="-3"/>
                <w:sz w:val="20"/>
                <w:szCs w:val="20"/>
              </w:rPr>
              <w:t xml:space="preserve"> </w:t>
            </w:r>
            <w:r w:rsidRPr="002A27F6">
              <w:rPr>
                <w:sz w:val="20"/>
                <w:szCs w:val="20"/>
              </w:rPr>
              <w:t>is</w:t>
            </w:r>
            <w:r w:rsidRPr="002A27F6">
              <w:rPr>
                <w:spacing w:val="-2"/>
                <w:sz w:val="20"/>
                <w:szCs w:val="20"/>
              </w:rPr>
              <w:t xml:space="preserve"> </w:t>
            </w:r>
            <w:r w:rsidRPr="002A27F6">
              <w:rPr>
                <w:sz w:val="20"/>
                <w:szCs w:val="20"/>
              </w:rPr>
              <w:t>key</w:t>
            </w:r>
            <w:r w:rsidRPr="002A27F6">
              <w:rPr>
                <w:spacing w:val="-6"/>
                <w:sz w:val="20"/>
                <w:szCs w:val="20"/>
              </w:rPr>
              <w:t xml:space="preserve"> </w:t>
            </w:r>
            <w:r w:rsidRPr="002A27F6">
              <w:rPr>
                <w:sz w:val="20"/>
                <w:szCs w:val="20"/>
              </w:rPr>
              <w:t>to</w:t>
            </w:r>
            <w:r w:rsidRPr="002A27F6">
              <w:rPr>
                <w:spacing w:val="-1"/>
                <w:sz w:val="20"/>
                <w:szCs w:val="20"/>
              </w:rPr>
              <w:t xml:space="preserve"> </w:t>
            </w:r>
            <w:r w:rsidRPr="002A27F6">
              <w:rPr>
                <w:sz w:val="20"/>
                <w:szCs w:val="20"/>
              </w:rPr>
              <w:t>good</w:t>
            </w:r>
            <w:r w:rsidRPr="002A27F6">
              <w:rPr>
                <w:spacing w:val="-1"/>
                <w:sz w:val="20"/>
                <w:szCs w:val="20"/>
              </w:rPr>
              <w:t xml:space="preserve"> </w:t>
            </w:r>
            <w:r w:rsidRPr="002A27F6">
              <w:rPr>
                <w:sz w:val="20"/>
                <w:szCs w:val="20"/>
              </w:rPr>
              <w:t>problem</w:t>
            </w:r>
            <w:r w:rsidRPr="002A27F6">
              <w:rPr>
                <w:spacing w:val="-6"/>
                <w:sz w:val="20"/>
                <w:szCs w:val="20"/>
              </w:rPr>
              <w:t xml:space="preserve"> </w:t>
            </w:r>
            <w:r w:rsidRPr="002A27F6">
              <w:rPr>
                <w:sz w:val="20"/>
                <w:szCs w:val="20"/>
              </w:rPr>
              <w:t>definition</w:t>
            </w:r>
          </w:p>
          <w:p w14:paraId="7B167569" w14:textId="77777777" w:rsidR="00F20E4F" w:rsidRPr="002A27F6" w:rsidRDefault="00000000">
            <w:pPr>
              <w:pStyle w:val="TableParagraph"/>
              <w:numPr>
                <w:ilvl w:val="2"/>
                <w:numId w:val="9"/>
              </w:numPr>
              <w:tabs>
                <w:tab w:val="left" w:pos="556"/>
              </w:tabs>
              <w:ind w:left="555" w:hanging="451"/>
              <w:jc w:val="both"/>
              <w:rPr>
                <w:sz w:val="20"/>
                <w:szCs w:val="20"/>
              </w:rPr>
            </w:pPr>
            <w:r w:rsidRPr="002A27F6">
              <w:rPr>
                <w:sz w:val="20"/>
                <w:szCs w:val="20"/>
              </w:rPr>
              <w:t>Elicit</w:t>
            </w:r>
            <w:r w:rsidRPr="002A27F6">
              <w:rPr>
                <w:spacing w:val="-4"/>
                <w:sz w:val="20"/>
                <w:szCs w:val="20"/>
              </w:rPr>
              <w:t xml:space="preserve"> </w:t>
            </w:r>
            <w:r w:rsidRPr="002A27F6">
              <w:rPr>
                <w:sz w:val="20"/>
                <w:szCs w:val="20"/>
              </w:rPr>
              <w:t>and</w:t>
            </w:r>
            <w:r w:rsidRPr="002A27F6">
              <w:rPr>
                <w:spacing w:val="-2"/>
                <w:sz w:val="20"/>
                <w:szCs w:val="20"/>
              </w:rPr>
              <w:t xml:space="preserve"> </w:t>
            </w:r>
            <w:r w:rsidRPr="002A27F6">
              <w:rPr>
                <w:sz w:val="20"/>
                <w:szCs w:val="20"/>
              </w:rPr>
              <w:t>document,</w:t>
            </w:r>
            <w:r w:rsidRPr="002A27F6">
              <w:rPr>
                <w:spacing w:val="-3"/>
                <w:sz w:val="20"/>
                <w:szCs w:val="20"/>
              </w:rPr>
              <w:t xml:space="preserve"> </w:t>
            </w:r>
            <w:r w:rsidRPr="002A27F6">
              <w:rPr>
                <w:sz w:val="20"/>
                <w:szCs w:val="20"/>
              </w:rPr>
              <w:t>engineering</w:t>
            </w:r>
            <w:r w:rsidRPr="002A27F6">
              <w:rPr>
                <w:spacing w:val="-4"/>
                <w:sz w:val="20"/>
                <w:szCs w:val="20"/>
              </w:rPr>
              <w:t xml:space="preserve"> </w:t>
            </w:r>
            <w:r w:rsidRPr="002A27F6">
              <w:rPr>
                <w:sz w:val="20"/>
                <w:szCs w:val="20"/>
              </w:rPr>
              <w:t>requirements</w:t>
            </w:r>
            <w:r w:rsidRPr="002A27F6">
              <w:rPr>
                <w:spacing w:val="-2"/>
                <w:sz w:val="20"/>
                <w:szCs w:val="20"/>
              </w:rPr>
              <w:t xml:space="preserve"> </w:t>
            </w:r>
            <w:r w:rsidRPr="002A27F6">
              <w:rPr>
                <w:sz w:val="20"/>
                <w:szCs w:val="20"/>
              </w:rPr>
              <w:t>from</w:t>
            </w:r>
            <w:r w:rsidRPr="002A27F6">
              <w:rPr>
                <w:spacing w:val="-7"/>
                <w:sz w:val="20"/>
                <w:szCs w:val="20"/>
              </w:rPr>
              <w:t xml:space="preserve"> </w:t>
            </w:r>
            <w:r w:rsidRPr="002A27F6">
              <w:rPr>
                <w:sz w:val="20"/>
                <w:szCs w:val="20"/>
              </w:rPr>
              <w:t>stakeholders</w:t>
            </w:r>
          </w:p>
          <w:p w14:paraId="27A3309C" w14:textId="77777777" w:rsidR="00F20E4F" w:rsidRPr="002A27F6" w:rsidRDefault="00000000">
            <w:pPr>
              <w:pStyle w:val="TableParagraph"/>
              <w:numPr>
                <w:ilvl w:val="2"/>
                <w:numId w:val="9"/>
              </w:numPr>
              <w:tabs>
                <w:tab w:val="left" w:pos="558"/>
              </w:tabs>
              <w:spacing w:before="1"/>
              <w:jc w:val="both"/>
              <w:rPr>
                <w:sz w:val="20"/>
                <w:szCs w:val="20"/>
              </w:rPr>
            </w:pPr>
            <w:r w:rsidRPr="002A27F6">
              <w:rPr>
                <w:sz w:val="20"/>
                <w:szCs w:val="20"/>
              </w:rPr>
              <w:t>Synthesize</w:t>
            </w:r>
            <w:r w:rsidRPr="002A27F6">
              <w:rPr>
                <w:spacing w:val="-2"/>
                <w:sz w:val="20"/>
                <w:szCs w:val="20"/>
              </w:rPr>
              <w:t xml:space="preserve"> </w:t>
            </w:r>
            <w:r w:rsidRPr="002A27F6">
              <w:rPr>
                <w:sz w:val="20"/>
                <w:szCs w:val="20"/>
              </w:rPr>
              <w:t>engineering</w:t>
            </w:r>
            <w:r w:rsidRPr="002A27F6">
              <w:rPr>
                <w:spacing w:val="-3"/>
                <w:sz w:val="20"/>
                <w:szCs w:val="20"/>
              </w:rPr>
              <w:t xml:space="preserve"> </w:t>
            </w:r>
            <w:r w:rsidRPr="002A27F6">
              <w:rPr>
                <w:sz w:val="20"/>
                <w:szCs w:val="20"/>
              </w:rPr>
              <w:t>requirements</w:t>
            </w:r>
            <w:r w:rsidRPr="002A27F6">
              <w:rPr>
                <w:spacing w:val="-1"/>
                <w:sz w:val="20"/>
                <w:szCs w:val="20"/>
              </w:rPr>
              <w:t xml:space="preserve"> </w:t>
            </w:r>
            <w:r w:rsidRPr="002A27F6">
              <w:rPr>
                <w:sz w:val="20"/>
                <w:szCs w:val="20"/>
              </w:rPr>
              <w:t>from</w:t>
            </w:r>
            <w:r w:rsidRPr="002A27F6">
              <w:rPr>
                <w:spacing w:val="-6"/>
                <w:sz w:val="20"/>
                <w:szCs w:val="20"/>
              </w:rPr>
              <w:t xml:space="preserve"> </w:t>
            </w:r>
            <w:r w:rsidRPr="002A27F6">
              <w:rPr>
                <w:sz w:val="20"/>
                <w:szCs w:val="20"/>
              </w:rPr>
              <w:t>a</w:t>
            </w:r>
            <w:r w:rsidRPr="002A27F6">
              <w:rPr>
                <w:spacing w:val="-2"/>
                <w:sz w:val="20"/>
                <w:szCs w:val="20"/>
              </w:rPr>
              <w:t xml:space="preserve"> </w:t>
            </w:r>
            <w:r w:rsidRPr="002A27F6">
              <w:rPr>
                <w:sz w:val="20"/>
                <w:szCs w:val="20"/>
              </w:rPr>
              <w:t>review</w:t>
            </w:r>
            <w:r w:rsidRPr="002A27F6">
              <w:rPr>
                <w:spacing w:val="-7"/>
                <w:sz w:val="20"/>
                <w:szCs w:val="20"/>
              </w:rPr>
              <w:t xml:space="preserve"> </w:t>
            </w:r>
            <w:r w:rsidRPr="002A27F6">
              <w:rPr>
                <w:sz w:val="20"/>
                <w:szCs w:val="20"/>
              </w:rPr>
              <w:t>of</w:t>
            </w:r>
            <w:r w:rsidRPr="002A27F6">
              <w:rPr>
                <w:spacing w:val="-1"/>
                <w:sz w:val="20"/>
                <w:szCs w:val="20"/>
              </w:rPr>
              <w:t xml:space="preserve"> </w:t>
            </w:r>
            <w:r w:rsidRPr="002A27F6">
              <w:rPr>
                <w:sz w:val="20"/>
                <w:szCs w:val="20"/>
              </w:rPr>
              <w:t>the</w:t>
            </w:r>
            <w:r w:rsidRPr="002A27F6">
              <w:rPr>
                <w:spacing w:val="-2"/>
                <w:sz w:val="20"/>
                <w:szCs w:val="20"/>
              </w:rPr>
              <w:t xml:space="preserve"> </w:t>
            </w:r>
            <w:r w:rsidRPr="002A27F6">
              <w:rPr>
                <w:sz w:val="20"/>
                <w:szCs w:val="20"/>
              </w:rPr>
              <w:t>state-of-the-art</w:t>
            </w:r>
          </w:p>
          <w:p w14:paraId="3A8CA711" w14:textId="77777777" w:rsidR="00F20E4F" w:rsidRPr="002A27F6" w:rsidRDefault="00000000">
            <w:pPr>
              <w:pStyle w:val="TableParagraph"/>
              <w:numPr>
                <w:ilvl w:val="2"/>
                <w:numId w:val="9"/>
              </w:numPr>
              <w:tabs>
                <w:tab w:val="left" w:pos="585"/>
              </w:tabs>
              <w:ind w:left="591" w:right="108" w:hanging="567"/>
              <w:jc w:val="both"/>
              <w:rPr>
                <w:sz w:val="20"/>
                <w:szCs w:val="20"/>
              </w:rPr>
            </w:pPr>
            <w:r w:rsidRPr="002A27F6">
              <w:rPr>
                <w:sz w:val="20"/>
                <w:szCs w:val="20"/>
              </w:rPr>
              <w:t>Extract</w:t>
            </w:r>
            <w:r w:rsidRPr="002A27F6">
              <w:rPr>
                <w:spacing w:val="24"/>
                <w:sz w:val="20"/>
                <w:szCs w:val="20"/>
              </w:rPr>
              <w:t xml:space="preserve"> </w:t>
            </w:r>
            <w:r w:rsidRPr="002A27F6">
              <w:rPr>
                <w:sz w:val="20"/>
                <w:szCs w:val="20"/>
              </w:rPr>
              <w:t>engineering</w:t>
            </w:r>
            <w:r w:rsidRPr="002A27F6">
              <w:rPr>
                <w:spacing w:val="24"/>
                <w:sz w:val="20"/>
                <w:szCs w:val="20"/>
              </w:rPr>
              <w:t xml:space="preserve"> </w:t>
            </w:r>
            <w:r w:rsidRPr="002A27F6">
              <w:rPr>
                <w:sz w:val="20"/>
                <w:szCs w:val="20"/>
              </w:rPr>
              <w:t>requirements</w:t>
            </w:r>
            <w:r w:rsidRPr="002A27F6">
              <w:rPr>
                <w:spacing w:val="25"/>
                <w:sz w:val="20"/>
                <w:szCs w:val="20"/>
              </w:rPr>
              <w:t xml:space="preserve"> </w:t>
            </w:r>
            <w:r w:rsidRPr="002A27F6">
              <w:rPr>
                <w:sz w:val="20"/>
                <w:szCs w:val="20"/>
              </w:rPr>
              <w:t>from</w:t>
            </w:r>
            <w:r w:rsidRPr="002A27F6">
              <w:rPr>
                <w:spacing w:val="22"/>
                <w:sz w:val="20"/>
                <w:szCs w:val="20"/>
              </w:rPr>
              <w:t xml:space="preserve"> </w:t>
            </w:r>
            <w:r w:rsidRPr="002A27F6">
              <w:rPr>
                <w:sz w:val="20"/>
                <w:szCs w:val="20"/>
              </w:rPr>
              <w:t>relevant</w:t>
            </w:r>
            <w:r w:rsidRPr="002A27F6">
              <w:rPr>
                <w:spacing w:val="25"/>
                <w:sz w:val="20"/>
                <w:szCs w:val="20"/>
              </w:rPr>
              <w:t xml:space="preserve"> </w:t>
            </w:r>
            <w:r w:rsidRPr="002A27F6">
              <w:rPr>
                <w:sz w:val="20"/>
                <w:szCs w:val="20"/>
              </w:rPr>
              <w:t>engineering</w:t>
            </w:r>
            <w:r w:rsidRPr="002A27F6">
              <w:rPr>
                <w:spacing w:val="24"/>
                <w:sz w:val="20"/>
                <w:szCs w:val="20"/>
              </w:rPr>
              <w:t xml:space="preserve"> </w:t>
            </w:r>
            <w:r w:rsidRPr="002A27F6">
              <w:rPr>
                <w:sz w:val="20"/>
                <w:szCs w:val="20"/>
              </w:rPr>
              <w:t>Codes</w:t>
            </w:r>
            <w:r w:rsidRPr="002A27F6">
              <w:rPr>
                <w:spacing w:val="25"/>
                <w:sz w:val="20"/>
                <w:szCs w:val="20"/>
              </w:rPr>
              <w:t xml:space="preserve"> </w:t>
            </w:r>
            <w:r w:rsidRPr="002A27F6">
              <w:rPr>
                <w:sz w:val="20"/>
                <w:szCs w:val="20"/>
              </w:rPr>
              <w:t>and</w:t>
            </w:r>
            <w:r w:rsidRPr="002A27F6">
              <w:rPr>
                <w:spacing w:val="-47"/>
                <w:sz w:val="20"/>
                <w:szCs w:val="20"/>
              </w:rPr>
              <w:t xml:space="preserve"> </w:t>
            </w:r>
            <w:r w:rsidRPr="002A27F6">
              <w:rPr>
                <w:sz w:val="20"/>
                <w:szCs w:val="20"/>
              </w:rPr>
              <w:t>Standards</w:t>
            </w:r>
            <w:r w:rsidRPr="002A27F6">
              <w:rPr>
                <w:spacing w:val="-2"/>
                <w:sz w:val="20"/>
                <w:szCs w:val="20"/>
              </w:rPr>
              <w:t xml:space="preserve"> </w:t>
            </w:r>
            <w:r w:rsidRPr="002A27F6">
              <w:rPr>
                <w:sz w:val="20"/>
                <w:szCs w:val="20"/>
              </w:rPr>
              <w:t>such</w:t>
            </w:r>
            <w:r w:rsidRPr="002A27F6">
              <w:rPr>
                <w:spacing w:val="-2"/>
                <w:sz w:val="20"/>
                <w:szCs w:val="20"/>
              </w:rPr>
              <w:t xml:space="preserve"> </w:t>
            </w:r>
            <w:r w:rsidRPr="002A27F6">
              <w:rPr>
                <w:sz w:val="20"/>
                <w:szCs w:val="20"/>
              </w:rPr>
              <w:t>as</w:t>
            </w:r>
            <w:r w:rsidRPr="002A27F6">
              <w:rPr>
                <w:spacing w:val="2"/>
                <w:sz w:val="20"/>
                <w:szCs w:val="20"/>
              </w:rPr>
              <w:t xml:space="preserve"> </w:t>
            </w:r>
            <w:r w:rsidRPr="002A27F6">
              <w:rPr>
                <w:sz w:val="20"/>
                <w:szCs w:val="20"/>
              </w:rPr>
              <w:t>ASME,</w:t>
            </w:r>
            <w:r w:rsidRPr="002A27F6">
              <w:rPr>
                <w:spacing w:val="1"/>
                <w:sz w:val="20"/>
                <w:szCs w:val="20"/>
              </w:rPr>
              <w:t xml:space="preserve"> </w:t>
            </w:r>
            <w:r w:rsidRPr="002A27F6">
              <w:rPr>
                <w:sz w:val="20"/>
                <w:szCs w:val="20"/>
              </w:rPr>
              <w:t>ASTM,</w:t>
            </w:r>
            <w:r w:rsidRPr="002A27F6">
              <w:rPr>
                <w:spacing w:val="1"/>
                <w:sz w:val="20"/>
                <w:szCs w:val="20"/>
              </w:rPr>
              <w:t xml:space="preserve"> </w:t>
            </w:r>
            <w:r w:rsidRPr="002A27F6">
              <w:rPr>
                <w:sz w:val="20"/>
                <w:szCs w:val="20"/>
              </w:rPr>
              <w:t>BIS,</w:t>
            </w:r>
            <w:r w:rsidRPr="002A27F6">
              <w:rPr>
                <w:spacing w:val="-1"/>
                <w:sz w:val="20"/>
                <w:szCs w:val="20"/>
              </w:rPr>
              <w:t xml:space="preserve"> </w:t>
            </w:r>
            <w:r w:rsidRPr="002A27F6">
              <w:rPr>
                <w:sz w:val="20"/>
                <w:szCs w:val="20"/>
              </w:rPr>
              <w:t>ISO</w:t>
            </w:r>
            <w:r w:rsidRPr="002A27F6">
              <w:rPr>
                <w:spacing w:val="-1"/>
                <w:sz w:val="20"/>
                <w:szCs w:val="20"/>
              </w:rPr>
              <w:t xml:space="preserve"> </w:t>
            </w:r>
            <w:r w:rsidRPr="002A27F6">
              <w:rPr>
                <w:sz w:val="20"/>
                <w:szCs w:val="20"/>
              </w:rPr>
              <w:t>and ASHRAE.</w:t>
            </w:r>
          </w:p>
          <w:p w14:paraId="40F1FB36" w14:textId="77777777" w:rsidR="00F20E4F" w:rsidRPr="002A27F6" w:rsidRDefault="00000000">
            <w:pPr>
              <w:pStyle w:val="TableParagraph"/>
              <w:numPr>
                <w:ilvl w:val="2"/>
                <w:numId w:val="9"/>
              </w:numPr>
              <w:tabs>
                <w:tab w:val="left" w:pos="614"/>
              </w:tabs>
              <w:spacing w:before="1"/>
              <w:ind w:left="591" w:right="107" w:hanging="486"/>
              <w:jc w:val="both"/>
              <w:rPr>
                <w:sz w:val="20"/>
                <w:szCs w:val="20"/>
              </w:rPr>
            </w:pPr>
            <w:r w:rsidRPr="002A27F6">
              <w:rPr>
                <w:sz w:val="20"/>
                <w:szCs w:val="20"/>
              </w:rPr>
              <w:t>Explore</w:t>
            </w:r>
            <w:r w:rsidRPr="002A27F6">
              <w:rPr>
                <w:spacing w:val="3"/>
                <w:sz w:val="20"/>
                <w:szCs w:val="20"/>
              </w:rPr>
              <w:t xml:space="preserve"> </w:t>
            </w:r>
            <w:r w:rsidRPr="002A27F6">
              <w:rPr>
                <w:sz w:val="20"/>
                <w:szCs w:val="20"/>
              </w:rPr>
              <w:t>and</w:t>
            </w:r>
            <w:r w:rsidRPr="002A27F6">
              <w:rPr>
                <w:spacing w:val="1"/>
                <w:sz w:val="20"/>
                <w:szCs w:val="20"/>
              </w:rPr>
              <w:t xml:space="preserve"> </w:t>
            </w:r>
            <w:r w:rsidRPr="002A27F6">
              <w:rPr>
                <w:sz w:val="20"/>
                <w:szCs w:val="20"/>
              </w:rPr>
              <w:t>synthesize</w:t>
            </w:r>
            <w:r w:rsidRPr="002A27F6">
              <w:rPr>
                <w:spacing w:val="3"/>
                <w:sz w:val="20"/>
                <w:szCs w:val="20"/>
              </w:rPr>
              <w:t xml:space="preserve"> </w:t>
            </w:r>
            <w:r w:rsidRPr="002A27F6">
              <w:rPr>
                <w:sz w:val="20"/>
                <w:szCs w:val="20"/>
              </w:rPr>
              <w:t>engineering</w:t>
            </w:r>
            <w:r w:rsidRPr="002A27F6">
              <w:rPr>
                <w:spacing w:val="1"/>
                <w:sz w:val="20"/>
                <w:szCs w:val="20"/>
              </w:rPr>
              <w:t xml:space="preserve"> </w:t>
            </w:r>
            <w:r w:rsidRPr="002A27F6">
              <w:rPr>
                <w:sz w:val="20"/>
                <w:szCs w:val="20"/>
              </w:rPr>
              <w:t>requirements</w:t>
            </w:r>
            <w:r w:rsidRPr="002A27F6">
              <w:rPr>
                <w:spacing w:val="4"/>
                <w:sz w:val="20"/>
                <w:szCs w:val="20"/>
              </w:rPr>
              <w:t xml:space="preserve"> </w:t>
            </w:r>
            <w:r w:rsidRPr="002A27F6">
              <w:rPr>
                <w:sz w:val="20"/>
                <w:szCs w:val="20"/>
              </w:rPr>
              <w:t>considering</w:t>
            </w:r>
            <w:r w:rsidRPr="002A27F6">
              <w:rPr>
                <w:spacing w:val="1"/>
                <w:sz w:val="20"/>
                <w:szCs w:val="20"/>
              </w:rPr>
              <w:t xml:space="preserve"> </w:t>
            </w:r>
            <w:r w:rsidRPr="002A27F6">
              <w:rPr>
                <w:sz w:val="20"/>
                <w:szCs w:val="20"/>
              </w:rPr>
              <w:t>health,</w:t>
            </w:r>
            <w:r w:rsidRPr="002A27F6">
              <w:rPr>
                <w:spacing w:val="-47"/>
                <w:sz w:val="20"/>
                <w:szCs w:val="20"/>
              </w:rPr>
              <w:t xml:space="preserve"> </w:t>
            </w:r>
            <w:r w:rsidRPr="002A27F6">
              <w:rPr>
                <w:sz w:val="20"/>
                <w:szCs w:val="20"/>
              </w:rPr>
              <w:t>safety</w:t>
            </w:r>
            <w:r w:rsidRPr="002A27F6">
              <w:rPr>
                <w:spacing w:val="-2"/>
                <w:sz w:val="20"/>
                <w:szCs w:val="20"/>
              </w:rPr>
              <w:t xml:space="preserve"> </w:t>
            </w:r>
            <w:r w:rsidRPr="002A27F6">
              <w:rPr>
                <w:sz w:val="20"/>
                <w:szCs w:val="20"/>
              </w:rPr>
              <w:t>risks, environmental,</w:t>
            </w:r>
            <w:r w:rsidRPr="002A27F6">
              <w:rPr>
                <w:spacing w:val="-1"/>
                <w:sz w:val="20"/>
                <w:szCs w:val="20"/>
              </w:rPr>
              <w:t xml:space="preserve"> </w:t>
            </w:r>
            <w:r w:rsidRPr="002A27F6">
              <w:rPr>
                <w:sz w:val="20"/>
                <w:szCs w:val="20"/>
              </w:rPr>
              <w:t>cultural</w:t>
            </w:r>
            <w:r w:rsidRPr="002A27F6">
              <w:rPr>
                <w:spacing w:val="49"/>
                <w:sz w:val="20"/>
                <w:szCs w:val="20"/>
              </w:rPr>
              <w:t xml:space="preserve"> </w:t>
            </w:r>
            <w:r w:rsidRPr="002A27F6">
              <w:rPr>
                <w:sz w:val="20"/>
                <w:szCs w:val="20"/>
              </w:rPr>
              <w:t>and</w:t>
            </w:r>
            <w:r w:rsidRPr="002A27F6">
              <w:rPr>
                <w:spacing w:val="1"/>
                <w:sz w:val="20"/>
                <w:szCs w:val="20"/>
              </w:rPr>
              <w:t xml:space="preserve"> </w:t>
            </w:r>
            <w:r w:rsidRPr="002A27F6">
              <w:rPr>
                <w:sz w:val="20"/>
                <w:szCs w:val="20"/>
              </w:rPr>
              <w:t>societal</w:t>
            </w:r>
            <w:r w:rsidRPr="002A27F6">
              <w:rPr>
                <w:spacing w:val="-2"/>
                <w:sz w:val="20"/>
                <w:szCs w:val="20"/>
              </w:rPr>
              <w:t xml:space="preserve"> </w:t>
            </w:r>
            <w:r w:rsidRPr="002A27F6">
              <w:rPr>
                <w:sz w:val="20"/>
                <w:szCs w:val="20"/>
              </w:rPr>
              <w:t>issues</w:t>
            </w:r>
          </w:p>
          <w:p w14:paraId="1E3F1DC3" w14:textId="77777777" w:rsidR="00F20E4F" w:rsidRPr="002A27F6" w:rsidRDefault="00000000">
            <w:pPr>
              <w:pStyle w:val="TableParagraph"/>
              <w:numPr>
                <w:ilvl w:val="2"/>
                <w:numId w:val="9"/>
              </w:numPr>
              <w:tabs>
                <w:tab w:val="left" w:pos="630"/>
              </w:tabs>
              <w:spacing w:line="230" w:lineRule="exact"/>
              <w:ind w:left="591" w:right="110" w:hanging="486"/>
              <w:jc w:val="both"/>
              <w:rPr>
                <w:sz w:val="20"/>
                <w:szCs w:val="20"/>
              </w:rPr>
            </w:pPr>
            <w:r w:rsidRPr="002A27F6">
              <w:rPr>
                <w:sz w:val="20"/>
                <w:szCs w:val="20"/>
              </w:rPr>
              <w:t>Determine</w:t>
            </w:r>
            <w:r w:rsidRPr="002A27F6">
              <w:rPr>
                <w:spacing w:val="19"/>
                <w:sz w:val="20"/>
                <w:szCs w:val="20"/>
              </w:rPr>
              <w:t xml:space="preserve"> </w:t>
            </w:r>
            <w:r w:rsidRPr="002A27F6">
              <w:rPr>
                <w:sz w:val="20"/>
                <w:szCs w:val="20"/>
              </w:rPr>
              <w:t>design</w:t>
            </w:r>
            <w:r w:rsidRPr="002A27F6">
              <w:rPr>
                <w:spacing w:val="17"/>
                <w:sz w:val="20"/>
                <w:szCs w:val="20"/>
              </w:rPr>
              <w:t xml:space="preserve"> </w:t>
            </w:r>
            <w:r w:rsidRPr="002A27F6">
              <w:rPr>
                <w:sz w:val="20"/>
                <w:szCs w:val="20"/>
              </w:rPr>
              <w:t>objectives,</w:t>
            </w:r>
            <w:r w:rsidRPr="002A27F6">
              <w:rPr>
                <w:spacing w:val="21"/>
                <w:sz w:val="20"/>
                <w:szCs w:val="20"/>
              </w:rPr>
              <w:t xml:space="preserve"> </w:t>
            </w:r>
            <w:r w:rsidRPr="002A27F6">
              <w:rPr>
                <w:sz w:val="20"/>
                <w:szCs w:val="20"/>
              </w:rPr>
              <w:t>functional</w:t>
            </w:r>
            <w:r w:rsidRPr="002A27F6">
              <w:rPr>
                <w:spacing w:val="19"/>
                <w:sz w:val="20"/>
                <w:szCs w:val="20"/>
              </w:rPr>
              <w:t xml:space="preserve"> </w:t>
            </w:r>
            <w:r w:rsidRPr="002A27F6">
              <w:rPr>
                <w:sz w:val="20"/>
                <w:szCs w:val="20"/>
              </w:rPr>
              <w:t>requirements</w:t>
            </w:r>
            <w:r w:rsidRPr="002A27F6">
              <w:rPr>
                <w:spacing w:val="18"/>
                <w:sz w:val="20"/>
                <w:szCs w:val="20"/>
              </w:rPr>
              <w:t xml:space="preserve"> </w:t>
            </w:r>
            <w:r w:rsidRPr="002A27F6">
              <w:rPr>
                <w:sz w:val="20"/>
                <w:szCs w:val="20"/>
              </w:rPr>
              <w:t>and</w:t>
            </w:r>
            <w:r w:rsidRPr="002A27F6">
              <w:rPr>
                <w:spacing w:val="20"/>
                <w:sz w:val="20"/>
                <w:szCs w:val="20"/>
              </w:rPr>
              <w:t xml:space="preserve"> </w:t>
            </w:r>
            <w:r w:rsidRPr="002A27F6">
              <w:rPr>
                <w:sz w:val="20"/>
                <w:szCs w:val="20"/>
              </w:rPr>
              <w:t>arrive</w:t>
            </w:r>
            <w:r w:rsidRPr="002A27F6">
              <w:rPr>
                <w:spacing w:val="19"/>
                <w:sz w:val="20"/>
                <w:szCs w:val="20"/>
              </w:rPr>
              <w:t xml:space="preserve"> </w:t>
            </w:r>
            <w:r w:rsidRPr="002A27F6">
              <w:rPr>
                <w:sz w:val="20"/>
                <w:szCs w:val="20"/>
              </w:rPr>
              <w:t>at</w:t>
            </w:r>
            <w:r w:rsidRPr="002A27F6">
              <w:rPr>
                <w:spacing w:val="-47"/>
                <w:sz w:val="20"/>
                <w:szCs w:val="20"/>
              </w:rPr>
              <w:t xml:space="preserve"> </w:t>
            </w:r>
            <w:r w:rsidRPr="002A27F6">
              <w:rPr>
                <w:sz w:val="20"/>
                <w:szCs w:val="20"/>
              </w:rPr>
              <w:t>specifications</w:t>
            </w:r>
          </w:p>
        </w:tc>
      </w:tr>
      <w:tr w:rsidR="00F20E4F" w:rsidRPr="002A27F6" w14:paraId="37868E51" w14:textId="77777777">
        <w:trPr>
          <w:trHeight w:val="1293"/>
        </w:trPr>
        <w:tc>
          <w:tcPr>
            <w:tcW w:w="3791" w:type="dxa"/>
          </w:tcPr>
          <w:p w14:paraId="2EBF85AD" w14:textId="77777777" w:rsidR="00F20E4F" w:rsidRPr="002A27F6" w:rsidRDefault="00000000">
            <w:pPr>
              <w:pStyle w:val="TableParagraph"/>
              <w:ind w:left="107" w:right="24"/>
              <w:jc w:val="both"/>
              <w:rPr>
                <w:sz w:val="20"/>
                <w:szCs w:val="20"/>
              </w:rPr>
            </w:pPr>
            <w:r w:rsidRPr="002A27F6">
              <w:rPr>
                <w:sz w:val="20"/>
                <w:szCs w:val="20"/>
              </w:rPr>
              <w:t>3.2</w:t>
            </w:r>
            <w:r w:rsidRPr="002A27F6">
              <w:rPr>
                <w:spacing w:val="1"/>
                <w:sz w:val="20"/>
                <w:szCs w:val="20"/>
              </w:rPr>
              <w:t xml:space="preserve"> </w:t>
            </w:r>
            <w:r w:rsidRPr="002A27F6">
              <w:rPr>
                <w:sz w:val="20"/>
                <w:szCs w:val="20"/>
              </w:rPr>
              <w:t>Demonstrate an ability to generate a</w:t>
            </w:r>
            <w:r w:rsidRPr="002A27F6">
              <w:rPr>
                <w:spacing w:val="1"/>
                <w:sz w:val="20"/>
                <w:szCs w:val="20"/>
              </w:rPr>
              <w:t xml:space="preserve"> </w:t>
            </w:r>
            <w:r w:rsidRPr="002A27F6">
              <w:rPr>
                <w:sz w:val="20"/>
                <w:szCs w:val="20"/>
              </w:rPr>
              <w:t>diverse</w:t>
            </w:r>
            <w:r w:rsidRPr="002A27F6">
              <w:rPr>
                <w:spacing w:val="-2"/>
                <w:sz w:val="20"/>
                <w:szCs w:val="20"/>
              </w:rPr>
              <w:t xml:space="preserve"> </w:t>
            </w:r>
            <w:r w:rsidRPr="002A27F6">
              <w:rPr>
                <w:sz w:val="20"/>
                <w:szCs w:val="20"/>
              </w:rPr>
              <w:t>set</w:t>
            </w:r>
            <w:r w:rsidRPr="002A27F6">
              <w:rPr>
                <w:spacing w:val="-2"/>
                <w:sz w:val="20"/>
                <w:szCs w:val="20"/>
              </w:rPr>
              <w:t xml:space="preserve"> </w:t>
            </w:r>
            <w:r w:rsidRPr="002A27F6">
              <w:rPr>
                <w:sz w:val="20"/>
                <w:szCs w:val="20"/>
              </w:rPr>
              <w:t>of</w:t>
            </w:r>
            <w:r w:rsidRPr="002A27F6">
              <w:rPr>
                <w:spacing w:val="-3"/>
                <w:sz w:val="20"/>
                <w:szCs w:val="20"/>
              </w:rPr>
              <w:t xml:space="preserve"> </w:t>
            </w:r>
            <w:r w:rsidRPr="002A27F6">
              <w:rPr>
                <w:sz w:val="20"/>
                <w:szCs w:val="20"/>
              </w:rPr>
              <w:t>alternative</w:t>
            </w:r>
            <w:r w:rsidRPr="002A27F6">
              <w:rPr>
                <w:spacing w:val="-2"/>
                <w:sz w:val="20"/>
                <w:szCs w:val="20"/>
              </w:rPr>
              <w:t xml:space="preserve"> </w:t>
            </w:r>
            <w:r w:rsidRPr="002A27F6">
              <w:rPr>
                <w:sz w:val="20"/>
                <w:szCs w:val="20"/>
              </w:rPr>
              <w:t>design</w:t>
            </w:r>
            <w:r w:rsidRPr="002A27F6">
              <w:rPr>
                <w:spacing w:val="-2"/>
                <w:sz w:val="20"/>
                <w:szCs w:val="20"/>
              </w:rPr>
              <w:t xml:space="preserve"> </w:t>
            </w:r>
            <w:r w:rsidRPr="002A27F6">
              <w:rPr>
                <w:sz w:val="20"/>
                <w:szCs w:val="20"/>
              </w:rPr>
              <w:t>solutions</w:t>
            </w:r>
          </w:p>
        </w:tc>
        <w:tc>
          <w:tcPr>
            <w:tcW w:w="5990" w:type="dxa"/>
          </w:tcPr>
          <w:p w14:paraId="0477FEAA" w14:textId="77777777" w:rsidR="00F20E4F" w:rsidRPr="002A27F6" w:rsidRDefault="00000000">
            <w:pPr>
              <w:pStyle w:val="TableParagraph"/>
              <w:numPr>
                <w:ilvl w:val="2"/>
                <w:numId w:val="10"/>
              </w:numPr>
              <w:tabs>
                <w:tab w:val="left" w:pos="552"/>
              </w:tabs>
              <w:ind w:left="531" w:right="103" w:hanging="426"/>
              <w:jc w:val="both"/>
              <w:rPr>
                <w:sz w:val="20"/>
                <w:szCs w:val="20"/>
              </w:rPr>
            </w:pPr>
            <w:r w:rsidRPr="002A27F6">
              <w:rPr>
                <w:sz w:val="20"/>
                <w:szCs w:val="20"/>
              </w:rPr>
              <w:t>Apply</w:t>
            </w:r>
            <w:r w:rsidRPr="002A27F6">
              <w:rPr>
                <w:spacing w:val="-10"/>
                <w:sz w:val="20"/>
                <w:szCs w:val="20"/>
              </w:rPr>
              <w:t xml:space="preserve"> </w:t>
            </w:r>
            <w:r w:rsidRPr="002A27F6">
              <w:rPr>
                <w:sz w:val="20"/>
                <w:szCs w:val="20"/>
              </w:rPr>
              <w:t>formal</w:t>
            </w:r>
            <w:r w:rsidRPr="002A27F6">
              <w:rPr>
                <w:spacing w:val="-8"/>
                <w:sz w:val="20"/>
                <w:szCs w:val="20"/>
              </w:rPr>
              <w:t xml:space="preserve"> </w:t>
            </w:r>
            <w:r w:rsidRPr="002A27F6">
              <w:rPr>
                <w:sz w:val="20"/>
                <w:szCs w:val="20"/>
              </w:rPr>
              <w:t>idea</w:t>
            </w:r>
            <w:r w:rsidRPr="002A27F6">
              <w:rPr>
                <w:spacing w:val="-8"/>
                <w:sz w:val="20"/>
                <w:szCs w:val="20"/>
              </w:rPr>
              <w:t xml:space="preserve"> </w:t>
            </w:r>
            <w:r w:rsidRPr="002A27F6">
              <w:rPr>
                <w:sz w:val="20"/>
                <w:szCs w:val="20"/>
              </w:rPr>
              <w:t>generation</w:t>
            </w:r>
            <w:r w:rsidRPr="002A27F6">
              <w:rPr>
                <w:spacing w:val="-9"/>
                <w:sz w:val="20"/>
                <w:szCs w:val="20"/>
              </w:rPr>
              <w:t xml:space="preserve"> </w:t>
            </w:r>
            <w:r w:rsidRPr="002A27F6">
              <w:rPr>
                <w:sz w:val="20"/>
                <w:szCs w:val="20"/>
              </w:rPr>
              <w:t>tools</w:t>
            </w:r>
            <w:r w:rsidRPr="002A27F6">
              <w:rPr>
                <w:spacing w:val="-9"/>
                <w:sz w:val="20"/>
                <w:szCs w:val="20"/>
              </w:rPr>
              <w:t xml:space="preserve"> </w:t>
            </w:r>
            <w:r w:rsidRPr="002A27F6">
              <w:rPr>
                <w:sz w:val="20"/>
                <w:szCs w:val="20"/>
              </w:rPr>
              <w:t>to</w:t>
            </w:r>
            <w:r w:rsidRPr="002A27F6">
              <w:rPr>
                <w:spacing w:val="-8"/>
                <w:sz w:val="20"/>
                <w:szCs w:val="20"/>
              </w:rPr>
              <w:t xml:space="preserve"> </w:t>
            </w:r>
            <w:r w:rsidRPr="002A27F6">
              <w:rPr>
                <w:sz w:val="20"/>
                <w:szCs w:val="20"/>
              </w:rPr>
              <w:t>develop</w:t>
            </w:r>
            <w:r w:rsidRPr="002A27F6">
              <w:rPr>
                <w:spacing w:val="-7"/>
                <w:sz w:val="20"/>
                <w:szCs w:val="20"/>
              </w:rPr>
              <w:t xml:space="preserve"> </w:t>
            </w:r>
            <w:r w:rsidRPr="002A27F6">
              <w:rPr>
                <w:sz w:val="20"/>
                <w:szCs w:val="20"/>
              </w:rPr>
              <w:t>multiple</w:t>
            </w:r>
            <w:r w:rsidRPr="002A27F6">
              <w:rPr>
                <w:spacing w:val="-6"/>
                <w:sz w:val="20"/>
                <w:szCs w:val="20"/>
              </w:rPr>
              <w:t xml:space="preserve"> </w:t>
            </w:r>
            <w:r w:rsidRPr="002A27F6">
              <w:rPr>
                <w:sz w:val="20"/>
                <w:szCs w:val="20"/>
              </w:rPr>
              <w:t>engineering</w:t>
            </w:r>
            <w:r w:rsidRPr="002A27F6">
              <w:rPr>
                <w:spacing w:val="-9"/>
                <w:sz w:val="20"/>
                <w:szCs w:val="20"/>
              </w:rPr>
              <w:t xml:space="preserve"> </w:t>
            </w:r>
            <w:r w:rsidRPr="002A27F6">
              <w:rPr>
                <w:sz w:val="20"/>
                <w:szCs w:val="20"/>
              </w:rPr>
              <w:t>design</w:t>
            </w:r>
            <w:r w:rsidRPr="002A27F6">
              <w:rPr>
                <w:spacing w:val="-47"/>
                <w:sz w:val="20"/>
                <w:szCs w:val="20"/>
              </w:rPr>
              <w:t xml:space="preserve"> </w:t>
            </w:r>
            <w:r w:rsidRPr="002A27F6">
              <w:rPr>
                <w:sz w:val="20"/>
                <w:szCs w:val="20"/>
              </w:rPr>
              <w:t>solutions</w:t>
            </w:r>
          </w:p>
          <w:p w14:paraId="0A7177CF" w14:textId="77777777" w:rsidR="00F20E4F" w:rsidRPr="002A27F6" w:rsidRDefault="00000000">
            <w:pPr>
              <w:pStyle w:val="TableParagraph"/>
              <w:numPr>
                <w:ilvl w:val="2"/>
                <w:numId w:val="10"/>
              </w:numPr>
              <w:tabs>
                <w:tab w:val="left" w:pos="556"/>
              </w:tabs>
              <w:spacing w:line="229" w:lineRule="exact"/>
              <w:ind w:left="555" w:hanging="451"/>
              <w:jc w:val="both"/>
              <w:rPr>
                <w:sz w:val="20"/>
                <w:szCs w:val="20"/>
              </w:rPr>
            </w:pPr>
            <w:r w:rsidRPr="002A27F6">
              <w:rPr>
                <w:sz w:val="20"/>
                <w:szCs w:val="20"/>
              </w:rPr>
              <w:t>Build</w:t>
            </w:r>
            <w:r w:rsidRPr="002A27F6">
              <w:rPr>
                <w:spacing w:val="-3"/>
                <w:sz w:val="20"/>
                <w:szCs w:val="20"/>
              </w:rPr>
              <w:t xml:space="preserve"> </w:t>
            </w:r>
            <w:r w:rsidRPr="002A27F6">
              <w:rPr>
                <w:sz w:val="20"/>
                <w:szCs w:val="20"/>
              </w:rPr>
              <w:t>models/prototypes to</w:t>
            </w:r>
            <w:r w:rsidRPr="002A27F6">
              <w:rPr>
                <w:spacing w:val="-1"/>
                <w:sz w:val="20"/>
                <w:szCs w:val="20"/>
              </w:rPr>
              <w:t xml:space="preserve"> </w:t>
            </w:r>
            <w:r w:rsidRPr="002A27F6">
              <w:rPr>
                <w:sz w:val="20"/>
                <w:szCs w:val="20"/>
              </w:rPr>
              <w:t>develop</w:t>
            </w:r>
            <w:r w:rsidRPr="002A27F6">
              <w:rPr>
                <w:spacing w:val="-1"/>
                <w:sz w:val="20"/>
                <w:szCs w:val="20"/>
              </w:rPr>
              <w:t xml:space="preserve"> </w:t>
            </w:r>
            <w:r w:rsidRPr="002A27F6">
              <w:rPr>
                <w:sz w:val="20"/>
                <w:szCs w:val="20"/>
              </w:rPr>
              <w:t>a</w:t>
            </w:r>
            <w:r w:rsidRPr="002A27F6">
              <w:rPr>
                <w:spacing w:val="-2"/>
                <w:sz w:val="20"/>
                <w:szCs w:val="20"/>
              </w:rPr>
              <w:t xml:space="preserve"> </w:t>
            </w:r>
            <w:r w:rsidRPr="002A27F6">
              <w:rPr>
                <w:sz w:val="20"/>
                <w:szCs w:val="20"/>
              </w:rPr>
              <w:t>diverse</w:t>
            </w:r>
            <w:r w:rsidRPr="002A27F6">
              <w:rPr>
                <w:spacing w:val="-2"/>
                <w:sz w:val="20"/>
                <w:szCs w:val="20"/>
              </w:rPr>
              <w:t xml:space="preserve"> </w:t>
            </w:r>
            <w:r w:rsidRPr="002A27F6">
              <w:rPr>
                <w:sz w:val="20"/>
                <w:szCs w:val="20"/>
              </w:rPr>
              <w:t>set</w:t>
            </w:r>
            <w:r w:rsidRPr="002A27F6">
              <w:rPr>
                <w:spacing w:val="-2"/>
                <w:sz w:val="20"/>
                <w:szCs w:val="20"/>
              </w:rPr>
              <w:t xml:space="preserve"> </w:t>
            </w:r>
            <w:r w:rsidRPr="002A27F6">
              <w:rPr>
                <w:sz w:val="20"/>
                <w:szCs w:val="20"/>
              </w:rPr>
              <w:t>of</w:t>
            </w:r>
            <w:r w:rsidRPr="002A27F6">
              <w:rPr>
                <w:spacing w:val="-4"/>
                <w:sz w:val="20"/>
                <w:szCs w:val="20"/>
              </w:rPr>
              <w:t xml:space="preserve"> </w:t>
            </w:r>
            <w:r w:rsidRPr="002A27F6">
              <w:rPr>
                <w:sz w:val="20"/>
                <w:szCs w:val="20"/>
              </w:rPr>
              <w:t>design</w:t>
            </w:r>
            <w:r w:rsidRPr="002A27F6">
              <w:rPr>
                <w:spacing w:val="-3"/>
                <w:sz w:val="20"/>
                <w:szCs w:val="20"/>
              </w:rPr>
              <w:t xml:space="preserve"> </w:t>
            </w:r>
            <w:r w:rsidRPr="002A27F6">
              <w:rPr>
                <w:sz w:val="20"/>
                <w:szCs w:val="20"/>
              </w:rPr>
              <w:t>solutions</w:t>
            </w:r>
          </w:p>
          <w:p w14:paraId="3E0DEE95" w14:textId="77777777" w:rsidR="00F20E4F" w:rsidRPr="002A27F6" w:rsidRDefault="00000000">
            <w:pPr>
              <w:pStyle w:val="TableParagraph"/>
              <w:numPr>
                <w:ilvl w:val="2"/>
                <w:numId w:val="10"/>
              </w:numPr>
              <w:tabs>
                <w:tab w:val="left" w:pos="556"/>
              </w:tabs>
              <w:spacing w:line="229" w:lineRule="exact"/>
              <w:ind w:left="555" w:hanging="451"/>
              <w:jc w:val="both"/>
              <w:rPr>
                <w:sz w:val="20"/>
                <w:szCs w:val="20"/>
              </w:rPr>
            </w:pPr>
            <w:r w:rsidRPr="002A27F6">
              <w:rPr>
                <w:sz w:val="20"/>
                <w:szCs w:val="20"/>
              </w:rPr>
              <w:t>Identify</w:t>
            </w:r>
            <w:r w:rsidRPr="002A27F6">
              <w:rPr>
                <w:spacing w:val="-3"/>
                <w:sz w:val="20"/>
                <w:szCs w:val="20"/>
              </w:rPr>
              <w:t xml:space="preserve"> </w:t>
            </w:r>
            <w:r w:rsidRPr="002A27F6">
              <w:rPr>
                <w:sz w:val="20"/>
                <w:szCs w:val="20"/>
              </w:rPr>
              <w:t>suitable</w:t>
            </w:r>
            <w:r w:rsidRPr="002A27F6">
              <w:rPr>
                <w:spacing w:val="-2"/>
                <w:sz w:val="20"/>
                <w:szCs w:val="20"/>
              </w:rPr>
              <w:t xml:space="preserve"> </w:t>
            </w:r>
            <w:r w:rsidRPr="002A27F6">
              <w:rPr>
                <w:sz w:val="20"/>
                <w:szCs w:val="20"/>
              </w:rPr>
              <w:t>criteria</w:t>
            </w:r>
            <w:r w:rsidRPr="002A27F6">
              <w:rPr>
                <w:spacing w:val="-2"/>
                <w:sz w:val="20"/>
                <w:szCs w:val="20"/>
              </w:rPr>
              <w:t xml:space="preserve"> </w:t>
            </w:r>
            <w:r w:rsidRPr="002A27F6">
              <w:rPr>
                <w:sz w:val="20"/>
                <w:szCs w:val="20"/>
              </w:rPr>
              <w:t>for</w:t>
            </w:r>
            <w:r w:rsidRPr="002A27F6">
              <w:rPr>
                <w:spacing w:val="-2"/>
                <w:sz w:val="20"/>
                <w:szCs w:val="20"/>
              </w:rPr>
              <w:t xml:space="preserve"> </w:t>
            </w:r>
            <w:r w:rsidRPr="002A27F6">
              <w:rPr>
                <w:sz w:val="20"/>
                <w:szCs w:val="20"/>
              </w:rPr>
              <w:t>the</w:t>
            </w:r>
            <w:r w:rsidRPr="002A27F6">
              <w:rPr>
                <w:spacing w:val="-2"/>
                <w:sz w:val="20"/>
                <w:szCs w:val="20"/>
              </w:rPr>
              <w:t xml:space="preserve"> </w:t>
            </w:r>
            <w:r w:rsidRPr="002A27F6">
              <w:rPr>
                <w:sz w:val="20"/>
                <w:szCs w:val="20"/>
              </w:rPr>
              <w:t>evaluation</w:t>
            </w:r>
            <w:r w:rsidRPr="002A27F6">
              <w:rPr>
                <w:spacing w:val="-3"/>
                <w:sz w:val="20"/>
                <w:szCs w:val="20"/>
              </w:rPr>
              <w:t xml:space="preserve"> </w:t>
            </w:r>
            <w:r w:rsidRPr="002A27F6">
              <w:rPr>
                <w:sz w:val="20"/>
                <w:szCs w:val="20"/>
              </w:rPr>
              <w:t>of</w:t>
            </w:r>
            <w:r w:rsidRPr="002A27F6">
              <w:rPr>
                <w:spacing w:val="-4"/>
                <w:sz w:val="20"/>
                <w:szCs w:val="20"/>
              </w:rPr>
              <w:t xml:space="preserve"> </w:t>
            </w:r>
            <w:r w:rsidRPr="002A27F6">
              <w:rPr>
                <w:sz w:val="20"/>
                <w:szCs w:val="20"/>
              </w:rPr>
              <w:t>alternate</w:t>
            </w:r>
            <w:r w:rsidRPr="002A27F6">
              <w:rPr>
                <w:spacing w:val="1"/>
                <w:sz w:val="20"/>
                <w:szCs w:val="20"/>
              </w:rPr>
              <w:t xml:space="preserve"> </w:t>
            </w:r>
            <w:r w:rsidRPr="002A27F6">
              <w:rPr>
                <w:sz w:val="20"/>
                <w:szCs w:val="20"/>
              </w:rPr>
              <w:t>design</w:t>
            </w:r>
            <w:r w:rsidRPr="002A27F6">
              <w:rPr>
                <w:spacing w:val="-3"/>
                <w:sz w:val="20"/>
                <w:szCs w:val="20"/>
              </w:rPr>
              <w:t xml:space="preserve"> </w:t>
            </w:r>
            <w:r w:rsidRPr="002A27F6">
              <w:rPr>
                <w:sz w:val="20"/>
                <w:szCs w:val="20"/>
              </w:rPr>
              <w:t>solutions.</w:t>
            </w:r>
          </w:p>
        </w:tc>
      </w:tr>
      <w:tr w:rsidR="00F20E4F" w:rsidRPr="002A27F6" w14:paraId="60A5D286" w14:textId="77777777">
        <w:trPr>
          <w:trHeight w:val="1024"/>
        </w:trPr>
        <w:tc>
          <w:tcPr>
            <w:tcW w:w="3791" w:type="dxa"/>
          </w:tcPr>
          <w:p w14:paraId="400E7824" w14:textId="77777777" w:rsidR="00F20E4F" w:rsidRPr="002A27F6" w:rsidRDefault="00000000">
            <w:pPr>
              <w:pStyle w:val="TableParagraph"/>
              <w:ind w:left="107"/>
              <w:jc w:val="both"/>
              <w:rPr>
                <w:sz w:val="20"/>
                <w:szCs w:val="20"/>
              </w:rPr>
            </w:pPr>
            <w:r w:rsidRPr="002A27F6">
              <w:rPr>
                <w:sz w:val="20"/>
                <w:szCs w:val="20"/>
              </w:rPr>
              <w:t>3.3</w:t>
            </w:r>
            <w:r w:rsidRPr="002A27F6">
              <w:rPr>
                <w:spacing w:val="47"/>
                <w:sz w:val="20"/>
                <w:szCs w:val="20"/>
              </w:rPr>
              <w:t xml:space="preserve"> </w:t>
            </w:r>
            <w:r w:rsidRPr="002A27F6">
              <w:rPr>
                <w:sz w:val="20"/>
                <w:szCs w:val="20"/>
              </w:rPr>
              <w:t>Demonstrate</w:t>
            </w:r>
            <w:r w:rsidRPr="002A27F6">
              <w:rPr>
                <w:spacing w:val="-2"/>
                <w:sz w:val="20"/>
                <w:szCs w:val="20"/>
              </w:rPr>
              <w:t xml:space="preserve"> </w:t>
            </w:r>
            <w:r w:rsidRPr="002A27F6">
              <w:rPr>
                <w:sz w:val="20"/>
                <w:szCs w:val="20"/>
              </w:rPr>
              <w:t>an</w:t>
            </w:r>
            <w:r w:rsidRPr="002A27F6">
              <w:rPr>
                <w:spacing w:val="-2"/>
                <w:sz w:val="20"/>
                <w:szCs w:val="20"/>
              </w:rPr>
              <w:t xml:space="preserve"> </w:t>
            </w:r>
            <w:r w:rsidRPr="002A27F6">
              <w:rPr>
                <w:sz w:val="20"/>
                <w:szCs w:val="20"/>
              </w:rPr>
              <w:t>ability</w:t>
            </w:r>
            <w:r w:rsidRPr="002A27F6">
              <w:rPr>
                <w:spacing w:val="-3"/>
                <w:sz w:val="20"/>
                <w:szCs w:val="20"/>
              </w:rPr>
              <w:t xml:space="preserve"> </w:t>
            </w:r>
            <w:r w:rsidRPr="002A27F6">
              <w:rPr>
                <w:sz w:val="20"/>
                <w:szCs w:val="20"/>
              </w:rPr>
              <w:t>to</w:t>
            </w:r>
            <w:r w:rsidRPr="002A27F6">
              <w:rPr>
                <w:spacing w:val="-1"/>
                <w:sz w:val="20"/>
                <w:szCs w:val="20"/>
              </w:rPr>
              <w:t xml:space="preserve"> </w:t>
            </w:r>
            <w:r w:rsidRPr="002A27F6">
              <w:rPr>
                <w:sz w:val="20"/>
                <w:szCs w:val="20"/>
              </w:rPr>
              <w:t>select</w:t>
            </w:r>
            <w:r w:rsidRPr="002A27F6">
              <w:rPr>
                <w:spacing w:val="-2"/>
                <w:sz w:val="20"/>
                <w:szCs w:val="20"/>
              </w:rPr>
              <w:t xml:space="preserve"> </w:t>
            </w:r>
            <w:r w:rsidRPr="002A27F6">
              <w:rPr>
                <w:sz w:val="20"/>
                <w:szCs w:val="20"/>
              </w:rPr>
              <w:t>an</w:t>
            </w:r>
            <w:r w:rsidRPr="002A27F6">
              <w:rPr>
                <w:spacing w:val="-47"/>
                <w:sz w:val="20"/>
                <w:szCs w:val="20"/>
              </w:rPr>
              <w:t xml:space="preserve"> </w:t>
            </w:r>
            <w:r w:rsidRPr="002A27F6">
              <w:rPr>
                <w:sz w:val="20"/>
                <w:szCs w:val="20"/>
              </w:rPr>
              <w:t>optimal design scheme for further</w:t>
            </w:r>
            <w:r w:rsidRPr="002A27F6">
              <w:rPr>
                <w:spacing w:val="1"/>
                <w:sz w:val="20"/>
                <w:szCs w:val="20"/>
              </w:rPr>
              <w:t xml:space="preserve"> </w:t>
            </w:r>
            <w:r w:rsidRPr="002A27F6">
              <w:rPr>
                <w:sz w:val="20"/>
                <w:szCs w:val="20"/>
              </w:rPr>
              <w:t>development</w:t>
            </w:r>
          </w:p>
        </w:tc>
        <w:tc>
          <w:tcPr>
            <w:tcW w:w="5990" w:type="dxa"/>
          </w:tcPr>
          <w:p w14:paraId="0623D832" w14:textId="77777777" w:rsidR="00F20E4F" w:rsidRPr="002A27F6" w:rsidRDefault="00000000">
            <w:pPr>
              <w:pStyle w:val="TableParagraph"/>
              <w:numPr>
                <w:ilvl w:val="2"/>
                <w:numId w:val="11"/>
              </w:numPr>
              <w:tabs>
                <w:tab w:val="left" w:pos="558"/>
              </w:tabs>
              <w:ind w:right="173" w:hanging="51"/>
              <w:jc w:val="both"/>
              <w:rPr>
                <w:sz w:val="20"/>
                <w:szCs w:val="20"/>
              </w:rPr>
            </w:pPr>
            <w:r w:rsidRPr="002A27F6">
              <w:rPr>
                <w:sz w:val="20"/>
                <w:szCs w:val="20"/>
              </w:rPr>
              <w:t>Apply</w:t>
            </w:r>
            <w:r w:rsidRPr="002A27F6">
              <w:rPr>
                <w:spacing w:val="-7"/>
                <w:sz w:val="20"/>
                <w:szCs w:val="20"/>
              </w:rPr>
              <w:t xml:space="preserve"> </w:t>
            </w:r>
            <w:r w:rsidRPr="002A27F6">
              <w:rPr>
                <w:sz w:val="20"/>
                <w:szCs w:val="20"/>
              </w:rPr>
              <w:t>formal</w:t>
            </w:r>
            <w:r w:rsidRPr="002A27F6">
              <w:rPr>
                <w:spacing w:val="-2"/>
                <w:sz w:val="20"/>
                <w:szCs w:val="20"/>
              </w:rPr>
              <w:t xml:space="preserve"> </w:t>
            </w:r>
            <w:r w:rsidRPr="002A27F6">
              <w:rPr>
                <w:sz w:val="20"/>
                <w:szCs w:val="20"/>
              </w:rPr>
              <w:t>decision-making</w:t>
            </w:r>
            <w:r w:rsidRPr="002A27F6">
              <w:rPr>
                <w:spacing w:val="-3"/>
                <w:sz w:val="20"/>
                <w:szCs w:val="20"/>
              </w:rPr>
              <w:t xml:space="preserve"> </w:t>
            </w:r>
            <w:r w:rsidRPr="002A27F6">
              <w:rPr>
                <w:sz w:val="20"/>
                <w:szCs w:val="20"/>
              </w:rPr>
              <w:t>tools</w:t>
            </w:r>
            <w:r w:rsidRPr="002A27F6">
              <w:rPr>
                <w:spacing w:val="-4"/>
                <w:sz w:val="20"/>
                <w:szCs w:val="20"/>
              </w:rPr>
              <w:t xml:space="preserve"> </w:t>
            </w:r>
            <w:r w:rsidRPr="002A27F6">
              <w:rPr>
                <w:sz w:val="20"/>
                <w:szCs w:val="20"/>
              </w:rPr>
              <w:t>to</w:t>
            </w:r>
            <w:r w:rsidRPr="002A27F6">
              <w:rPr>
                <w:spacing w:val="-1"/>
                <w:sz w:val="20"/>
                <w:szCs w:val="20"/>
              </w:rPr>
              <w:t xml:space="preserve"> </w:t>
            </w:r>
            <w:r w:rsidRPr="002A27F6">
              <w:rPr>
                <w:sz w:val="20"/>
                <w:szCs w:val="20"/>
              </w:rPr>
              <w:t>select</w:t>
            </w:r>
            <w:r w:rsidRPr="002A27F6">
              <w:rPr>
                <w:spacing w:val="-4"/>
                <w:sz w:val="20"/>
                <w:szCs w:val="20"/>
              </w:rPr>
              <w:t xml:space="preserve"> </w:t>
            </w:r>
            <w:r w:rsidRPr="002A27F6">
              <w:rPr>
                <w:sz w:val="20"/>
                <w:szCs w:val="20"/>
              </w:rPr>
              <w:t>optimal engineering</w:t>
            </w:r>
            <w:r w:rsidRPr="002A27F6">
              <w:rPr>
                <w:spacing w:val="-3"/>
                <w:sz w:val="20"/>
                <w:szCs w:val="20"/>
              </w:rPr>
              <w:t xml:space="preserve"> </w:t>
            </w:r>
            <w:r w:rsidRPr="002A27F6">
              <w:rPr>
                <w:sz w:val="20"/>
                <w:szCs w:val="20"/>
              </w:rPr>
              <w:t>design</w:t>
            </w:r>
            <w:r w:rsidRPr="002A27F6">
              <w:rPr>
                <w:spacing w:val="-47"/>
                <w:sz w:val="20"/>
                <w:szCs w:val="20"/>
              </w:rPr>
              <w:t xml:space="preserve"> </w:t>
            </w:r>
            <w:r w:rsidRPr="002A27F6">
              <w:rPr>
                <w:sz w:val="20"/>
                <w:szCs w:val="20"/>
              </w:rPr>
              <w:t>solutions</w:t>
            </w:r>
            <w:r w:rsidRPr="002A27F6">
              <w:rPr>
                <w:spacing w:val="-2"/>
                <w:sz w:val="20"/>
                <w:szCs w:val="20"/>
              </w:rPr>
              <w:t xml:space="preserve"> </w:t>
            </w:r>
            <w:r w:rsidRPr="002A27F6">
              <w:rPr>
                <w:sz w:val="20"/>
                <w:szCs w:val="20"/>
              </w:rPr>
              <w:t>for further</w:t>
            </w:r>
            <w:r w:rsidRPr="002A27F6">
              <w:rPr>
                <w:spacing w:val="1"/>
                <w:sz w:val="20"/>
                <w:szCs w:val="20"/>
              </w:rPr>
              <w:t xml:space="preserve"> </w:t>
            </w:r>
            <w:r w:rsidRPr="002A27F6">
              <w:rPr>
                <w:sz w:val="20"/>
                <w:szCs w:val="20"/>
              </w:rPr>
              <w:t>development</w:t>
            </w:r>
          </w:p>
          <w:p w14:paraId="2829A4D9" w14:textId="77777777" w:rsidR="00F20E4F" w:rsidRPr="002A27F6" w:rsidRDefault="00000000">
            <w:pPr>
              <w:pStyle w:val="TableParagraph"/>
              <w:numPr>
                <w:ilvl w:val="2"/>
                <w:numId w:val="11"/>
              </w:numPr>
              <w:tabs>
                <w:tab w:val="left" w:pos="558"/>
              </w:tabs>
              <w:ind w:left="105" w:right="797" w:firstLine="0"/>
              <w:jc w:val="both"/>
              <w:rPr>
                <w:sz w:val="20"/>
                <w:szCs w:val="20"/>
              </w:rPr>
            </w:pPr>
            <w:r w:rsidRPr="002A27F6">
              <w:rPr>
                <w:sz w:val="20"/>
                <w:szCs w:val="20"/>
              </w:rPr>
              <w:t>Consult</w:t>
            </w:r>
            <w:r w:rsidRPr="002A27F6">
              <w:rPr>
                <w:spacing w:val="-1"/>
                <w:sz w:val="20"/>
                <w:szCs w:val="20"/>
              </w:rPr>
              <w:t xml:space="preserve"> </w:t>
            </w:r>
            <w:r w:rsidRPr="002A27F6">
              <w:rPr>
                <w:sz w:val="20"/>
                <w:szCs w:val="20"/>
              </w:rPr>
              <w:t>with</w:t>
            </w:r>
            <w:r w:rsidRPr="002A27F6">
              <w:rPr>
                <w:spacing w:val="-3"/>
                <w:sz w:val="20"/>
                <w:szCs w:val="20"/>
              </w:rPr>
              <w:t xml:space="preserve"> </w:t>
            </w:r>
            <w:r w:rsidRPr="002A27F6">
              <w:rPr>
                <w:sz w:val="20"/>
                <w:szCs w:val="20"/>
              </w:rPr>
              <w:t>domain</w:t>
            </w:r>
            <w:r w:rsidRPr="002A27F6">
              <w:rPr>
                <w:spacing w:val="-4"/>
                <w:sz w:val="20"/>
                <w:szCs w:val="20"/>
              </w:rPr>
              <w:t xml:space="preserve"> </w:t>
            </w:r>
            <w:r w:rsidRPr="002A27F6">
              <w:rPr>
                <w:sz w:val="20"/>
                <w:szCs w:val="20"/>
              </w:rPr>
              <w:t>experts</w:t>
            </w:r>
            <w:r w:rsidRPr="002A27F6">
              <w:rPr>
                <w:spacing w:val="-3"/>
                <w:sz w:val="20"/>
                <w:szCs w:val="20"/>
              </w:rPr>
              <w:t xml:space="preserve"> </w:t>
            </w:r>
            <w:r w:rsidRPr="002A27F6">
              <w:rPr>
                <w:sz w:val="20"/>
                <w:szCs w:val="20"/>
              </w:rPr>
              <w:t>and</w:t>
            </w:r>
            <w:r w:rsidRPr="002A27F6">
              <w:rPr>
                <w:spacing w:val="-2"/>
                <w:sz w:val="20"/>
                <w:szCs w:val="20"/>
              </w:rPr>
              <w:t xml:space="preserve"> </w:t>
            </w:r>
            <w:r w:rsidRPr="002A27F6">
              <w:rPr>
                <w:sz w:val="20"/>
                <w:szCs w:val="20"/>
              </w:rPr>
              <w:t>stakeholders</w:t>
            </w:r>
            <w:r w:rsidRPr="002A27F6">
              <w:rPr>
                <w:spacing w:val="-3"/>
                <w:sz w:val="20"/>
                <w:szCs w:val="20"/>
              </w:rPr>
              <w:t xml:space="preserve"> </w:t>
            </w:r>
            <w:r w:rsidRPr="002A27F6">
              <w:rPr>
                <w:sz w:val="20"/>
                <w:szCs w:val="20"/>
              </w:rPr>
              <w:t>to</w:t>
            </w:r>
            <w:r w:rsidRPr="002A27F6">
              <w:rPr>
                <w:spacing w:val="-2"/>
                <w:sz w:val="20"/>
                <w:szCs w:val="20"/>
              </w:rPr>
              <w:t xml:space="preserve"> </w:t>
            </w:r>
            <w:r w:rsidRPr="002A27F6">
              <w:rPr>
                <w:sz w:val="20"/>
                <w:szCs w:val="20"/>
              </w:rPr>
              <w:t>select</w:t>
            </w:r>
            <w:r w:rsidRPr="002A27F6">
              <w:rPr>
                <w:spacing w:val="-3"/>
                <w:sz w:val="20"/>
                <w:szCs w:val="20"/>
              </w:rPr>
              <w:t xml:space="preserve"> </w:t>
            </w:r>
            <w:r w:rsidRPr="002A27F6">
              <w:rPr>
                <w:sz w:val="20"/>
                <w:szCs w:val="20"/>
              </w:rPr>
              <w:t>candidate</w:t>
            </w:r>
            <w:r w:rsidRPr="002A27F6">
              <w:rPr>
                <w:spacing w:val="-47"/>
                <w:sz w:val="20"/>
                <w:szCs w:val="20"/>
              </w:rPr>
              <w:t xml:space="preserve"> </w:t>
            </w:r>
            <w:r w:rsidRPr="002A27F6">
              <w:rPr>
                <w:sz w:val="20"/>
                <w:szCs w:val="20"/>
              </w:rPr>
              <w:t>engineering</w:t>
            </w:r>
            <w:r w:rsidRPr="002A27F6">
              <w:rPr>
                <w:spacing w:val="-2"/>
                <w:sz w:val="20"/>
                <w:szCs w:val="20"/>
              </w:rPr>
              <w:t xml:space="preserve"> </w:t>
            </w:r>
            <w:r w:rsidRPr="002A27F6">
              <w:rPr>
                <w:sz w:val="20"/>
                <w:szCs w:val="20"/>
              </w:rPr>
              <w:t>design</w:t>
            </w:r>
            <w:r w:rsidRPr="002A27F6">
              <w:rPr>
                <w:spacing w:val="-2"/>
                <w:sz w:val="20"/>
                <w:szCs w:val="20"/>
              </w:rPr>
              <w:t xml:space="preserve"> </w:t>
            </w:r>
            <w:r w:rsidRPr="002A27F6">
              <w:rPr>
                <w:sz w:val="20"/>
                <w:szCs w:val="20"/>
              </w:rPr>
              <w:t>solution</w:t>
            </w:r>
            <w:r w:rsidRPr="002A27F6">
              <w:rPr>
                <w:spacing w:val="1"/>
                <w:sz w:val="20"/>
                <w:szCs w:val="20"/>
              </w:rPr>
              <w:t xml:space="preserve"> </w:t>
            </w:r>
            <w:r w:rsidRPr="002A27F6">
              <w:rPr>
                <w:sz w:val="20"/>
                <w:szCs w:val="20"/>
              </w:rPr>
              <w:t>for</w:t>
            </w:r>
            <w:r w:rsidRPr="002A27F6">
              <w:rPr>
                <w:spacing w:val="-1"/>
                <w:sz w:val="20"/>
                <w:szCs w:val="20"/>
              </w:rPr>
              <w:t xml:space="preserve"> </w:t>
            </w:r>
            <w:r w:rsidRPr="002A27F6">
              <w:rPr>
                <w:sz w:val="20"/>
                <w:szCs w:val="20"/>
              </w:rPr>
              <w:t>further</w:t>
            </w:r>
            <w:r w:rsidRPr="002A27F6">
              <w:rPr>
                <w:spacing w:val="1"/>
                <w:sz w:val="20"/>
                <w:szCs w:val="20"/>
              </w:rPr>
              <w:t xml:space="preserve"> </w:t>
            </w:r>
            <w:r w:rsidRPr="002A27F6">
              <w:rPr>
                <w:sz w:val="20"/>
                <w:szCs w:val="20"/>
              </w:rPr>
              <w:t>development</w:t>
            </w:r>
          </w:p>
        </w:tc>
      </w:tr>
      <w:tr w:rsidR="00F20E4F" w:rsidRPr="002A27F6" w14:paraId="7C69B7D1" w14:textId="77777777">
        <w:trPr>
          <w:trHeight w:val="1008"/>
        </w:trPr>
        <w:tc>
          <w:tcPr>
            <w:tcW w:w="3791" w:type="dxa"/>
          </w:tcPr>
          <w:p w14:paraId="548A59A3" w14:textId="77777777" w:rsidR="00F20E4F" w:rsidRPr="002A27F6" w:rsidRDefault="00000000">
            <w:pPr>
              <w:pStyle w:val="TableParagraph"/>
              <w:ind w:left="107"/>
              <w:jc w:val="both"/>
              <w:rPr>
                <w:sz w:val="20"/>
                <w:szCs w:val="20"/>
              </w:rPr>
            </w:pPr>
            <w:r w:rsidRPr="002A27F6">
              <w:rPr>
                <w:sz w:val="20"/>
                <w:szCs w:val="20"/>
              </w:rPr>
              <w:t>3.4</w:t>
            </w:r>
            <w:r w:rsidRPr="002A27F6">
              <w:rPr>
                <w:spacing w:val="-2"/>
                <w:sz w:val="20"/>
                <w:szCs w:val="20"/>
              </w:rPr>
              <w:t xml:space="preserve"> </w:t>
            </w:r>
            <w:r w:rsidRPr="002A27F6">
              <w:rPr>
                <w:sz w:val="20"/>
                <w:szCs w:val="20"/>
              </w:rPr>
              <w:t>Demonstrate</w:t>
            </w:r>
            <w:r w:rsidRPr="002A27F6">
              <w:rPr>
                <w:spacing w:val="-2"/>
                <w:sz w:val="20"/>
                <w:szCs w:val="20"/>
              </w:rPr>
              <w:t xml:space="preserve"> </w:t>
            </w:r>
            <w:r w:rsidRPr="002A27F6">
              <w:rPr>
                <w:sz w:val="20"/>
                <w:szCs w:val="20"/>
              </w:rPr>
              <w:t>an</w:t>
            </w:r>
            <w:r w:rsidRPr="002A27F6">
              <w:rPr>
                <w:spacing w:val="-3"/>
                <w:sz w:val="20"/>
                <w:szCs w:val="20"/>
              </w:rPr>
              <w:t xml:space="preserve"> </w:t>
            </w:r>
            <w:r w:rsidRPr="002A27F6">
              <w:rPr>
                <w:sz w:val="20"/>
                <w:szCs w:val="20"/>
              </w:rPr>
              <w:t>ability</w:t>
            </w:r>
            <w:r w:rsidRPr="002A27F6">
              <w:rPr>
                <w:spacing w:val="-3"/>
                <w:sz w:val="20"/>
                <w:szCs w:val="20"/>
              </w:rPr>
              <w:t xml:space="preserve"> </w:t>
            </w:r>
            <w:r w:rsidRPr="002A27F6">
              <w:rPr>
                <w:sz w:val="20"/>
                <w:szCs w:val="20"/>
              </w:rPr>
              <w:t>to advance</w:t>
            </w:r>
            <w:r w:rsidRPr="002A27F6">
              <w:rPr>
                <w:spacing w:val="-2"/>
                <w:sz w:val="20"/>
                <w:szCs w:val="20"/>
              </w:rPr>
              <w:t xml:space="preserve"> </w:t>
            </w:r>
            <w:r w:rsidRPr="002A27F6">
              <w:rPr>
                <w:sz w:val="20"/>
                <w:szCs w:val="20"/>
              </w:rPr>
              <w:t>an</w:t>
            </w:r>
            <w:r w:rsidRPr="002A27F6">
              <w:rPr>
                <w:spacing w:val="-47"/>
                <w:sz w:val="20"/>
                <w:szCs w:val="20"/>
              </w:rPr>
              <w:t xml:space="preserve"> </w:t>
            </w:r>
            <w:r w:rsidRPr="002A27F6">
              <w:rPr>
                <w:sz w:val="20"/>
                <w:szCs w:val="20"/>
              </w:rPr>
              <w:t>engineering</w:t>
            </w:r>
            <w:r w:rsidRPr="002A27F6">
              <w:rPr>
                <w:spacing w:val="-3"/>
                <w:sz w:val="20"/>
                <w:szCs w:val="20"/>
              </w:rPr>
              <w:t xml:space="preserve"> </w:t>
            </w:r>
            <w:r w:rsidRPr="002A27F6">
              <w:rPr>
                <w:sz w:val="20"/>
                <w:szCs w:val="20"/>
              </w:rPr>
              <w:t>design</w:t>
            </w:r>
            <w:r w:rsidRPr="002A27F6">
              <w:rPr>
                <w:spacing w:val="-3"/>
                <w:sz w:val="20"/>
                <w:szCs w:val="20"/>
              </w:rPr>
              <w:t xml:space="preserve"> </w:t>
            </w:r>
            <w:r w:rsidRPr="002A27F6">
              <w:rPr>
                <w:sz w:val="20"/>
                <w:szCs w:val="20"/>
              </w:rPr>
              <w:t>to</w:t>
            </w:r>
            <w:r w:rsidRPr="002A27F6">
              <w:rPr>
                <w:spacing w:val="-1"/>
                <w:sz w:val="20"/>
                <w:szCs w:val="20"/>
              </w:rPr>
              <w:t xml:space="preserve"> </w:t>
            </w:r>
            <w:r w:rsidRPr="002A27F6">
              <w:rPr>
                <w:sz w:val="20"/>
                <w:szCs w:val="20"/>
              </w:rPr>
              <w:t>defined</w:t>
            </w:r>
            <w:r w:rsidRPr="002A27F6">
              <w:rPr>
                <w:spacing w:val="-1"/>
                <w:sz w:val="20"/>
                <w:szCs w:val="20"/>
              </w:rPr>
              <w:t xml:space="preserve"> </w:t>
            </w:r>
            <w:r w:rsidRPr="002A27F6">
              <w:rPr>
                <w:sz w:val="20"/>
                <w:szCs w:val="20"/>
              </w:rPr>
              <w:t>end state</w:t>
            </w:r>
          </w:p>
        </w:tc>
        <w:tc>
          <w:tcPr>
            <w:tcW w:w="5990" w:type="dxa"/>
          </w:tcPr>
          <w:p w14:paraId="5A9D9ED3" w14:textId="77777777" w:rsidR="00F20E4F" w:rsidRPr="002A27F6" w:rsidRDefault="00000000">
            <w:pPr>
              <w:pStyle w:val="TableParagraph"/>
              <w:numPr>
                <w:ilvl w:val="2"/>
                <w:numId w:val="12"/>
              </w:numPr>
              <w:tabs>
                <w:tab w:val="left" w:pos="599"/>
              </w:tabs>
              <w:ind w:right="108" w:firstLine="0"/>
              <w:jc w:val="both"/>
              <w:rPr>
                <w:sz w:val="20"/>
                <w:szCs w:val="20"/>
              </w:rPr>
            </w:pPr>
            <w:r w:rsidRPr="002A27F6">
              <w:rPr>
                <w:sz w:val="20"/>
                <w:szCs w:val="20"/>
              </w:rPr>
              <w:t>Refine</w:t>
            </w:r>
            <w:r w:rsidRPr="002A27F6">
              <w:rPr>
                <w:spacing w:val="38"/>
                <w:sz w:val="20"/>
                <w:szCs w:val="20"/>
              </w:rPr>
              <w:t xml:space="preserve"> </w:t>
            </w:r>
            <w:r w:rsidRPr="002A27F6">
              <w:rPr>
                <w:sz w:val="20"/>
                <w:szCs w:val="20"/>
              </w:rPr>
              <w:t>a</w:t>
            </w:r>
            <w:r w:rsidRPr="002A27F6">
              <w:rPr>
                <w:spacing w:val="39"/>
                <w:sz w:val="20"/>
                <w:szCs w:val="20"/>
              </w:rPr>
              <w:t xml:space="preserve"> </w:t>
            </w:r>
            <w:r w:rsidRPr="002A27F6">
              <w:rPr>
                <w:sz w:val="20"/>
                <w:szCs w:val="20"/>
              </w:rPr>
              <w:t>conceptual</w:t>
            </w:r>
            <w:r w:rsidRPr="002A27F6">
              <w:rPr>
                <w:spacing w:val="41"/>
                <w:sz w:val="20"/>
                <w:szCs w:val="20"/>
              </w:rPr>
              <w:t xml:space="preserve"> </w:t>
            </w:r>
            <w:r w:rsidRPr="002A27F6">
              <w:rPr>
                <w:sz w:val="20"/>
                <w:szCs w:val="20"/>
              </w:rPr>
              <w:t>design</w:t>
            </w:r>
            <w:r w:rsidRPr="002A27F6">
              <w:rPr>
                <w:spacing w:val="37"/>
                <w:sz w:val="20"/>
                <w:szCs w:val="20"/>
              </w:rPr>
              <w:t xml:space="preserve"> </w:t>
            </w:r>
            <w:r w:rsidRPr="002A27F6">
              <w:rPr>
                <w:sz w:val="20"/>
                <w:szCs w:val="20"/>
              </w:rPr>
              <w:t>into</w:t>
            </w:r>
            <w:r w:rsidRPr="002A27F6">
              <w:rPr>
                <w:spacing w:val="39"/>
                <w:sz w:val="20"/>
                <w:szCs w:val="20"/>
              </w:rPr>
              <w:t xml:space="preserve"> </w:t>
            </w:r>
            <w:r w:rsidRPr="002A27F6">
              <w:rPr>
                <w:sz w:val="20"/>
                <w:szCs w:val="20"/>
              </w:rPr>
              <w:t>a</w:t>
            </w:r>
            <w:r w:rsidRPr="002A27F6">
              <w:rPr>
                <w:spacing w:val="39"/>
                <w:sz w:val="20"/>
                <w:szCs w:val="20"/>
              </w:rPr>
              <w:t xml:space="preserve"> </w:t>
            </w:r>
            <w:r w:rsidRPr="002A27F6">
              <w:rPr>
                <w:sz w:val="20"/>
                <w:szCs w:val="20"/>
              </w:rPr>
              <w:t>detailed</w:t>
            </w:r>
            <w:r w:rsidRPr="002A27F6">
              <w:rPr>
                <w:spacing w:val="40"/>
                <w:sz w:val="20"/>
                <w:szCs w:val="20"/>
              </w:rPr>
              <w:t xml:space="preserve"> </w:t>
            </w:r>
            <w:r w:rsidRPr="002A27F6">
              <w:rPr>
                <w:sz w:val="20"/>
                <w:szCs w:val="20"/>
              </w:rPr>
              <w:t>design</w:t>
            </w:r>
            <w:r w:rsidRPr="002A27F6">
              <w:rPr>
                <w:spacing w:val="40"/>
                <w:sz w:val="20"/>
                <w:szCs w:val="20"/>
              </w:rPr>
              <w:t xml:space="preserve"> </w:t>
            </w:r>
            <w:r w:rsidRPr="002A27F6">
              <w:rPr>
                <w:sz w:val="20"/>
                <w:szCs w:val="20"/>
              </w:rPr>
              <w:t>within</w:t>
            </w:r>
            <w:r w:rsidRPr="002A27F6">
              <w:rPr>
                <w:spacing w:val="37"/>
                <w:sz w:val="20"/>
                <w:szCs w:val="20"/>
              </w:rPr>
              <w:t xml:space="preserve"> </w:t>
            </w:r>
            <w:r w:rsidRPr="002A27F6">
              <w:rPr>
                <w:sz w:val="20"/>
                <w:szCs w:val="20"/>
              </w:rPr>
              <w:t>the</w:t>
            </w:r>
            <w:r w:rsidRPr="002A27F6">
              <w:rPr>
                <w:spacing w:val="39"/>
                <w:sz w:val="20"/>
                <w:szCs w:val="20"/>
              </w:rPr>
              <w:t xml:space="preserve"> </w:t>
            </w:r>
            <w:r w:rsidRPr="002A27F6">
              <w:rPr>
                <w:sz w:val="20"/>
                <w:szCs w:val="20"/>
              </w:rPr>
              <w:t>existing</w:t>
            </w:r>
            <w:r w:rsidRPr="002A27F6">
              <w:rPr>
                <w:spacing w:val="-47"/>
                <w:sz w:val="20"/>
                <w:szCs w:val="20"/>
              </w:rPr>
              <w:t xml:space="preserve"> </w:t>
            </w:r>
            <w:r w:rsidRPr="002A27F6">
              <w:rPr>
                <w:sz w:val="20"/>
                <w:szCs w:val="20"/>
              </w:rPr>
              <w:t>constraints</w:t>
            </w:r>
            <w:r w:rsidRPr="002A27F6">
              <w:rPr>
                <w:spacing w:val="-2"/>
                <w:sz w:val="20"/>
                <w:szCs w:val="20"/>
              </w:rPr>
              <w:t xml:space="preserve"> </w:t>
            </w:r>
            <w:r w:rsidRPr="002A27F6">
              <w:rPr>
                <w:sz w:val="20"/>
                <w:szCs w:val="20"/>
              </w:rPr>
              <w:t>(of</w:t>
            </w:r>
            <w:r w:rsidRPr="002A27F6">
              <w:rPr>
                <w:spacing w:val="-2"/>
                <w:sz w:val="20"/>
                <w:szCs w:val="20"/>
              </w:rPr>
              <w:t xml:space="preserve"> </w:t>
            </w:r>
            <w:r w:rsidRPr="002A27F6">
              <w:rPr>
                <w:sz w:val="20"/>
                <w:szCs w:val="20"/>
              </w:rPr>
              <w:t>the resources)</w:t>
            </w:r>
          </w:p>
          <w:p w14:paraId="6BE2F1F8" w14:textId="77777777" w:rsidR="00F20E4F" w:rsidRPr="002A27F6" w:rsidRDefault="00000000">
            <w:pPr>
              <w:pStyle w:val="TableParagraph"/>
              <w:numPr>
                <w:ilvl w:val="2"/>
                <w:numId w:val="12"/>
              </w:numPr>
              <w:tabs>
                <w:tab w:val="left" w:pos="558"/>
              </w:tabs>
              <w:spacing w:line="230" w:lineRule="atLeast"/>
              <w:ind w:right="306" w:firstLine="0"/>
              <w:jc w:val="both"/>
              <w:rPr>
                <w:sz w:val="20"/>
                <w:szCs w:val="20"/>
              </w:rPr>
            </w:pPr>
            <w:r w:rsidRPr="002A27F6">
              <w:rPr>
                <w:sz w:val="20"/>
                <w:szCs w:val="20"/>
              </w:rPr>
              <w:t>Generate</w:t>
            </w:r>
            <w:r w:rsidRPr="002A27F6">
              <w:rPr>
                <w:spacing w:val="-3"/>
                <w:sz w:val="20"/>
                <w:szCs w:val="20"/>
              </w:rPr>
              <w:t xml:space="preserve"> </w:t>
            </w:r>
            <w:r w:rsidRPr="002A27F6">
              <w:rPr>
                <w:sz w:val="20"/>
                <w:szCs w:val="20"/>
              </w:rPr>
              <w:t>information</w:t>
            </w:r>
            <w:r w:rsidRPr="002A27F6">
              <w:rPr>
                <w:spacing w:val="-4"/>
                <w:sz w:val="20"/>
                <w:szCs w:val="20"/>
              </w:rPr>
              <w:t xml:space="preserve"> </w:t>
            </w:r>
            <w:r w:rsidRPr="002A27F6">
              <w:rPr>
                <w:sz w:val="20"/>
                <w:szCs w:val="20"/>
              </w:rPr>
              <w:t>through</w:t>
            </w:r>
            <w:r w:rsidRPr="002A27F6">
              <w:rPr>
                <w:spacing w:val="-3"/>
                <w:sz w:val="20"/>
                <w:szCs w:val="20"/>
              </w:rPr>
              <w:t xml:space="preserve"> </w:t>
            </w:r>
            <w:r w:rsidRPr="002A27F6">
              <w:rPr>
                <w:sz w:val="20"/>
                <w:szCs w:val="20"/>
              </w:rPr>
              <w:t>appropriate</w:t>
            </w:r>
            <w:r w:rsidRPr="002A27F6">
              <w:rPr>
                <w:spacing w:val="-3"/>
                <w:sz w:val="20"/>
                <w:szCs w:val="20"/>
              </w:rPr>
              <w:t xml:space="preserve"> </w:t>
            </w:r>
            <w:r w:rsidRPr="002A27F6">
              <w:rPr>
                <w:sz w:val="20"/>
                <w:szCs w:val="20"/>
              </w:rPr>
              <w:t>tests</w:t>
            </w:r>
            <w:r w:rsidRPr="002A27F6">
              <w:rPr>
                <w:spacing w:val="-4"/>
                <w:sz w:val="20"/>
                <w:szCs w:val="20"/>
              </w:rPr>
              <w:t xml:space="preserve"> </w:t>
            </w:r>
            <w:r w:rsidRPr="002A27F6">
              <w:rPr>
                <w:sz w:val="20"/>
                <w:szCs w:val="20"/>
              </w:rPr>
              <w:t>to</w:t>
            </w:r>
            <w:r w:rsidRPr="002A27F6">
              <w:rPr>
                <w:spacing w:val="-2"/>
                <w:sz w:val="20"/>
                <w:szCs w:val="20"/>
              </w:rPr>
              <w:t xml:space="preserve"> </w:t>
            </w:r>
            <w:r w:rsidRPr="002A27F6">
              <w:rPr>
                <w:sz w:val="20"/>
                <w:szCs w:val="20"/>
              </w:rPr>
              <w:t>improve</w:t>
            </w:r>
            <w:r w:rsidRPr="002A27F6">
              <w:rPr>
                <w:spacing w:val="-2"/>
                <w:sz w:val="20"/>
                <w:szCs w:val="20"/>
              </w:rPr>
              <w:t xml:space="preserve"> </w:t>
            </w:r>
            <w:r w:rsidRPr="002A27F6">
              <w:rPr>
                <w:sz w:val="20"/>
                <w:szCs w:val="20"/>
              </w:rPr>
              <w:t>or</w:t>
            </w:r>
            <w:r w:rsidRPr="002A27F6">
              <w:rPr>
                <w:spacing w:val="-3"/>
                <w:sz w:val="20"/>
                <w:szCs w:val="20"/>
              </w:rPr>
              <w:t xml:space="preserve"> </w:t>
            </w:r>
            <w:r w:rsidRPr="002A27F6">
              <w:rPr>
                <w:sz w:val="20"/>
                <w:szCs w:val="20"/>
              </w:rPr>
              <w:t>revise</w:t>
            </w:r>
            <w:r w:rsidRPr="002A27F6">
              <w:rPr>
                <w:spacing w:val="-3"/>
                <w:sz w:val="20"/>
                <w:szCs w:val="20"/>
              </w:rPr>
              <w:t xml:space="preserve"> </w:t>
            </w:r>
            <w:r w:rsidRPr="002A27F6">
              <w:rPr>
                <w:sz w:val="20"/>
                <w:szCs w:val="20"/>
              </w:rPr>
              <w:t>the</w:t>
            </w:r>
            <w:r w:rsidRPr="002A27F6">
              <w:rPr>
                <w:spacing w:val="-47"/>
                <w:sz w:val="20"/>
                <w:szCs w:val="20"/>
              </w:rPr>
              <w:t xml:space="preserve"> </w:t>
            </w:r>
            <w:r w:rsidRPr="002A27F6">
              <w:rPr>
                <w:sz w:val="20"/>
                <w:szCs w:val="20"/>
              </w:rPr>
              <w:t>design</w:t>
            </w:r>
          </w:p>
        </w:tc>
      </w:tr>
    </w:tbl>
    <w:p w14:paraId="7EBDCF86" w14:textId="77777777" w:rsidR="00F20E4F" w:rsidRPr="002A27F6" w:rsidRDefault="00F20E4F">
      <w:pPr>
        <w:pStyle w:val="BodyText"/>
        <w:spacing w:before="4"/>
        <w:rPr>
          <w:sz w:val="28"/>
        </w:rPr>
      </w:pPr>
    </w:p>
    <w:tbl>
      <w:tblPr>
        <w:tblW w:w="9734"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3835"/>
        <w:gridCol w:w="9"/>
        <w:gridCol w:w="5863"/>
        <w:gridCol w:w="27"/>
      </w:tblGrid>
      <w:tr w:rsidR="00F20E4F" w:rsidRPr="002A27F6" w14:paraId="72BB153A" w14:textId="77777777">
        <w:trPr>
          <w:trHeight w:val="790"/>
        </w:trPr>
        <w:tc>
          <w:tcPr>
            <w:tcW w:w="9734" w:type="dxa"/>
            <w:gridSpan w:val="4"/>
          </w:tcPr>
          <w:p w14:paraId="52CF3899" w14:textId="77777777" w:rsidR="00F20E4F" w:rsidRPr="002A27F6" w:rsidRDefault="00000000">
            <w:pPr>
              <w:pStyle w:val="TableParagraph"/>
              <w:spacing w:line="251" w:lineRule="exact"/>
              <w:ind w:left="107"/>
              <w:rPr>
                <w:b/>
              </w:rPr>
            </w:pPr>
            <w:r w:rsidRPr="002A27F6">
              <w:rPr>
                <w:b/>
              </w:rPr>
              <w:t>PO</w:t>
            </w:r>
            <w:r w:rsidRPr="002A27F6">
              <w:rPr>
                <w:b/>
                <w:spacing w:val="-1"/>
              </w:rPr>
              <w:t xml:space="preserve"> </w:t>
            </w:r>
            <w:r w:rsidRPr="002A27F6">
              <w:rPr>
                <w:b/>
              </w:rPr>
              <w:t>4: Conduct</w:t>
            </w:r>
            <w:r w:rsidRPr="002A27F6">
              <w:rPr>
                <w:b/>
                <w:spacing w:val="-3"/>
              </w:rPr>
              <w:t xml:space="preserve"> </w:t>
            </w:r>
            <w:r w:rsidRPr="002A27F6">
              <w:rPr>
                <w:b/>
              </w:rPr>
              <w:t>investigations</w:t>
            </w:r>
            <w:r w:rsidRPr="002A27F6">
              <w:rPr>
                <w:b/>
                <w:spacing w:val="-1"/>
              </w:rPr>
              <w:t xml:space="preserve"> </w:t>
            </w:r>
            <w:r w:rsidRPr="002A27F6">
              <w:rPr>
                <w:b/>
              </w:rPr>
              <w:t>of</w:t>
            </w:r>
            <w:r w:rsidRPr="002A27F6">
              <w:rPr>
                <w:b/>
                <w:spacing w:val="-1"/>
              </w:rPr>
              <w:t xml:space="preserve"> </w:t>
            </w:r>
            <w:r w:rsidRPr="002A27F6">
              <w:rPr>
                <w:b/>
              </w:rPr>
              <w:t>complex</w:t>
            </w:r>
            <w:r w:rsidRPr="002A27F6">
              <w:rPr>
                <w:b/>
                <w:spacing w:val="-3"/>
              </w:rPr>
              <w:t xml:space="preserve"> </w:t>
            </w:r>
            <w:r w:rsidRPr="002A27F6">
              <w:rPr>
                <w:b/>
              </w:rPr>
              <w:t>problems:</w:t>
            </w:r>
            <w:r w:rsidRPr="002A27F6">
              <w:rPr>
                <w:b/>
                <w:spacing w:val="-2"/>
              </w:rPr>
              <w:t xml:space="preserve"> </w:t>
            </w:r>
            <w:r w:rsidRPr="002A27F6">
              <w:rPr>
                <w:b/>
              </w:rPr>
              <w:t>Use</w:t>
            </w:r>
            <w:r w:rsidRPr="002A27F6">
              <w:rPr>
                <w:b/>
                <w:spacing w:val="-1"/>
              </w:rPr>
              <w:t xml:space="preserve"> </w:t>
            </w:r>
            <w:r w:rsidRPr="002A27F6">
              <w:rPr>
                <w:b/>
              </w:rPr>
              <w:t>research-based</w:t>
            </w:r>
            <w:r w:rsidRPr="002A27F6">
              <w:rPr>
                <w:b/>
                <w:spacing w:val="-1"/>
              </w:rPr>
              <w:t xml:space="preserve"> </w:t>
            </w:r>
            <w:r w:rsidRPr="002A27F6">
              <w:rPr>
                <w:b/>
              </w:rPr>
              <w:t>knowledge</w:t>
            </w:r>
            <w:r w:rsidRPr="002A27F6">
              <w:rPr>
                <w:b/>
                <w:spacing w:val="-3"/>
              </w:rPr>
              <w:t xml:space="preserve"> </w:t>
            </w:r>
            <w:r w:rsidRPr="002A27F6">
              <w:rPr>
                <w:b/>
              </w:rPr>
              <w:t>and</w:t>
            </w:r>
            <w:r w:rsidRPr="002A27F6">
              <w:rPr>
                <w:b/>
                <w:spacing w:val="-2"/>
              </w:rPr>
              <w:t xml:space="preserve"> </w:t>
            </w:r>
            <w:r w:rsidRPr="002A27F6">
              <w:rPr>
                <w:b/>
              </w:rPr>
              <w:t>research</w:t>
            </w:r>
            <w:r w:rsidRPr="002A27F6">
              <w:rPr>
                <w:b/>
                <w:spacing w:val="-1"/>
              </w:rPr>
              <w:t xml:space="preserve"> </w:t>
            </w:r>
            <w:r w:rsidRPr="002A27F6">
              <w:rPr>
                <w:b/>
              </w:rPr>
              <w:t>methods including</w:t>
            </w:r>
            <w:r w:rsidRPr="002A27F6">
              <w:rPr>
                <w:b/>
                <w:spacing w:val="-2"/>
              </w:rPr>
              <w:t xml:space="preserve"> </w:t>
            </w:r>
            <w:r w:rsidRPr="002A27F6">
              <w:rPr>
                <w:b/>
              </w:rPr>
              <w:t>design</w:t>
            </w:r>
            <w:r w:rsidRPr="002A27F6">
              <w:rPr>
                <w:b/>
                <w:spacing w:val="-2"/>
              </w:rPr>
              <w:t xml:space="preserve"> </w:t>
            </w:r>
            <w:r w:rsidRPr="002A27F6">
              <w:rPr>
                <w:b/>
              </w:rPr>
              <w:t>of</w:t>
            </w:r>
            <w:r w:rsidRPr="002A27F6">
              <w:rPr>
                <w:b/>
                <w:spacing w:val="-1"/>
              </w:rPr>
              <w:t xml:space="preserve"> </w:t>
            </w:r>
            <w:r w:rsidRPr="002A27F6">
              <w:rPr>
                <w:b/>
              </w:rPr>
              <w:t>experiments,</w:t>
            </w:r>
            <w:r w:rsidRPr="002A27F6">
              <w:rPr>
                <w:b/>
                <w:spacing w:val="-2"/>
              </w:rPr>
              <w:t xml:space="preserve"> </w:t>
            </w:r>
            <w:r w:rsidRPr="002A27F6">
              <w:rPr>
                <w:b/>
              </w:rPr>
              <w:t>analysis</w:t>
            </w:r>
            <w:r w:rsidRPr="002A27F6">
              <w:rPr>
                <w:b/>
                <w:spacing w:val="-2"/>
              </w:rPr>
              <w:t xml:space="preserve"> </w:t>
            </w:r>
            <w:r w:rsidRPr="002A27F6">
              <w:rPr>
                <w:b/>
              </w:rPr>
              <w:t>and</w:t>
            </w:r>
            <w:r w:rsidRPr="002A27F6">
              <w:rPr>
                <w:b/>
                <w:spacing w:val="-4"/>
              </w:rPr>
              <w:t xml:space="preserve"> </w:t>
            </w:r>
            <w:r w:rsidRPr="002A27F6">
              <w:rPr>
                <w:b/>
              </w:rPr>
              <w:t>interpretation</w:t>
            </w:r>
            <w:r w:rsidRPr="002A27F6">
              <w:rPr>
                <w:b/>
                <w:spacing w:val="-5"/>
              </w:rPr>
              <w:t xml:space="preserve"> </w:t>
            </w:r>
            <w:r w:rsidRPr="002A27F6">
              <w:rPr>
                <w:b/>
              </w:rPr>
              <w:t>of</w:t>
            </w:r>
            <w:r w:rsidRPr="002A27F6">
              <w:rPr>
                <w:b/>
                <w:spacing w:val="2"/>
              </w:rPr>
              <w:t xml:space="preserve"> </w:t>
            </w:r>
            <w:r w:rsidRPr="002A27F6">
              <w:rPr>
                <w:b/>
              </w:rPr>
              <w:t>data,</w:t>
            </w:r>
            <w:r w:rsidRPr="002A27F6">
              <w:rPr>
                <w:b/>
                <w:spacing w:val="-2"/>
              </w:rPr>
              <w:t xml:space="preserve"> </w:t>
            </w:r>
            <w:r w:rsidRPr="002A27F6">
              <w:rPr>
                <w:b/>
              </w:rPr>
              <w:t>and</w:t>
            </w:r>
            <w:r w:rsidRPr="002A27F6">
              <w:rPr>
                <w:b/>
                <w:spacing w:val="-5"/>
              </w:rPr>
              <w:t xml:space="preserve"> </w:t>
            </w:r>
            <w:r w:rsidRPr="002A27F6">
              <w:rPr>
                <w:b/>
              </w:rPr>
              <w:t>synthesis</w:t>
            </w:r>
            <w:r w:rsidRPr="002A27F6">
              <w:rPr>
                <w:b/>
                <w:spacing w:val="-1"/>
              </w:rPr>
              <w:t xml:space="preserve"> </w:t>
            </w:r>
            <w:r w:rsidRPr="002A27F6">
              <w:rPr>
                <w:b/>
              </w:rPr>
              <w:t>of</w:t>
            </w:r>
            <w:r w:rsidRPr="002A27F6">
              <w:rPr>
                <w:b/>
                <w:spacing w:val="-2"/>
              </w:rPr>
              <w:t xml:space="preserve"> </w:t>
            </w:r>
            <w:r w:rsidRPr="002A27F6">
              <w:rPr>
                <w:b/>
              </w:rPr>
              <w:t>the</w:t>
            </w:r>
            <w:r w:rsidRPr="002A27F6">
              <w:rPr>
                <w:b/>
                <w:spacing w:val="-2"/>
              </w:rPr>
              <w:t xml:space="preserve"> </w:t>
            </w:r>
            <w:r w:rsidRPr="002A27F6">
              <w:rPr>
                <w:b/>
              </w:rPr>
              <w:t>information</w:t>
            </w:r>
            <w:r w:rsidRPr="002A27F6">
              <w:rPr>
                <w:b/>
                <w:spacing w:val="-4"/>
              </w:rPr>
              <w:t xml:space="preserve"> </w:t>
            </w:r>
            <w:r w:rsidRPr="002A27F6">
              <w:rPr>
                <w:b/>
              </w:rPr>
              <w:t>to</w:t>
            </w:r>
            <w:r w:rsidRPr="002A27F6">
              <w:rPr>
                <w:b/>
                <w:spacing w:val="-52"/>
              </w:rPr>
              <w:t xml:space="preserve"> </w:t>
            </w:r>
            <w:r w:rsidRPr="002A27F6">
              <w:rPr>
                <w:b/>
              </w:rPr>
              <w:t>provide</w:t>
            </w:r>
            <w:r w:rsidRPr="002A27F6">
              <w:rPr>
                <w:b/>
                <w:spacing w:val="-1"/>
              </w:rPr>
              <w:t xml:space="preserve"> </w:t>
            </w:r>
            <w:r w:rsidRPr="002A27F6">
              <w:rPr>
                <w:b/>
              </w:rPr>
              <w:t>valid conclusions.</w:t>
            </w:r>
          </w:p>
        </w:tc>
      </w:tr>
      <w:tr w:rsidR="00F20E4F" w:rsidRPr="002A27F6" w14:paraId="79E05CDF" w14:textId="77777777">
        <w:trPr>
          <w:trHeight w:val="238"/>
        </w:trPr>
        <w:tc>
          <w:tcPr>
            <w:tcW w:w="3844" w:type="dxa"/>
            <w:gridSpan w:val="2"/>
          </w:tcPr>
          <w:p w14:paraId="0E2A557F" w14:textId="77777777" w:rsidR="00F20E4F" w:rsidRPr="002A27F6" w:rsidRDefault="00000000">
            <w:pPr>
              <w:pStyle w:val="TableParagraph"/>
              <w:spacing w:line="210" w:lineRule="exact"/>
              <w:ind w:left="1270" w:right="1265"/>
              <w:jc w:val="center"/>
              <w:rPr>
                <w:b/>
                <w:sz w:val="20"/>
              </w:rPr>
            </w:pPr>
            <w:r w:rsidRPr="002A27F6">
              <w:rPr>
                <w:b/>
                <w:sz w:val="20"/>
              </w:rPr>
              <w:t>Competency</w:t>
            </w:r>
          </w:p>
        </w:tc>
        <w:tc>
          <w:tcPr>
            <w:tcW w:w="5890" w:type="dxa"/>
            <w:gridSpan w:val="2"/>
          </w:tcPr>
          <w:p w14:paraId="091EB3B2" w14:textId="77777777" w:rsidR="00F20E4F" w:rsidRPr="002A27F6" w:rsidRDefault="00000000">
            <w:pPr>
              <w:pStyle w:val="TableParagraph"/>
              <w:spacing w:line="210" w:lineRule="exact"/>
              <w:ind w:left="2491" w:right="2469"/>
              <w:jc w:val="center"/>
              <w:rPr>
                <w:b/>
                <w:sz w:val="20"/>
              </w:rPr>
            </w:pPr>
            <w:r w:rsidRPr="002A27F6">
              <w:rPr>
                <w:b/>
                <w:sz w:val="20"/>
              </w:rPr>
              <w:t>Indicators</w:t>
            </w:r>
          </w:p>
        </w:tc>
      </w:tr>
      <w:tr w:rsidR="00F20E4F" w:rsidRPr="002A27F6" w14:paraId="54C73CD7" w14:textId="77777777">
        <w:trPr>
          <w:trHeight w:val="1924"/>
        </w:trPr>
        <w:tc>
          <w:tcPr>
            <w:tcW w:w="3844" w:type="dxa"/>
            <w:gridSpan w:val="2"/>
          </w:tcPr>
          <w:p w14:paraId="2F57D378" w14:textId="77777777" w:rsidR="00F20E4F" w:rsidRPr="002A27F6" w:rsidRDefault="00000000">
            <w:pPr>
              <w:pStyle w:val="TableParagraph"/>
              <w:ind w:left="107" w:right="97"/>
              <w:jc w:val="both"/>
              <w:rPr>
                <w:sz w:val="20"/>
              </w:rPr>
            </w:pPr>
            <w:r w:rsidRPr="002A27F6">
              <w:rPr>
                <w:sz w:val="20"/>
              </w:rPr>
              <w:t>4.1</w:t>
            </w:r>
            <w:r w:rsidRPr="002A27F6">
              <w:rPr>
                <w:spacing w:val="1"/>
                <w:sz w:val="20"/>
              </w:rPr>
              <w:t xml:space="preserve"> </w:t>
            </w:r>
            <w:r w:rsidRPr="002A27F6">
              <w:rPr>
                <w:sz w:val="20"/>
              </w:rPr>
              <w:t>Demonstrate</w:t>
            </w:r>
            <w:r w:rsidRPr="002A27F6">
              <w:rPr>
                <w:spacing w:val="1"/>
                <w:sz w:val="20"/>
              </w:rPr>
              <w:t xml:space="preserve"> </w:t>
            </w:r>
            <w:r w:rsidRPr="002A27F6">
              <w:rPr>
                <w:sz w:val="20"/>
              </w:rPr>
              <w:t>an</w:t>
            </w:r>
            <w:r w:rsidRPr="002A27F6">
              <w:rPr>
                <w:spacing w:val="1"/>
                <w:sz w:val="20"/>
              </w:rPr>
              <w:t xml:space="preserve"> </w:t>
            </w:r>
            <w:r w:rsidRPr="002A27F6">
              <w:rPr>
                <w:sz w:val="20"/>
              </w:rPr>
              <w:t>ability</w:t>
            </w:r>
            <w:r w:rsidRPr="002A27F6">
              <w:rPr>
                <w:spacing w:val="1"/>
                <w:sz w:val="20"/>
              </w:rPr>
              <w:t xml:space="preserve"> </w:t>
            </w:r>
            <w:r w:rsidRPr="002A27F6">
              <w:rPr>
                <w:sz w:val="20"/>
              </w:rPr>
              <w:t>to</w:t>
            </w:r>
            <w:r w:rsidRPr="002A27F6">
              <w:rPr>
                <w:spacing w:val="1"/>
                <w:sz w:val="20"/>
              </w:rPr>
              <w:t xml:space="preserve"> </w:t>
            </w:r>
            <w:r w:rsidRPr="002A27F6">
              <w:rPr>
                <w:sz w:val="20"/>
              </w:rPr>
              <w:t>conduct</w:t>
            </w:r>
            <w:r w:rsidRPr="002A27F6">
              <w:rPr>
                <w:spacing w:val="1"/>
                <w:sz w:val="20"/>
              </w:rPr>
              <w:t xml:space="preserve"> </w:t>
            </w:r>
            <w:r w:rsidRPr="002A27F6">
              <w:rPr>
                <w:sz w:val="20"/>
              </w:rPr>
              <w:t>investigations of technical issues consistent</w:t>
            </w:r>
            <w:r w:rsidRPr="002A27F6">
              <w:rPr>
                <w:spacing w:val="1"/>
                <w:sz w:val="20"/>
              </w:rPr>
              <w:t xml:space="preserve"> </w:t>
            </w:r>
            <w:r w:rsidRPr="002A27F6">
              <w:rPr>
                <w:sz w:val="20"/>
              </w:rPr>
              <w:t>with</w:t>
            </w:r>
            <w:r w:rsidRPr="002A27F6">
              <w:rPr>
                <w:spacing w:val="1"/>
                <w:sz w:val="20"/>
              </w:rPr>
              <w:t xml:space="preserve"> </w:t>
            </w:r>
            <w:r w:rsidRPr="002A27F6">
              <w:rPr>
                <w:sz w:val="20"/>
              </w:rPr>
              <w:t>their</w:t>
            </w:r>
            <w:r w:rsidRPr="002A27F6">
              <w:rPr>
                <w:spacing w:val="1"/>
                <w:sz w:val="20"/>
              </w:rPr>
              <w:t xml:space="preserve"> </w:t>
            </w:r>
            <w:r w:rsidRPr="002A27F6">
              <w:rPr>
                <w:sz w:val="20"/>
              </w:rPr>
              <w:t>level</w:t>
            </w:r>
            <w:r w:rsidRPr="002A27F6">
              <w:rPr>
                <w:spacing w:val="1"/>
                <w:sz w:val="20"/>
              </w:rPr>
              <w:t xml:space="preserve"> </w:t>
            </w:r>
            <w:r w:rsidRPr="002A27F6">
              <w:rPr>
                <w:sz w:val="20"/>
              </w:rPr>
              <w:t>of</w:t>
            </w:r>
            <w:r w:rsidRPr="002A27F6">
              <w:rPr>
                <w:spacing w:val="1"/>
                <w:sz w:val="20"/>
              </w:rPr>
              <w:t xml:space="preserve"> </w:t>
            </w:r>
            <w:r w:rsidRPr="002A27F6">
              <w:rPr>
                <w:sz w:val="20"/>
              </w:rPr>
              <w:t>knowledge</w:t>
            </w:r>
            <w:r w:rsidRPr="002A27F6">
              <w:rPr>
                <w:spacing w:val="1"/>
                <w:sz w:val="20"/>
              </w:rPr>
              <w:t xml:space="preserve"> </w:t>
            </w:r>
            <w:r w:rsidRPr="002A27F6">
              <w:rPr>
                <w:sz w:val="20"/>
              </w:rPr>
              <w:t>and</w:t>
            </w:r>
            <w:r w:rsidRPr="002A27F6">
              <w:rPr>
                <w:spacing w:val="1"/>
                <w:sz w:val="20"/>
              </w:rPr>
              <w:t xml:space="preserve"> </w:t>
            </w:r>
            <w:r w:rsidRPr="002A27F6">
              <w:rPr>
                <w:sz w:val="20"/>
              </w:rPr>
              <w:t>understanding</w:t>
            </w:r>
          </w:p>
        </w:tc>
        <w:tc>
          <w:tcPr>
            <w:tcW w:w="5890" w:type="dxa"/>
            <w:gridSpan w:val="2"/>
          </w:tcPr>
          <w:p w14:paraId="57587131" w14:textId="77777777" w:rsidR="00F20E4F" w:rsidRPr="002A27F6" w:rsidRDefault="00000000">
            <w:pPr>
              <w:pStyle w:val="TableParagraph"/>
              <w:numPr>
                <w:ilvl w:val="2"/>
                <w:numId w:val="13"/>
              </w:numPr>
              <w:tabs>
                <w:tab w:val="left" w:pos="652"/>
              </w:tabs>
              <w:spacing w:line="237" w:lineRule="auto"/>
              <w:ind w:right="104" w:firstLine="0"/>
              <w:jc w:val="both"/>
              <w:rPr>
                <w:sz w:val="20"/>
              </w:rPr>
            </w:pPr>
            <w:r w:rsidRPr="002A27F6">
              <w:rPr>
                <w:sz w:val="20"/>
              </w:rPr>
              <w:t>Define</w:t>
            </w:r>
            <w:r w:rsidRPr="002A27F6">
              <w:rPr>
                <w:spacing w:val="40"/>
                <w:sz w:val="20"/>
              </w:rPr>
              <w:t xml:space="preserve"> </w:t>
            </w:r>
            <w:r w:rsidRPr="002A27F6">
              <w:rPr>
                <w:sz w:val="20"/>
              </w:rPr>
              <w:t>a</w:t>
            </w:r>
            <w:r w:rsidRPr="002A27F6">
              <w:rPr>
                <w:spacing w:val="40"/>
                <w:sz w:val="20"/>
              </w:rPr>
              <w:t xml:space="preserve"> </w:t>
            </w:r>
            <w:r w:rsidRPr="002A27F6">
              <w:rPr>
                <w:sz w:val="20"/>
              </w:rPr>
              <w:t>problem,</w:t>
            </w:r>
            <w:r w:rsidRPr="002A27F6">
              <w:rPr>
                <w:spacing w:val="40"/>
                <w:sz w:val="20"/>
              </w:rPr>
              <w:t xml:space="preserve"> </w:t>
            </w:r>
            <w:r w:rsidRPr="002A27F6">
              <w:rPr>
                <w:sz w:val="20"/>
              </w:rPr>
              <w:t>its</w:t>
            </w:r>
            <w:r w:rsidRPr="002A27F6">
              <w:rPr>
                <w:spacing w:val="39"/>
                <w:sz w:val="20"/>
              </w:rPr>
              <w:t xml:space="preserve"> </w:t>
            </w:r>
            <w:r w:rsidRPr="002A27F6">
              <w:rPr>
                <w:sz w:val="20"/>
              </w:rPr>
              <w:t>scope</w:t>
            </w:r>
            <w:r w:rsidRPr="002A27F6">
              <w:rPr>
                <w:spacing w:val="40"/>
                <w:sz w:val="20"/>
              </w:rPr>
              <w:t xml:space="preserve"> </w:t>
            </w:r>
            <w:r w:rsidRPr="002A27F6">
              <w:rPr>
                <w:sz w:val="20"/>
              </w:rPr>
              <w:t>and</w:t>
            </w:r>
            <w:r w:rsidRPr="002A27F6">
              <w:rPr>
                <w:spacing w:val="41"/>
                <w:sz w:val="20"/>
              </w:rPr>
              <w:t xml:space="preserve"> </w:t>
            </w:r>
            <w:r w:rsidRPr="002A27F6">
              <w:rPr>
                <w:sz w:val="20"/>
              </w:rPr>
              <w:t>importance</w:t>
            </w:r>
            <w:r w:rsidRPr="002A27F6">
              <w:rPr>
                <w:spacing w:val="41"/>
                <w:sz w:val="20"/>
              </w:rPr>
              <w:t xml:space="preserve"> </w:t>
            </w:r>
            <w:r w:rsidRPr="002A27F6">
              <w:rPr>
                <w:sz w:val="20"/>
              </w:rPr>
              <w:t>for</w:t>
            </w:r>
            <w:r w:rsidRPr="002A27F6">
              <w:rPr>
                <w:spacing w:val="41"/>
                <w:sz w:val="20"/>
              </w:rPr>
              <w:t xml:space="preserve"> </w:t>
            </w:r>
            <w:r w:rsidRPr="002A27F6">
              <w:rPr>
                <w:sz w:val="20"/>
              </w:rPr>
              <w:t>purposes</w:t>
            </w:r>
            <w:r w:rsidRPr="002A27F6">
              <w:rPr>
                <w:spacing w:val="40"/>
                <w:sz w:val="20"/>
              </w:rPr>
              <w:t xml:space="preserve"> </w:t>
            </w:r>
            <w:r w:rsidRPr="002A27F6">
              <w:rPr>
                <w:sz w:val="20"/>
              </w:rPr>
              <w:t>of</w:t>
            </w:r>
            <w:r w:rsidRPr="002A27F6">
              <w:rPr>
                <w:spacing w:val="-47"/>
                <w:sz w:val="20"/>
              </w:rPr>
              <w:t xml:space="preserve"> </w:t>
            </w:r>
            <w:r w:rsidRPr="002A27F6">
              <w:rPr>
                <w:sz w:val="20"/>
              </w:rPr>
              <w:t>investigation</w:t>
            </w:r>
          </w:p>
          <w:p w14:paraId="76FB5364" w14:textId="77777777" w:rsidR="00F20E4F" w:rsidRPr="002A27F6" w:rsidRDefault="00000000">
            <w:pPr>
              <w:pStyle w:val="TableParagraph"/>
              <w:numPr>
                <w:ilvl w:val="2"/>
                <w:numId w:val="13"/>
              </w:numPr>
              <w:tabs>
                <w:tab w:val="left" w:pos="597"/>
              </w:tabs>
              <w:ind w:right="105" w:firstLine="0"/>
              <w:jc w:val="both"/>
              <w:rPr>
                <w:sz w:val="20"/>
              </w:rPr>
            </w:pPr>
            <w:r w:rsidRPr="002A27F6">
              <w:rPr>
                <w:sz w:val="20"/>
              </w:rPr>
              <w:t>Examine</w:t>
            </w:r>
            <w:r w:rsidRPr="002A27F6">
              <w:rPr>
                <w:spacing w:val="34"/>
                <w:sz w:val="20"/>
              </w:rPr>
              <w:t xml:space="preserve"> </w:t>
            </w:r>
            <w:r w:rsidRPr="002A27F6">
              <w:rPr>
                <w:sz w:val="20"/>
              </w:rPr>
              <w:t>the</w:t>
            </w:r>
            <w:r w:rsidRPr="002A27F6">
              <w:rPr>
                <w:spacing w:val="35"/>
                <w:sz w:val="20"/>
              </w:rPr>
              <w:t xml:space="preserve"> </w:t>
            </w:r>
            <w:r w:rsidRPr="002A27F6">
              <w:rPr>
                <w:sz w:val="20"/>
              </w:rPr>
              <w:t>relevant</w:t>
            </w:r>
            <w:r w:rsidRPr="002A27F6">
              <w:rPr>
                <w:spacing w:val="34"/>
                <w:sz w:val="20"/>
              </w:rPr>
              <w:t xml:space="preserve"> </w:t>
            </w:r>
            <w:r w:rsidRPr="002A27F6">
              <w:rPr>
                <w:sz w:val="20"/>
              </w:rPr>
              <w:t>methods,</w:t>
            </w:r>
            <w:r w:rsidRPr="002A27F6">
              <w:rPr>
                <w:spacing w:val="35"/>
                <w:sz w:val="20"/>
              </w:rPr>
              <w:t xml:space="preserve"> </w:t>
            </w:r>
            <w:r w:rsidRPr="002A27F6">
              <w:rPr>
                <w:sz w:val="20"/>
              </w:rPr>
              <w:t>tools</w:t>
            </w:r>
            <w:r w:rsidRPr="002A27F6">
              <w:rPr>
                <w:spacing w:val="33"/>
                <w:sz w:val="20"/>
              </w:rPr>
              <w:t xml:space="preserve"> </w:t>
            </w:r>
            <w:r w:rsidRPr="002A27F6">
              <w:rPr>
                <w:sz w:val="20"/>
              </w:rPr>
              <w:t>and</w:t>
            </w:r>
            <w:r w:rsidRPr="002A27F6">
              <w:rPr>
                <w:spacing w:val="35"/>
                <w:sz w:val="20"/>
              </w:rPr>
              <w:t xml:space="preserve"> </w:t>
            </w:r>
            <w:r w:rsidRPr="002A27F6">
              <w:rPr>
                <w:sz w:val="20"/>
              </w:rPr>
              <w:t>techniques</w:t>
            </w:r>
            <w:r w:rsidRPr="002A27F6">
              <w:rPr>
                <w:spacing w:val="34"/>
                <w:sz w:val="20"/>
              </w:rPr>
              <w:t xml:space="preserve"> </w:t>
            </w:r>
            <w:r w:rsidRPr="002A27F6">
              <w:rPr>
                <w:sz w:val="20"/>
              </w:rPr>
              <w:t>of</w:t>
            </w:r>
            <w:r w:rsidRPr="002A27F6">
              <w:rPr>
                <w:spacing w:val="34"/>
                <w:sz w:val="20"/>
              </w:rPr>
              <w:t xml:space="preserve"> </w:t>
            </w:r>
            <w:r w:rsidRPr="002A27F6">
              <w:rPr>
                <w:sz w:val="20"/>
              </w:rPr>
              <w:t>experiment</w:t>
            </w:r>
            <w:r w:rsidRPr="002A27F6">
              <w:rPr>
                <w:spacing w:val="-47"/>
                <w:sz w:val="20"/>
              </w:rPr>
              <w:t xml:space="preserve"> </w:t>
            </w:r>
            <w:r w:rsidRPr="002A27F6">
              <w:rPr>
                <w:sz w:val="20"/>
              </w:rPr>
              <w:t>design,</w:t>
            </w:r>
            <w:r w:rsidRPr="002A27F6">
              <w:rPr>
                <w:spacing w:val="-2"/>
                <w:sz w:val="20"/>
              </w:rPr>
              <w:t xml:space="preserve"> </w:t>
            </w:r>
            <w:r w:rsidRPr="002A27F6">
              <w:rPr>
                <w:sz w:val="20"/>
              </w:rPr>
              <w:t>system</w:t>
            </w:r>
            <w:r w:rsidRPr="002A27F6">
              <w:rPr>
                <w:spacing w:val="-3"/>
                <w:sz w:val="20"/>
              </w:rPr>
              <w:t xml:space="preserve"> </w:t>
            </w:r>
            <w:r w:rsidRPr="002A27F6">
              <w:rPr>
                <w:sz w:val="20"/>
              </w:rPr>
              <w:t>calibration,</w:t>
            </w:r>
            <w:r w:rsidRPr="002A27F6">
              <w:rPr>
                <w:spacing w:val="2"/>
                <w:sz w:val="20"/>
              </w:rPr>
              <w:t xml:space="preserve"> </w:t>
            </w:r>
            <w:r w:rsidRPr="002A27F6">
              <w:rPr>
                <w:sz w:val="20"/>
              </w:rPr>
              <w:t>data</w:t>
            </w:r>
            <w:r w:rsidRPr="002A27F6">
              <w:rPr>
                <w:spacing w:val="-2"/>
                <w:sz w:val="20"/>
              </w:rPr>
              <w:t xml:space="preserve"> </w:t>
            </w:r>
            <w:r w:rsidRPr="002A27F6">
              <w:rPr>
                <w:sz w:val="20"/>
              </w:rPr>
              <w:t>acquisition,</w:t>
            </w:r>
            <w:r w:rsidRPr="002A27F6">
              <w:rPr>
                <w:spacing w:val="-1"/>
                <w:sz w:val="20"/>
              </w:rPr>
              <w:t xml:space="preserve"> </w:t>
            </w:r>
            <w:r w:rsidRPr="002A27F6">
              <w:rPr>
                <w:sz w:val="20"/>
              </w:rPr>
              <w:t>analysis</w:t>
            </w:r>
            <w:r w:rsidRPr="002A27F6">
              <w:rPr>
                <w:spacing w:val="-2"/>
                <w:sz w:val="20"/>
              </w:rPr>
              <w:t xml:space="preserve"> </w:t>
            </w:r>
            <w:r w:rsidRPr="002A27F6">
              <w:rPr>
                <w:sz w:val="20"/>
              </w:rPr>
              <w:t>and</w:t>
            </w:r>
            <w:r w:rsidRPr="002A27F6">
              <w:rPr>
                <w:spacing w:val="-1"/>
                <w:sz w:val="20"/>
              </w:rPr>
              <w:t xml:space="preserve"> </w:t>
            </w:r>
            <w:r w:rsidRPr="002A27F6">
              <w:rPr>
                <w:sz w:val="20"/>
              </w:rPr>
              <w:t>presentation</w:t>
            </w:r>
          </w:p>
          <w:p w14:paraId="22BB276E" w14:textId="77777777" w:rsidR="00F20E4F" w:rsidRPr="002A27F6" w:rsidRDefault="00000000">
            <w:pPr>
              <w:pStyle w:val="TableParagraph"/>
              <w:numPr>
                <w:ilvl w:val="2"/>
                <w:numId w:val="13"/>
              </w:numPr>
              <w:tabs>
                <w:tab w:val="left" w:pos="619"/>
              </w:tabs>
              <w:ind w:right="107" w:firstLine="0"/>
              <w:jc w:val="both"/>
              <w:rPr>
                <w:sz w:val="20"/>
              </w:rPr>
            </w:pPr>
            <w:r w:rsidRPr="002A27F6">
              <w:rPr>
                <w:sz w:val="20"/>
              </w:rPr>
              <w:t>Apply</w:t>
            </w:r>
            <w:r w:rsidRPr="002A27F6">
              <w:rPr>
                <w:spacing w:val="2"/>
                <w:sz w:val="20"/>
              </w:rPr>
              <w:t xml:space="preserve"> </w:t>
            </w:r>
            <w:r w:rsidRPr="002A27F6">
              <w:rPr>
                <w:sz w:val="20"/>
              </w:rPr>
              <w:t>appropriate</w:t>
            </w:r>
            <w:r w:rsidRPr="002A27F6">
              <w:rPr>
                <w:spacing w:val="6"/>
                <w:sz w:val="20"/>
              </w:rPr>
              <w:t xml:space="preserve"> </w:t>
            </w:r>
            <w:r w:rsidRPr="002A27F6">
              <w:rPr>
                <w:sz w:val="20"/>
              </w:rPr>
              <w:t>instrumentation</w:t>
            </w:r>
            <w:r w:rsidRPr="002A27F6">
              <w:rPr>
                <w:spacing w:val="4"/>
                <w:sz w:val="20"/>
              </w:rPr>
              <w:t xml:space="preserve"> </w:t>
            </w:r>
            <w:r w:rsidRPr="002A27F6">
              <w:rPr>
                <w:sz w:val="20"/>
              </w:rPr>
              <w:t>and/or</w:t>
            </w:r>
            <w:r w:rsidRPr="002A27F6">
              <w:rPr>
                <w:spacing w:val="6"/>
                <w:sz w:val="20"/>
              </w:rPr>
              <w:t xml:space="preserve"> </w:t>
            </w:r>
            <w:r w:rsidRPr="002A27F6">
              <w:rPr>
                <w:sz w:val="20"/>
              </w:rPr>
              <w:t>software</w:t>
            </w:r>
            <w:r w:rsidRPr="002A27F6">
              <w:rPr>
                <w:spacing w:val="8"/>
                <w:sz w:val="20"/>
              </w:rPr>
              <w:t xml:space="preserve"> </w:t>
            </w:r>
            <w:r w:rsidRPr="002A27F6">
              <w:rPr>
                <w:sz w:val="20"/>
              </w:rPr>
              <w:t>tools</w:t>
            </w:r>
            <w:r w:rsidRPr="002A27F6">
              <w:rPr>
                <w:spacing w:val="4"/>
                <w:sz w:val="20"/>
              </w:rPr>
              <w:t xml:space="preserve"> </w:t>
            </w:r>
            <w:r w:rsidRPr="002A27F6">
              <w:rPr>
                <w:sz w:val="20"/>
              </w:rPr>
              <w:t>to</w:t>
            </w:r>
            <w:r w:rsidRPr="002A27F6">
              <w:rPr>
                <w:spacing w:val="8"/>
                <w:sz w:val="20"/>
              </w:rPr>
              <w:t xml:space="preserve"> </w:t>
            </w:r>
            <w:r w:rsidRPr="002A27F6">
              <w:rPr>
                <w:sz w:val="20"/>
              </w:rPr>
              <w:t>make</w:t>
            </w:r>
            <w:r w:rsidRPr="002A27F6">
              <w:rPr>
                <w:spacing w:val="-47"/>
                <w:sz w:val="20"/>
              </w:rPr>
              <w:t xml:space="preserve"> </w:t>
            </w:r>
            <w:r w:rsidRPr="002A27F6">
              <w:rPr>
                <w:sz w:val="20"/>
              </w:rPr>
              <w:t>measurements</w:t>
            </w:r>
            <w:r w:rsidRPr="002A27F6">
              <w:rPr>
                <w:spacing w:val="-2"/>
                <w:sz w:val="20"/>
              </w:rPr>
              <w:t xml:space="preserve"> </w:t>
            </w:r>
            <w:r w:rsidRPr="002A27F6">
              <w:rPr>
                <w:sz w:val="20"/>
              </w:rPr>
              <w:t>of</w:t>
            </w:r>
            <w:r w:rsidRPr="002A27F6">
              <w:rPr>
                <w:spacing w:val="-2"/>
                <w:sz w:val="20"/>
              </w:rPr>
              <w:t xml:space="preserve"> </w:t>
            </w:r>
            <w:r w:rsidRPr="002A27F6">
              <w:rPr>
                <w:sz w:val="20"/>
              </w:rPr>
              <w:t>physical</w:t>
            </w:r>
            <w:r w:rsidRPr="002A27F6">
              <w:rPr>
                <w:spacing w:val="-1"/>
                <w:sz w:val="20"/>
              </w:rPr>
              <w:t xml:space="preserve"> </w:t>
            </w:r>
            <w:r w:rsidRPr="002A27F6">
              <w:rPr>
                <w:sz w:val="20"/>
              </w:rPr>
              <w:t>quantities</w:t>
            </w:r>
          </w:p>
          <w:p w14:paraId="00E4636F" w14:textId="77777777" w:rsidR="00F20E4F" w:rsidRPr="002A27F6" w:rsidRDefault="00000000">
            <w:pPr>
              <w:pStyle w:val="TableParagraph"/>
              <w:numPr>
                <w:ilvl w:val="2"/>
                <w:numId w:val="13"/>
              </w:numPr>
              <w:tabs>
                <w:tab w:val="left" w:pos="550"/>
              </w:tabs>
              <w:spacing w:line="228" w:lineRule="exact"/>
              <w:ind w:right="103" w:firstLine="0"/>
              <w:jc w:val="both"/>
              <w:rPr>
                <w:sz w:val="20"/>
              </w:rPr>
            </w:pPr>
            <w:r w:rsidRPr="002A27F6">
              <w:rPr>
                <w:spacing w:val="-1"/>
                <w:sz w:val="20"/>
              </w:rPr>
              <w:t>Establish</w:t>
            </w:r>
            <w:r w:rsidRPr="002A27F6">
              <w:rPr>
                <w:spacing w:val="-12"/>
                <w:sz w:val="20"/>
              </w:rPr>
              <w:t xml:space="preserve"> </w:t>
            </w:r>
            <w:r w:rsidRPr="002A27F6">
              <w:rPr>
                <w:spacing w:val="-1"/>
                <w:sz w:val="20"/>
              </w:rPr>
              <w:t>a</w:t>
            </w:r>
            <w:r w:rsidRPr="002A27F6">
              <w:rPr>
                <w:spacing w:val="-9"/>
                <w:sz w:val="20"/>
              </w:rPr>
              <w:t xml:space="preserve"> </w:t>
            </w:r>
            <w:r w:rsidRPr="002A27F6">
              <w:rPr>
                <w:spacing w:val="-1"/>
                <w:sz w:val="20"/>
              </w:rPr>
              <w:t>relationship</w:t>
            </w:r>
            <w:r w:rsidRPr="002A27F6">
              <w:rPr>
                <w:spacing w:val="-9"/>
                <w:sz w:val="20"/>
              </w:rPr>
              <w:t xml:space="preserve"> </w:t>
            </w:r>
            <w:r w:rsidRPr="002A27F6">
              <w:rPr>
                <w:spacing w:val="-1"/>
                <w:sz w:val="20"/>
              </w:rPr>
              <w:t>between</w:t>
            </w:r>
            <w:r w:rsidRPr="002A27F6">
              <w:rPr>
                <w:spacing w:val="-8"/>
                <w:sz w:val="20"/>
              </w:rPr>
              <w:t xml:space="preserve"> </w:t>
            </w:r>
            <w:r w:rsidRPr="002A27F6">
              <w:rPr>
                <w:sz w:val="20"/>
              </w:rPr>
              <w:t>measured</w:t>
            </w:r>
            <w:r w:rsidRPr="002A27F6">
              <w:rPr>
                <w:spacing w:val="-8"/>
                <w:sz w:val="20"/>
              </w:rPr>
              <w:t xml:space="preserve"> </w:t>
            </w:r>
            <w:r w:rsidRPr="002A27F6">
              <w:rPr>
                <w:sz w:val="20"/>
              </w:rPr>
              <w:t>data</w:t>
            </w:r>
            <w:r w:rsidRPr="002A27F6">
              <w:rPr>
                <w:spacing w:val="-9"/>
                <w:sz w:val="20"/>
              </w:rPr>
              <w:t xml:space="preserve"> </w:t>
            </w:r>
            <w:r w:rsidRPr="002A27F6">
              <w:rPr>
                <w:sz w:val="20"/>
              </w:rPr>
              <w:t>and</w:t>
            </w:r>
            <w:r w:rsidRPr="002A27F6">
              <w:rPr>
                <w:spacing w:val="-9"/>
                <w:sz w:val="20"/>
              </w:rPr>
              <w:t xml:space="preserve"> </w:t>
            </w:r>
            <w:r w:rsidRPr="002A27F6">
              <w:rPr>
                <w:sz w:val="20"/>
              </w:rPr>
              <w:t>underlying</w:t>
            </w:r>
            <w:r w:rsidRPr="002A27F6">
              <w:rPr>
                <w:spacing w:val="-11"/>
                <w:sz w:val="20"/>
              </w:rPr>
              <w:t xml:space="preserve"> </w:t>
            </w:r>
            <w:r w:rsidRPr="002A27F6">
              <w:rPr>
                <w:sz w:val="20"/>
              </w:rPr>
              <w:t>physical</w:t>
            </w:r>
            <w:r w:rsidRPr="002A27F6">
              <w:rPr>
                <w:spacing w:val="-47"/>
                <w:sz w:val="20"/>
              </w:rPr>
              <w:t xml:space="preserve"> </w:t>
            </w:r>
            <w:r w:rsidRPr="002A27F6">
              <w:rPr>
                <w:sz w:val="20"/>
              </w:rPr>
              <w:t>principles</w:t>
            </w:r>
          </w:p>
        </w:tc>
      </w:tr>
      <w:tr w:rsidR="00F20E4F" w:rsidRPr="002A27F6" w14:paraId="2355749C" w14:textId="77777777">
        <w:trPr>
          <w:trHeight w:val="1203"/>
        </w:trPr>
        <w:tc>
          <w:tcPr>
            <w:tcW w:w="3844" w:type="dxa"/>
            <w:gridSpan w:val="2"/>
          </w:tcPr>
          <w:p w14:paraId="7A75E1B0" w14:textId="77777777" w:rsidR="00F20E4F" w:rsidRPr="002A27F6" w:rsidRDefault="00000000">
            <w:pPr>
              <w:pStyle w:val="TableParagraph"/>
              <w:ind w:left="107" w:right="308"/>
              <w:jc w:val="both"/>
              <w:rPr>
                <w:sz w:val="20"/>
              </w:rPr>
            </w:pPr>
            <w:r w:rsidRPr="002A27F6">
              <w:rPr>
                <w:sz w:val="20"/>
              </w:rPr>
              <w:t>4.2 Demonstrate</w:t>
            </w:r>
            <w:r w:rsidRPr="002A27F6">
              <w:rPr>
                <w:spacing w:val="1"/>
                <w:sz w:val="20"/>
              </w:rPr>
              <w:t xml:space="preserve"> </w:t>
            </w:r>
            <w:r w:rsidRPr="002A27F6">
              <w:rPr>
                <w:sz w:val="20"/>
              </w:rPr>
              <w:t>an</w:t>
            </w:r>
            <w:r w:rsidRPr="002A27F6">
              <w:rPr>
                <w:spacing w:val="-1"/>
                <w:sz w:val="20"/>
              </w:rPr>
              <w:t xml:space="preserve"> </w:t>
            </w:r>
            <w:r w:rsidRPr="002A27F6">
              <w:rPr>
                <w:sz w:val="20"/>
              </w:rPr>
              <w:t>ability</w:t>
            </w:r>
            <w:r w:rsidRPr="002A27F6">
              <w:rPr>
                <w:spacing w:val="-2"/>
                <w:sz w:val="20"/>
              </w:rPr>
              <w:t xml:space="preserve"> </w:t>
            </w:r>
            <w:r w:rsidRPr="002A27F6">
              <w:rPr>
                <w:sz w:val="20"/>
              </w:rPr>
              <w:t>to</w:t>
            </w:r>
            <w:r w:rsidRPr="002A27F6">
              <w:rPr>
                <w:spacing w:val="2"/>
                <w:sz w:val="20"/>
              </w:rPr>
              <w:t xml:space="preserve"> </w:t>
            </w:r>
            <w:r w:rsidRPr="002A27F6">
              <w:rPr>
                <w:sz w:val="20"/>
              </w:rPr>
              <w:t>design</w:t>
            </w:r>
            <w:r w:rsidRPr="002A27F6">
              <w:rPr>
                <w:spacing w:val="1"/>
                <w:sz w:val="20"/>
              </w:rPr>
              <w:t xml:space="preserve"> </w:t>
            </w:r>
            <w:r w:rsidRPr="002A27F6">
              <w:rPr>
                <w:sz w:val="20"/>
              </w:rPr>
              <w:t>experiments</w:t>
            </w:r>
            <w:r w:rsidRPr="002A27F6">
              <w:rPr>
                <w:spacing w:val="-4"/>
                <w:sz w:val="20"/>
              </w:rPr>
              <w:t xml:space="preserve"> </w:t>
            </w:r>
            <w:r w:rsidRPr="002A27F6">
              <w:rPr>
                <w:sz w:val="20"/>
              </w:rPr>
              <w:t>to</w:t>
            </w:r>
            <w:r w:rsidRPr="002A27F6">
              <w:rPr>
                <w:spacing w:val="-2"/>
                <w:sz w:val="20"/>
              </w:rPr>
              <w:t xml:space="preserve"> </w:t>
            </w:r>
            <w:r w:rsidRPr="002A27F6">
              <w:rPr>
                <w:sz w:val="20"/>
              </w:rPr>
              <w:t>solve</w:t>
            </w:r>
            <w:r w:rsidRPr="002A27F6">
              <w:rPr>
                <w:spacing w:val="-3"/>
                <w:sz w:val="20"/>
              </w:rPr>
              <w:t xml:space="preserve"> </w:t>
            </w:r>
            <w:r w:rsidRPr="002A27F6">
              <w:rPr>
                <w:sz w:val="20"/>
              </w:rPr>
              <w:t>open-ended</w:t>
            </w:r>
            <w:r w:rsidRPr="002A27F6">
              <w:rPr>
                <w:spacing w:val="-2"/>
                <w:sz w:val="20"/>
              </w:rPr>
              <w:t xml:space="preserve"> </w:t>
            </w:r>
            <w:r w:rsidRPr="002A27F6">
              <w:rPr>
                <w:sz w:val="20"/>
              </w:rPr>
              <w:t>problems</w:t>
            </w:r>
          </w:p>
        </w:tc>
        <w:tc>
          <w:tcPr>
            <w:tcW w:w="5890" w:type="dxa"/>
            <w:gridSpan w:val="2"/>
          </w:tcPr>
          <w:p w14:paraId="17602396" w14:textId="77777777" w:rsidR="00F20E4F" w:rsidRPr="002A27F6" w:rsidRDefault="00000000">
            <w:pPr>
              <w:pStyle w:val="TableParagraph"/>
              <w:numPr>
                <w:ilvl w:val="2"/>
                <w:numId w:val="14"/>
              </w:numPr>
              <w:tabs>
                <w:tab w:val="left" w:pos="600"/>
              </w:tabs>
              <w:ind w:right="102" w:firstLine="0"/>
              <w:jc w:val="both"/>
              <w:rPr>
                <w:sz w:val="20"/>
              </w:rPr>
            </w:pPr>
            <w:r w:rsidRPr="002A27F6">
              <w:rPr>
                <w:sz w:val="20"/>
              </w:rPr>
              <w:t>Design</w:t>
            </w:r>
            <w:r w:rsidRPr="002A27F6">
              <w:rPr>
                <w:spacing w:val="36"/>
                <w:sz w:val="20"/>
              </w:rPr>
              <w:t xml:space="preserve"> </w:t>
            </w:r>
            <w:r w:rsidRPr="002A27F6">
              <w:rPr>
                <w:sz w:val="20"/>
              </w:rPr>
              <w:t>and</w:t>
            </w:r>
            <w:r w:rsidRPr="002A27F6">
              <w:rPr>
                <w:spacing w:val="39"/>
                <w:sz w:val="20"/>
              </w:rPr>
              <w:t xml:space="preserve"> </w:t>
            </w:r>
            <w:r w:rsidRPr="002A27F6">
              <w:rPr>
                <w:sz w:val="20"/>
              </w:rPr>
              <w:t>develop</w:t>
            </w:r>
            <w:r w:rsidRPr="002A27F6">
              <w:rPr>
                <w:spacing w:val="39"/>
                <w:sz w:val="20"/>
              </w:rPr>
              <w:t xml:space="preserve"> </w:t>
            </w:r>
            <w:r w:rsidRPr="002A27F6">
              <w:rPr>
                <w:sz w:val="20"/>
              </w:rPr>
              <w:t>an</w:t>
            </w:r>
            <w:r w:rsidRPr="002A27F6">
              <w:rPr>
                <w:spacing w:val="37"/>
                <w:sz w:val="20"/>
              </w:rPr>
              <w:t xml:space="preserve"> </w:t>
            </w:r>
            <w:r w:rsidRPr="002A27F6">
              <w:rPr>
                <w:sz w:val="20"/>
              </w:rPr>
              <w:t>experimental</w:t>
            </w:r>
            <w:r w:rsidRPr="002A27F6">
              <w:rPr>
                <w:spacing w:val="38"/>
                <w:sz w:val="20"/>
              </w:rPr>
              <w:t xml:space="preserve"> </w:t>
            </w:r>
            <w:r w:rsidRPr="002A27F6">
              <w:rPr>
                <w:sz w:val="20"/>
              </w:rPr>
              <w:t>approach,</w:t>
            </w:r>
            <w:r w:rsidRPr="002A27F6">
              <w:rPr>
                <w:spacing w:val="39"/>
                <w:sz w:val="20"/>
              </w:rPr>
              <w:t xml:space="preserve"> </w:t>
            </w:r>
            <w:r w:rsidRPr="002A27F6">
              <w:rPr>
                <w:sz w:val="20"/>
              </w:rPr>
              <w:t>specify</w:t>
            </w:r>
            <w:r w:rsidRPr="002A27F6">
              <w:rPr>
                <w:spacing w:val="34"/>
                <w:sz w:val="20"/>
              </w:rPr>
              <w:t xml:space="preserve"> </w:t>
            </w:r>
            <w:r w:rsidRPr="002A27F6">
              <w:rPr>
                <w:sz w:val="20"/>
              </w:rPr>
              <w:t>appropriate</w:t>
            </w:r>
            <w:r w:rsidRPr="002A27F6">
              <w:rPr>
                <w:spacing w:val="-47"/>
                <w:sz w:val="20"/>
              </w:rPr>
              <w:t xml:space="preserve"> </w:t>
            </w:r>
            <w:r w:rsidRPr="002A27F6">
              <w:rPr>
                <w:sz w:val="20"/>
              </w:rPr>
              <w:t>equipment</w:t>
            </w:r>
            <w:r w:rsidRPr="002A27F6">
              <w:rPr>
                <w:spacing w:val="-2"/>
                <w:sz w:val="20"/>
              </w:rPr>
              <w:t xml:space="preserve"> </w:t>
            </w:r>
            <w:r w:rsidRPr="002A27F6">
              <w:rPr>
                <w:sz w:val="20"/>
              </w:rPr>
              <w:t>and</w:t>
            </w:r>
            <w:r w:rsidRPr="002A27F6">
              <w:rPr>
                <w:spacing w:val="1"/>
                <w:sz w:val="20"/>
              </w:rPr>
              <w:t xml:space="preserve"> </w:t>
            </w:r>
            <w:r w:rsidRPr="002A27F6">
              <w:rPr>
                <w:sz w:val="20"/>
              </w:rPr>
              <w:t>procedures</w:t>
            </w:r>
          </w:p>
          <w:p w14:paraId="5E41F4B4" w14:textId="77777777" w:rsidR="00F20E4F" w:rsidRPr="002A27F6" w:rsidRDefault="00000000">
            <w:pPr>
              <w:pStyle w:val="TableParagraph"/>
              <w:numPr>
                <w:ilvl w:val="2"/>
                <w:numId w:val="14"/>
              </w:numPr>
              <w:tabs>
                <w:tab w:val="left" w:pos="561"/>
              </w:tabs>
              <w:spacing w:line="230" w:lineRule="atLeast"/>
              <w:ind w:right="130" w:firstLine="0"/>
              <w:jc w:val="both"/>
              <w:rPr>
                <w:sz w:val="20"/>
              </w:rPr>
            </w:pPr>
            <w:r w:rsidRPr="002A27F6">
              <w:rPr>
                <w:sz w:val="20"/>
              </w:rPr>
              <w:t>Understand</w:t>
            </w:r>
            <w:r w:rsidRPr="002A27F6">
              <w:rPr>
                <w:spacing w:val="-2"/>
                <w:sz w:val="20"/>
              </w:rPr>
              <w:t xml:space="preserve"> </w:t>
            </w:r>
            <w:r w:rsidRPr="002A27F6">
              <w:rPr>
                <w:sz w:val="20"/>
              </w:rPr>
              <w:t>the</w:t>
            </w:r>
            <w:r w:rsidRPr="002A27F6">
              <w:rPr>
                <w:spacing w:val="-2"/>
                <w:sz w:val="20"/>
              </w:rPr>
              <w:t xml:space="preserve"> </w:t>
            </w:r>
            <w:r w:rsidRPr="002A27F6">
              <w:rPr>
                <w:sz w:val="20"/>
              </w:rPr>
              <w:t>importance</w:t>
            </w:r>
            <w:r w:rsidRPr="002A27F6">
              <w:rPr>
                <w:spacing w:val="-2"/>
                <w:sz w:val="20"/>
              </w:rPr>
              <w:t xml:space="preserve"> </w:t>
            </w:r>
            <w:r w:rsidRPr="002A27F6">
              <w:rPr>
                <w:sz w:val="20"/>
              </w:rPr>
              <w:t>of</w:t>
            </w:r>
            <w:r w:rsidRPr="002A27F6">
              <w:rPr>
                <w:spacing w:val="-4"/>
                <w:sz w:val="20"/>
              </w:rPr>
              <w:t xml:space="preserve"> </w:t>
            </w:r>
            <w:r w:rsidRPr="002A27F6">
              <w:rPr>
                <w:sz w:val="20"/>
              </w:rPr>
              <w:t>the</w:t>
            </w:r>
            <w:r w:rsidRPr="002A27F6">
              <w:rPr>
                <w:spacing w:val="-3"/>
                <w:sz w:val="20"/>
              </w:rPr>
              <w:t xml:space="preserve"> </w:t>
            </w:r>
            <w:r w:rsidRPr="002A27F6">
              <w:rPr>
                <w:sz w:val="20"/>
              </w:rPr>
              <w:t>statistical</w:t>
            </w:r>
            <w:r w:rsidRPr="002A27F6">
              <w:rPr>
                <w:spacing w:val="-2"/>
                <w:sz w:val="20"/>
              </w:rPr>
              <w:t xml:space="preserve"> </w:t>
            </w:r>
            <w:r w:rsidRPr="002A27F6">
              <w:rPr>
                <w:sz w:val="20"/>
              </w:rPr>
              <w:t>design</w:t>
            </w:r>
            <w:r w:rsidRPr="002A27F6">
              <w:rPr>
                <w:spacing w:val="-3"/>
                <w:sz w:val="20"/>
              </w:rPr>
              <w:t xml:space="preserve"> </w:t>
            </w:r>
            <w:r w:rsidRPr="002A27F6">
              <w:rPr>
                <w:sz w:val="20"/>
              </w:rPr>
              <w:t>of</w:t>
            </w:r>
            <w:r w:rsidRPr="002A27F6">
              <w:rPr>
                <w:spacing w:val="-4"/>
                <w:sz w:val="20"/>
              </w:rPr>
              <w:t xml:space="preserve"> </w:t>
            </w:r>
            <w:r w:rsidRPr="002A27F6">
              <w:rPr>
                <w:sz w:val="20"/>
              </w:rPr>
              <w:t>experiments</w:t>
            </w:r>
            <w:r w:rsidRPr="002A27F6">
              <w:rPr>
                <w:spacing w:val="-4"/>
                <w:sz w:val="20"/>
              </w:rPr>
              <w:t xml:space="preserve"> </w:t>
            </w:r>
            <w:r w:rsidRPr="002A27F6">
              <w:rPr>
                <w:sz w:val="20"/>
              </w:rPr>
              <w:t>and</w:t>
            </w:r>
            <w:r w:rsidRPr="002A27F6">
              <w:rPr>
                <w:spacing w:val="-47"/>
                <w:sz w:val="20"/>
              </w:rPr>
              <w:t xml:space="preserve"> </w:t>
            </w:r>
            <w:r w:rsidRPr="002A27F6">
              <w:rPr>
                <w:sz w:val="20"/>
              </w:rPr>
              <w:t>choose an appropriate experimental design plan based on the study</w:t>
            </w:r>
            <w:r w:rsidRPr="002A27F6">
              <w:rPr>
                <w:spacing w:val="1"/>
                <w:sz w:val="20"/>
              </w:rPr>
              <w:t xml:space="preserve"> </w:t>
            </w:r>
            <w:r w:rsidRPr="002A27F6">
              <w:rPr>
                <w:sz w:val="20"/>
              </w:rPr>
              <w:t>objectives</w:t>
            </w:r>
          </w:p>
        </w:tc>
      </w:tr>
      <w:tr w:rsidR="00F20E4F" w:rsidRPr="002A27F6" w14:paraId="6D199179" w14:textId="77777777">
        <w:trPr>
          <w:trHeight w:val="1922"/>
        </w:trPr>
        <w:tc>
          <w:tcPr>
            <w:tcW w:w="3844" w:type="dxa"/>
            <w:gridSpan w:val="2"/>
          </w:tcPr>
          <w:p w14:paraId="206748A2" w14:textId="77777777" w:rsidR="00F20E4F" w:rsidRPr="002A27F6" w:rsidRDefault="00000000">
            <w:pPr>
              <w:pStyle w:val="TableParagraph"/>
              <w:spacing w:line="223" w:lineRule="exact"/>
              <w:ind w:left="107"/>
              <w:jc w:val="both"/>
              <w:rPr>
                <w:sz w:val="20"/>
              </w:rPr>
            </w:pPr>
            <w:r w:rsidRPr="002A27F6">
              <w:rPr>
                <w:sz w:val="20"/>
              </w:rPr>
              <w:t>4.3</w:t>
            </w:r>
            <w:r w:rsidRPr="002A27F6">
              <w:rPr>
                <w:spacing w:val="-1"/>
                <w:sz w:val="20"/>
              </w:rPr>
              <w:t xml:space="preserve"> </w:t>
            </w:r>
            <w:r w:rsidRPr="002A27F6">
              <w:rPr>
                <w:sz w:val="20"/>
              </w:rPr>
              <w:t>Demonstrate</w:t>
            </w:r>
            <w:r w:rsidRPr="002A27F6">
              <w:rPr>
                <w:spacing w:val="-2"/>
                <w:sz w:val="20"/>
              </w:rPr>
              <w:t xml:space="preserve"> </w:t>
            </w:r>
            <w:r w:rsidRPr="002A27F6">
              <w:rPr>
                <w:sz w:val="20"/>
              </w:rPr>
              <w:t>an</w:t>
            </w:r>
            <w:r w:rsidRPr="002A27F6">
              <w:rPr>
                <w:spacing w:val="-2"/>
                <w:sz w:val="20"/>
              </w:rPr>
              <w:t xml:space="preserve"> </w:t>
            </w:r>
            <w:r w:rsidRPr="002A27F6">
              <w:rPr>
                <w:sz w:val="20"/>
              </w:rPr>
              <w:t>ability</w:t>
            </w:r>
            <w:r w:rsidRPr="002A27F6">
              <w:rPr>
                <w:spacing w:val="-3"/>
                <w:sz w:val="20"/>
              </w:rPr>
              <w:t xml:space="preserve"> </w:t>
            </w:r>
            <w:r w:rsidRPr="002A27F6">
              <w:rPr>
                <w:sz w:val="20"/>
              </w:rPr>
              <w:t>to</w:t>
            </w:r>
          </w:p>
          <w:p w14:paraId="355A3F07" w14:textId="77777777" w:rsidR="00F20E4F" w:rsidRPr="002A27F6" w:rsidRDefault="00000000">
            <w:pPr>
              <w:pStyle w:val="TableParagraph"/>
              <w:ind w:left="107"/>
              <w:jc w:val="both"/>
              <w:rPr>
                <w:sz w:val="20"/>
              </w:rPr>
            </w:pPr>
            <w:r w:rsidRPr="002A27F6">
              <w:rPr>
                <w:sz w:val="20"/>
              </w:rPr>
              <w:t>analyze</w:t>
            </w:r>
            <w:r w:rsidRPr="002A27F6">
              <w:rPr>
                <w:spacing w:val="-3"/>
                <w:sz w:val="20"/>
              </w:rPr>
              <w:t xml:space="preserve"> </w:t>
            </w:r>
            <w:r w:rsidRPr="002A27F6">
              <w:rPr>
                <w:sz w:val="20"/>
              </w:rPr>
              <w:t>data</w:t>
            </w:r>
            <w:r w:rsidRPr="002A27F6">
              <w:rPr>
                <w:spacing w:val="-2"/>
                <w:sz w:val="20"/>
              </w:rPr>
              <w:t xml:space="preserve"> </w:t>
            </w:r>
            <w:r w:rsidRPr="002A27F6">
              <w:rPr>
                <w:sz w:val="20"/>
              </w:rPr>
              <w:t>and</w:t>
            </w:r>
            <w:r w:rsidRPr="002A27F6">
              <w:rPr>
                <w:spacing w:val="-1"/>
                <w:sz w:val="20"/>
              </w:rPr>
              <w:t xml:space="preserve"> </w:t>
            </w:r>
            <w:r w:rsidRPr="002A27F6">
              <w:rPr>
                <w:sz w:val="20"/>
              </w:rPr>
              <w:t>reach</w:t>
            </w:r>
            <w:r w:rsidRPr="002A27F6">
              <w:rPr>
                <w:spacing w:val="-4"/>
                <w:sz w:val="20"/>
              </w:rPr>
              <w:t xml:space="preserve"> </w:t>
            </w:r>
            <w:r w:rsidRPr="002A27F6">
              <w:rPr>
                <w:sz w:val="20"/>
              </w:rPr>
              <w:t>a</w:t>
            </w:r>
            <w:r w:rsidRPr="002A27F6">
              <w:rPr>
                <w:spacing w:val="-2"/>
                <w:sz w:val="20"/>
              </w:rPr>
              <w:t xml:space="preserve"> </w:t>
            </w:r>
            <w:r w:rsidRPr="002A27F6">
              <w:rPr>
                <w:sz w:val="20"/>
              </w:rPr>
              <w:t>valid conclusion</w:t>
            </w:r>
          </w:p>
        </w:tc>
        <w:tc>
          <w:tcPr>
            <w:tcW w:w="5890" w:type="dxa"/>
            <w:gridSpan w:val="2"/>
          </w:tcPr>
          <w:p w14:paraId="6230B0A7" w14:textId="77777777" w:rsidR="00F20E4F" w:rsidRPr="002A27F6" w:rsidRDefault="00000000">
            <w:pPr>
              <w:pStyle w:val="TableParagraph"/>
              <w:numPr>
                <w:ilvl w:val="2"/>
                <w:numId w:val="15"/>
              </w:numPr>
              <w:tabs>
                <w:tab w:val="left" w:pos="664"/>
              </w:tabs>
              <w:ind w:right="102" w:firstLine="0"/>
              <w:jc w:val="both"/>
              <w:rPr>
                <w:sz w:val="20"/>
              </w:rPr>
            </w:pPr>
            <w:r w:rsidRPr="002A27F6">
              <w:rPr>
                <w:sz w:val="20"/>
              </w:rPr>
              <w:t>Use</w:t>
            </w:r>
            <w:r w:rsidRPr="002A27F6">
              <w:rPr>
                <w:spacing w:val="3"/>
                <w:sz w:val="20"/>
              </w:rPr>
              <w:t xml:space="preserve"> </w:t>
            </w:r>
            <w:r w:rsidRPr="002A27F6">
              <w:rPr>
                <w:sz w:val="20"/>
              </w:rPr>
              <w:t>appropriate</w:t>
            </w:r>
            <w:r w:rsidRPr="002A27F6">
              <w:rPr>
                <w:spacing w:val="1"/>
                <w:sz w:val="20"/>
              </w:rPr>
              <w:t xml:space="preserve"> </w:t>
            </w:r>
            <w:r w:rsidRPr="002A27F6">
              <w:rPr>
                <w:sz w:val="20"/>
              </w:rPr>
              <w:t>procedures,</w:t>
            </w:r>
            <w:r w:rsidRPr="002A27F6">
              <w:rPr>
                <w:spacing w:val="4"/>
                <w:sz w:val="20"/>
              </w:rPr>
              <w:t xml:space="preserve"> </w:t>
            </w:r>
            <w:r w:rsidRPr="002A27F6">
              <w:rPr>
                <w:sz w:val="20"/>
              </w:rPr>
              <w:t>tools</w:t>
            </w:r>
            <w:r w:rsidRPr="002A27F6">
              <w:rPr>
                <w:spacing w:val="3"/>
                <w:sz w:val="20"/>
              </w:rPr>
              <w:t xml:space="preserve"> </w:t>
            </w:r>
            <w:r w:rsidRPr="002A27F6">
              <w:rPr>
                <w:sz w:val="20"/>
              </w:rPr>
              <w:t>and</w:t>
            </w:r>
            <w:r w:rsidRPr="002A27F6">
              <w:rPr>
                <w:spacing w:val="4"/>
                <w:sz w:val="20"/>
              </w:rPr>
              <w:t xml:space="preserve"> </w:t>
            </w:r>
            <w:r w:rsidRPr="002A27F6">
              <w:rPr>
                <w:sz w:val="20"/>
              </w:rPr>
              <w:t>techniques</w:t>
            </w:r>
            <w:r w:rsidRPr="002A27F6">
              <w:rPr>
                <w:spacing w:val="3"/>
                <w:sz w:val="20"/>
              </w:rPr>
              <w:t xml:space="preserve"> </w:t>
            </w:r>
            <w:r w:rsidRPr="002A27F6">
              <w:rPr>
                <w:sz w:val="20"/>
              </w:rPr>
              <w:t>to</w:t>
            </w:r>
            <w:r w:rsidRPr="002A27F6">
              <w:rPr>
                <w:spacing w:val="4"/>
                <w:sz w:val="20"/>
              </w:rPr>
              <w:t xml:space="preserve"> </w:t>
            </w:r>
            <w:r w:rsidRPr="002A27F6">
              <w:rPr>
                <w:sz w:val="20"/>
              </w:rPr>
              <w:t>conduct</w:t>
            </w:r>
            <w:r w:rsidRPr="002A27F6">
              <w:rPr>
                <w:spacing w:val="-47"/>
                <w:sz w:val="20"/>
              </w:rPr>
              <w:t xml:space="preserve"> </w:t>
            </w:r>
            <w:r w:rsidRPr="002A27F6">
              <w:rPr>
                <w:sz w:val="20"/>
              </w:rPr>
              <w:t>experiments</w:t>
            </w:r>
            <w:r w:rsidRPr="002A27F6">
              <w:rPr>
                <w:spacing w:val="-2"/>
                <w:sz w:val="20"/>
              </w:rPr>
              <w:t xml:space="preserve"> </w:t>
            </w:r>
            <w:r w:rsidRPr="002A27F6">
              <w:rPr>
                <w:sz w:val="20"/>
              </w:rPr>
              <w:t>and</w:t>
            </w:r>
            <w:r w:rsidRPr="002A27F6">
              <w:rPr>
                <w:spacing w:val="1"/>
                <w:sz w:val="20"/>
              </w:rPr>
              <w:t xml:space="preserve"> </w:t>
            </w:r>
            <w:r w:rsidRPr="002A27F6">
              <w:rPr>
                <w:sz w:val="20"/>
              </w:rPr>
              <w:t>collect data</w:t>
            </w:r>
          </w:p>
          <w:p w14:paraId="00F5F0F5" w14:textId="77777777" w:rsidR="00F20E4F" w:rsidRPr="002A27F6" w:rsidRDefault="00000000">
            <w:pPr>
              <w:pStyle w:val="TableParagraph"/>
              <w:numPr>
                <w:ilvl w:val="2"/>
                <w:numId w:val="15"/>
              </w:numPr>
              <w:tabs>
                <w:tab w:val="left" w:pos="585"/>
              </w:tabs>
              <w:ind w:right="101" w:firstLine="0"/>
              <w:jc w:val="both"/>
              <w:rPr>
                <w:sz w:val="20"/>
              </w:rPr>
            </w:pPr>
            <w:r w:rsidRPr="002A27F6">
              <w:rPr>
                <w:sz w:val="20"/>
              </w:rPr>
              <w:t>Analyze</w:t>
            </w:r>
            <w:r w:rsidRPr="002A27F6">
              <w:rPr>
                <w:spacing w:val="24"/>
                <w:sz w:val="20"/>
              </w:rPr>
              <w:t xml:space="preserve"> </w:t>
            </w:r>
            <w:r w:rsidRPr="002A27F6">
              <w:rPr>
                <w:sz w:val="20"/>
              </w:rPr>
              <w:t>data</w:t>
            </w:r>
            <w:r w:rsidRPr="002A27F6">
              <w:rPr>
                <w:spacing w:val="24"/>
                <w:sz w:val="20"/>
              </w:rPr>
              <w:t xml:space="preserve"> </w:t>
            </w:r>
            <w:r w:rsidRPr="002A27F6">
              <w:rPr>
                <w:sz w:val="20"/>
              </w:rPr>
              <w:t>for</w:t>
            </w:r>
            <w:r w:rsidRPr="002A27F6">
              <w:rPr>
                <w:spacing w:val="24"/>
                <w:sz w:val="20"/>
              </w:rPr>
              <w:t xml:space="preserve"> </w:t>
            </w:r>
            <w:r w:rsidRPr="002A27F6">
              <w:rPr>
                <w:sz w:val="20"/>
              </w:rPr>
              <w:t>trends</w:t>
            </w:r>
            <w:r w:rsidRPr="002A27F6">
              <w:rPr>
                <w:spacing w:val="26"/>
                <w:sz w:val="20"/>
              </w:rPr>
              <w:t xml:space="preserve"> </w:t>
            </w:r>
            <w:r w:rsidRPr="002A27F6">
              <w:rPr>
                <w:sz w:val="20"/>
              </w:rPr>
              <w:t>and</w:t>
            </w:r>
            <w:r w:rsidRPr="002A27F6">
              <w:rPr>
                <w:spacing w:val="24"/>
                <w:sz w:val="20"/>
              </w:rPr>
              <w:t xml:space="preserve"> </w:t>
            </w:r>
            <w:r w:rsidRPr="002A27F6">
              <w:rPr>
                <w:sz w:val="20"/>
              </w:rPr>
              <w:t>correlations,</w:t>
            </w:r>
            <w:r w:rsidRPr="002A27F6">
              <w:rPr>
                <w:spacing w:val="24"/>
                <w:sz w:val="20"/>
              </w:rPr>
              <w:t xml:space="preserve"> </w:t>
            </w:r>
            <w:r w:rsidRPr="002A27F6">
              <w:rPr>
                <w:sz w:val="20"/>
              </w:rPr>
              <w:t>stating</w:t>
            </w:r>
            <w:r w:rsidRPr="002A27F6">
              <w:rPr>
                <w:spacing w:val="23"/>
                <w:sz w:val="20"/>
              </w:rPr>
              <w:t xml:space="preserve"> </w:t>
            </w:r>
            <w:r w:rsidRPr="002A27F6">
              <w:rPr>
                <w:sz w:val="20"/>
              </w:rPr>
              <w:t>possible</w:t>
            </w:r>
            <w:r w:rsidRPr="002A27F6">
              <w:rPr>
                <w:spacing w:val="24"/>
                <w:sz w:val="20"/>
              </w:rPr>
              <w:t xml:space="preserve"> </w:t>
            </w:r>
            <w:r w:rsidRPr="002A27F6">
              <w:rPr>
                <w:sz w:val="20"/>
              </w:rPr>
              <w:t>errors</w:t>
            </w:r>
            <w:r w:rsidRPr="002A27F6">
              <w:rPr>
                <w:spacing w:val="23"/>
                <w:sz w:val="20"/>
              </w:rPr>
              <w:t xml:space="preserve"> </w:t>
            </w:r>
            <w:r w:rsidRPr="002A27F6">
              <w:rPr>
                <w:sz w:val="20"/>
              </w:rPr>
              <w:t>and</w:t>
            </w:r>
            <w:r w:rsidRPr="002A27F6">
              <w:rPr>
                <w:spacing w:val="-47"/>
                <w:sz w:val="20"/>
              </w:rPr>
              <w:t xml:space="preserve"> </w:t>
            </w:r>
            <w:r w:rsidRPr="002A27F6">
              <w:rPr>
                <w:sz w:val="20"/>
              </w:rPr>
              <w:t>limitations</w:t>
            </w:r>
          </w:p>
          <w:p w14:paraId="762984E6" w14:textId="77777777" w:rsidR="00F20E4F" w:rsidRPr="002A27F6" w:rsidRDefault="00000000">
            <w:pPr>
              <w:pStyle w:val="TableParagraph"/>
              <w:numPr>
                <w:ilvl w:val="2"/>
                <w:numId w:val="15"/>
              </w:numPr>
              <w:tabs>
                <w:tab w:val="left" w:pos="583"/>
              </w:tabs>
              <w:ind w:right="109" w:firstLine="0"/>
              <w:jc w:val="both"/>
              <w:rPr>
                <w:sz w:val="20"/>
              </w:rPr>
            </w:pPr>
            <w:r w:rsidRPr="002A27F6">
              <w:rPr>
                <w:sz w:val="20"/>
              </w:rPr>
              <w:t>Represent</w:t>
            </w:r>
            <w:r w:rsidRPr="002A27F6">
              <w:rPr>
                <w:spacing w:val="21"/>
                <w:sz w:val="20"/>
              </w:rPr>
              <w:t xml:space="preserve"> </w:t>
            </w:r>
            <w:r w:rsidRPr="002A27F6">
              <w:rPr>
                <w:sz w:val="20"/>
              </w:rPr>
              <w:t>data</w:t>
            </w:r>
            <w:r w:rsidRPr="002A27F6">
              <w:rPr>
                <w:spacing w:val="21"/>
                <w:sz w:val="20"/>
              </w:rPr>
              <w:t xml:space="preserve"> </w:t>
            </w:r>
            <w:r w:rsidRPr="002A27F6">
              <w:rPr>
                <w:sz w:val="20"/>
              </w:rPr>
              <w:t>(in</w:t>
            </w:r>
            <w:r w:rsidRPr="002A27F6">
              <w:rPr>
                <w:spacing w:val="19"/>
                <w:sz w:val="20"/>
              </w:rPr>
              <w:t xml:space="preserve"> </w:t>
            </w:r>
            <w:r w:rsidRPr="002A27F6">
              <w:rPr>
                <w:sz w:val="20"/>
              </w:rPr>
              <w:t>tabular</w:t>
            </w:r>
            <w:r w:rsidRPr="002A27F6">
              <w:rPr>
                <w:spacing w:val="22"/>
                <w:sz w:val="20"/>
              </w:rPr>
              <w:t xml:space="preserve"> </w:t>
            </w:r>
            <w:r w:rsidRPr="002A27F6">
              <w:rPr>
                <w:sz w:val="20"/>
              </w:rPr>
              <w:t>and/or</w:t>
            </w:r>
            <w:r w:rsidRPr="002A27F6">
              <w:rPr>
                <w:spacing w:val="22"/>
                <w:sz w:val="20"/>
              </w:rPr>
              <w:t xml:space="preserve"> </w:t>
            </w:r>
            <w:r w:rsidRPr="002A27F6">
              <w:rPr>
                <w:sz w:val="20"/>
              </w:rPr>
              <w:t>graphical</w:t>
            </w:r>
            <w:r w:rsidRPr="002A27F6">
              <w:rPr>
                <w:spacing w:val="21"/>
                <w:sz w:val="20"/>
              </w:rPr>
              <w:t xml:space="preserve"> </w:t>
            </w:r>
            <w:r w:rsidRPr="002A27F6">
              <w:rPr>
                <w:sz w:val="20"/>
              </w:rPr>
              <w:t>forms)</w:t>
            </w:r>
            <w:r w:rsidRPr="002A27F6">
              <w:rPr>
                <w:spacing w:val="21"/>
                <w:sz w:val="20"/>
              </w:rPr>
              <w:t xml:space="preserve"> </w:t>
            </w:r>
            <w:r w:rsidRPr="002A27F6">
              <w:rPr>
                <w:sz w:val="20"/>
              </w:rPr>
              <w:t>so</w:t>
            </w:r>
            <w:r w:rsidRPr="002A27F6">
              <w:rPr>
                <w:spacing w:val="22"/>
                <w:sz w:val="20"/>
              </w:rPr>
              <w:t xml:space="preserve"> </w:t>
            </w:r>
            <w:r w:rsidRPr="002A27F6">
              <w:rPr>
                <w:sz w:val="20"/>
              </w:rPr>
              <w:t>as</w:t>
            </w:r>
            <w:r w:rsidRPr="002A27F6">
              <w:rPr>
                <w:spacing w:val="20"/>
                <w:sz w:val="20"/>
              </w:rPr>
              <w:t xml:space="preserve"> </w:t>
            </w:r>
            <w:r w:rsidRPr="002A27F6">
              <w:rPr>
                <w:sz w:val="20"/>
              </w:rPr>
              <w:t>to</w:t>
            </w:r>
            <w:r w:rsidRPr="002A27F6">
              <w:rPr>
                <w:spacing w:val="22"/>
                <w:sz w:val="20"/>
              </w:rPr>
              <w:t xml:space="preserve"> </w:t>
            </w:r>
            <w:r w:rsidRPr="002A27F6">
              <w:rPr>
                <w:sz w:val="20"/>
              </w:rPr>
              <w:t>facilitate</w:t>
            </w:r>
            <w:r w:rsidRPr="002A27F6">
              <w:rPr>
                <w:spacing w:val="-47"/>
                <w:sz w:val="20"/>
              </w:rPr>
              <w:t xml:space="preserve"> </w:t>
            </w:r>
            <w:r w:rsidRPr="002A27F6">
              <w:rPr>
                <w:sz w:val="20"/>
              </w:rPr>
              <w:t>analysis</w:t>
            </w:r>
            <w:r w:rsidRPr="002A27F6">
              <w:rPr>
                <w:spacing w:val="-2"/>
                <w:sz w:val="20"/>
              </w:rPr>
              <w:t xml:space="preserve"> </w:t>
            </w:r>
            <w:r w:rsidRPr="002A27F6">
              <w:rPr>
                <w:sz w:val="20"/>
              </w:rPr>
              <w:t>and explanation</w:t>
            </w:r>
            <w:r w:rsidRPr="002A27F6">
              <w:rPr>
                <w:spacing w:val="-2"/>
                <w:sz w:val="20"/>
              </w:rPr>
              <w:t xml:space="preserve"> </w:t>
            </w:r>
            <w:r w:rsidRPr="002A27F6">
              <w:rPr>
                <w:sz w:val="20"/>
              </w:rPr>
              <w:t>of</w:t>
            </w:r>
            <w:r w:rsidRPr="002A27F6">
              <w:rPr>
                <w:spacing w:val="-2"/>
                <w:sz w:val="20"/>
              </w:rPr>
              <w:t xml:space="preserve"> </w:t>
            </w:r>
            <w:r w:rsidRPr="002A27F6">
              <w:rPr>
                <w:sz w:val="20"/>
              </w:rPr>
              <w:t>the</w:t>
            </w:r>
            <w:r w:rsidRPr="002A27F6">
              <w:rPr>
                <w:spacing w:val="-1"/>
                <w:sz w:val="20"/>
              </w:rPr>
              <w:t xml:space="preserve"> </w:t>
            </w:r>
            <w:r w:rsidRPr="002A27F6">
              <w:rPr>
                <w:sz w:val="20"/>
              </w:rPr>
              <w:t>data, and</w:t>
            </w:r>
            <w:r w:rsidRPr="002A27F6">
              <w:rPr>
                <w:spacing w:val="1"/>
                <w:sz w:val="20"/>
              </w:rPr>
              <w:t xml:space="preserve"> </w:t>
            </w:r>
            <w:r w:rsidRPr="002A27F6">
              <w:rPr>
                <w:sz w:val="20"/>
              </w:rPr>
              <w:t>drawing</w:t>
            </w:r>
            <w:r w:rsidRPr="002A27F6">
              <w:rPr>
                <w:spacing w:val="-2"/>
                <w:sz w:val="20"/>
              </w:rPr>
              <w:t xml:space="preserve"> </w:t>
            </w:r>
            <w:r w:rsidRPr="002A27F6">
              <w:rPr>
                <w:sz w:val="20"/>
              </w:rPr>
              <w:t>of</w:t>
            </w:r>
            <w:r w:rsidRPr="002A27F6">
              <w:rPr>
                <w:spacing w:val="-3"/>
                <w:sz w:val="20"/>
              </w:rPr>
              <w:t xml:space="preserve"> </w:t>
            </w:r>
            <w:r w:rsidRPr="002A27F6">
              <w:rPr>
                <w:sz w:val="20"/>
              </w:rPr>
              <w:t>conclusions</w:t>
            </w:r>
          </w:p>
          <w:p w14:paraId="31DC579B" w14:textId="77777777" w:rsidR="00F20E4F" w:rsidRPr="002A27F6" w:rsidRDefault="00000000">
            <w:pPr>
              <w:pStyle w:val="TableParagraph"/>
              <w:numPr>
                <w:ilvl w:val="2"/>
                <w:numId w:val="15"/>
              </w:numPr>
              <w:tabs>
                <w:tab w:val="left" w:pos="561"/>
              </w:tabs>
              <w:spacing w:line="228" w:lineRule="exact"/>
              <w:ind w:right="398" w:firstLine="0"/>
              <w:jc w:val="both"/>
              <w:rPr>
                <w:sz w:val="20"/>
              </w:rPr>
            </w:pPr>
            <w:r w:rsidRPr="002A27F6">
              <w:rPr>
                <w:sz w:val="20"/>
              </w:rPr>
              <w:t>Synthesize</w:t>
            </w:r>
            <w:r w:rsidRPr="002A27F6">
              <w:rPr>
                <w:spacing w:val="-3"/>
                <w:sz w:val="20"/>
              </w:rPr>
              <w:t xml:space="preserve"> </w:t>
            </w:r>
            <w:r w:rsidRPr="002A27F6">
              <w:rPr>
                <w:sz w:val="20"/>
              </w:rPr>
              <w:t>information</w:t>
            </w:r>
            <w:r w:rsidRPr="002A27F6">
              <w:rPr>
                <w:spacing w:val="-3"/>
                <w:sz w:val="20"/>
              </w:rPr>
              <w:t xml:space="preserve"> </w:t>
            </w:r>
            <w:r w:rsidRPr="002A27F6">
              <w:rPr>
                <w:sz w:val="20"/>
              </w:rPr>
              <w:t>and</w:t>
            </w:r>
            <w:r w:rsidRPr="002A27F6">
              <w:rPr>
                <w:spacing w:val="-2"/>
                <w:sz w:val="20"/>
              </w:rPr>
              <w:t xml:space="preserve"> </w:t>
            </w:r>
            <w:r w:rsidRPr="002A27F6">
              <w:rPr>
                <w:sz w:val="20"/>
              </w:rPr>
              <w:t>knowledge</w:t>
            </w:r>
            <w:r w:rsidRPr="002A27F6">
              <w:rPr>
                <w:spacing w:val="-2"/>
                <w:sz w:val="20"/>
              </w:rPr>
              <w:t xml:space="preserve"> </w:t>
            </w:r>
            <w:r w:rsidRPr="002A27F6">
              <w:rPr>
                <w:sz w:val="20"/>
              </w:rPr>
              <w:t>about</w:t>
            </w:r>
            <w:r w:rsidRPr="002A27F6">
              <w:rPr>
                <w:spacing w:val="-3"/>
                <w:sz w:val="20"/>
              </w:rPr>
              <w:t xml:space="preserve"> </w:t>
            </w:r>
            <w:r w:rsidRPr="002A27F6">
              <w:rPr>
                <w:sz w:val="20"/>
              </w:rPr>
              <w:t>the</w:t>
            </w:r>
            <w:r w:rsidRPr="002A27F6">
              <w:rPr>
                <w:spacing w:val="-3"/>
                <w:sz w:val="20"/>
              </w:rPr>
              <w:t xml:space="preserve"> </w:t>
            </w:r>
            <w:r w:rsidRPr="002A27F6">
              <w:rPr>
                <w:sz w:val="20"/>
              </w:rPr>
              <w:t>problem</w:t>
            </w:r>
            <w:r w:rsidRPr="002A27F6">
              <w:rPr>
                <w:spacing w:val="-6"/>
                <w:sz w:val="20"/>
              </w:rPr>
              <w:t xml:space="preserve"> </w:t>
            </w:r>
            <w:r w:rsidRPr="002A27F6">
              <w:rPr>
                <w:sz w:val="20"/>
              </w:rPr>
              <w:t>from</w:t>
            </w:r>
            <w:r w:rsidRPr="002A27F6">
              <w:rPr>
                <w:spacing w:val="-4"/>
                <w:sz w:val="20"/>
              </w:rPr>
              <w:t xml:space="preserve"> </w:t>
            </w:r>
            <w:r w:rsidRPr="002A27F6">
              <w:rPr>
                <w:sz w:val="20"/>
              </w:rPr>
              <w:t>the</w:t>
            </w:r>
            <w:r w:rsidRPr="002A27F6">
              <w:rPr>
                <w:spacing w:val="-47"/>
                <w:sz w:val="20"/>
              </w:rPr>
              <w:t xml:space="preserve"> </w:t>
            </w:r>
            <w:r w:rsidRPr="002A27F6">
              <w:rPr>
                <w:sz w:val="20"/>
              </w:rPr>
              <w:t>raw</w:t>
            </w:r>
            <w:r w:rsidRPr="002A27F6">
              <w:rPr>
                <w:spacing w:val="-6"/>
                <w:sz w:val="20"/>
              </w:rPr>
              <w:t xml:space="preserve"> </w:t>
            </w:r>
            <w:r w:rsidRPr="002A27F6">
              <w:rPr>
                <w:sz w:val="20"/>
              </w:rPr>
              <w:t>data to</w:t>
            </w:r>
            <w:r w:rsidRPr="002A27F6">
              <w:rPr>
                <w:spacing w:val="1"/>
                <w:sz w:val="20"/>
              </w:rPr>
              <w:t xml:space="preserve"> </w:t>
            </w:r>
            <w:r w:rsidRPr="002A27F6">
              <w:rPr>
                <w:sz w:val="20"/>
              </w:rPr>
              <w:t>reach</w:t>
            </w:r>
            <w:r w:rsidRPr="002A27F6">
              <w:rPr>
                <w:spacing w:val="-1"/>
                <w:sz w:val="20"/>
              </w:rPr>
              <w:t xml:space="preserve"> </w:t>
            </w:r>
            <w:r w:rsidRPr="002A27F6">
              <w:rPr>
                <w:sz w:val="20"/>
              </w:rPr>
              <w:t>appropriate conclusions</w:t>
            </w:r>
          </w:p>
        </w:tc>
      </w:tr>
      <w:tr w:rsidR="00F20E4F" w:rsidRPr="002A27F6" w14:paraId="4BBC5328" w14:textId="77777777">
        <w:trPr>
          <w:gridAfter w:val="1"/>
          <w:wAfter w:w="27" w:type="dxa"/>
          <w:trHeight w:val="793"/>
        </w:trPr>
        <w:tc>
          <w:tcPr>
            <w:tcW w:w="9707" w:type="dxa"/>
            <w:gridSpan w:val="3"/>
          </w:tcPr>
          <w:p w14:paraId="08EEC9B1" w14:textId="77777777" w:rsidR="00F20E4F" w:rsidRPr="002A27F6" w:rsidRDefault="00000000">
            <w:pPr>
              <w:pStyle w:val="TableParagraph"/>
              <w:ind w:left="107"/>
              <w:rPr>
                <w:sz w:val="20"/>
              </w:rPr>
            </w:pPr>
            <w:r w:rsidRPr="002A27F6">
              <w:rPr>
                <w:b/>
              </w:rPr>
              <w:lastRenderedPageBreak/>
              <w:t>PO 5: Modern tool usage: Create, select, and apply appropriate techniques, resources, and modern</w:t>
            </w:r>
            <w:r w:rsidRPr="002A27F6">
              <w:rPr>
                <w:b/>
                <w:spacing w:val="1"/>
              </w:rPr>
              <w:t xml:space="preserve"> </w:t>
            </w:r>
            <w:r w:rsidRPr="002A27F6">
              <w:rPr>
                <w:b/>
              </w:rPr>
              <w:t>engineering</w:t>
            </w:r>
            <w:r w:rsidRPr="002A27F6">
              <w:rPr>
                <w:b/>
                <w:spacing w:val="-1"/>
              </w:rPr>
              <w:t xml:space="preserve"> </w:t>
            </w:r>
            <w:r w:rsidRPr="002A27F6">
              <w:rPr>
                <w:b/>
              </w:rPr>
              <w:t>and</w:t>
            </w:r>
            <w:r w:rsidRPr="002A27F6">
              <w:rPr>
                <w:b/>
                <w:spacing w:val="-1"/>
              </w:rPr>
              <w:t xml:space="preserve"> </w:t>
            </w:r>
            <w:r w:rsidRPr="002A27F6">
              <w:rPr>
                <w:b/>
              </w:rPr>
              <w:t>IT</w:t>
            </w:r>
            <w:r w:rsidRPr="002A27F6">
              <w:rPr>
                <w:b/>
                <w:spacing w:val="-3"/>
              </w:rPr>
              <w:t xml:space="preserve"> </w:t>
            </w:r>
            <w:r w:rsidRPr="002A27F6">
              <w:rPr>
                <w:b/>
              </w:rPr>
              <w:t>tools</w:t>
            </w:r>
            <w:r w:rsidRPr="002A27F6">
              <w:rPr>
                <w:b/>
                <w:spacing w:val="-3"/>
              </w:rPr>
              <w:t xml:space="preserve"> </w:t>
            </w:r>
            <w:r w:rsidRPr="002A27F6">
              <w:rPr>
                <w:b/>
              </w:rPr>
              <w:t>including prediction</w:t>
            </w:r>
            <w:r w:rsidRPr="002A27F6">
              <w:rPr>
                <w:b/>
                <w:spacing w:val="-4"/>
              </w:rPr>
              <w:t xml:space="preserve"> </w:t>
            </w:r>
            <w:r w:rsidRPr="002A27F6">
              <w:rPr>
                <w:b/>
              </w:rPr>
              <w:t>and</w:t>
            </w:r>
            <w:r w:rsidRPr="002A27F6">
              <w:rPr>
                <w:b/>
                <w:spacing w:val="-3"/>
              </w:rPr>
              <w:t xml:space="preserve"> </w:t>
            </w:r>
            <w:r w:rsidRPr="002A27F6">
              <w:rPr>
                <w:b/>
              </w:rPr>
              <w:t>modelling</w:t>
            </w:r>
            <w:r w:rsidRPr="002A27F6">
              <w:rPr>
                <w:b/>
                <w:spacing w:val="-1"/>
              </w:rPr>
              <w:t xml:space="preserve"> </w:t>
            </w:r>
            <w:r w:rsidRPr="002A27F6">
              <w:rPr>
                <w:b/>
              </w:rPr>
              <w:t>to complex</w:t>
            </w:r>
            <w:r w:rsidRPr="002A27F6">
              <w:rPr>
                <w:b/>
                <w:spacing w:val="-3"/>
              </w:rPr>
              <w:t xml:space="preserve"> </w:t>
            </w:r>
            <w:r w:rsidRPr="002A27F6">
              <w:rPr>
                <w:b/>
              </w:rPr>
              <w:t>engineering activities</w:t>
            </w:r>
            <w:r w:rsidRPr="002A27F6">
              <w:rPr>
                <w:b/>
                <w:spacing w:val="-3"/>
              </w:rPr>
              <w:t xml:space="preserve"> </w:t>
            </w:r>
            <w:r w:rsidRPr="002A27F6">
              <w:rPr>
                <w:b/>
              </w:rPr>
              <w:t>with</w:t>
            </w:r>
            <w:r w:rsidRPr="002A27F6">
              <w:rPr>
                <w:b/>
                <w:spacing w:val="-3"/>
              </w:rPr>
              <w:t xml:space="preserve"> </w:t>
            </w:r>
            <w:r w:rsidRPr="002A27F6">
              <w:rPr>
                <w:b/>
              </w:rPr>
              <w:t>an understanding</w:t>
            </w:r>
            <w:r w:rsidRPr="002A27F6">
              <w:rPr>
                <w:b/>
                <w:spacing w:val="-4"/>
              </w:rPr>
              <w:t xml:space="preserve"> </w:t>
            </w:r>
            <w:r w:rsidRPr="002A27F6">
              <w:rPr>
                <w:b/>
              </w:rPr>
              <w:t>of</w:t>
            </w:r>
            <w:r w:rsidRPr="002A27F6">
              <w:rPr>
                <w:b/>
                <w:spacing w:val="-1"/>
              </w:rPr>
              <w:t xml:space="preserve"> </w:t>
            </w:r>
            <w:r w:rsidRPr="002A27F6">
              <w:rPr>
                <w:b/>
              </w:rPr>
              <w:t>the</w:t>
            </w:r>
            <w:r w:rsidRPr="002A27F6">
              <w:rPr>
                <w:b/>
                <w:spacing w:val="-4"/>
              </w:rPr>
              <w:t xml:space="preserve"> </w:t>
            </w:r>
            <w:r w:rsidRPr="002A27F6">
              <w:rPr>
                <w:b/>
              </w:rPr>
              <w:t>limitations</w:t>
            </w:r>
            <w:r w:rsidRPr="002A27F6">
              <w:rPr>
                <w:sz w:val="20"/>
              </w:rPr>
              <w:t>.</w:t>
            </w:r>
          </w:p>
        </w:tc>
      </w:tr>
      <w:tr w:rsidR="00F20E4F" w:rsidRPr="002A27F6" w14:paraId="750024A3" w14:textId="77777777">
        <w:trPr>
          <w:gridAfter w:val="1"/>
          <w:wAfter w:w="27" w:type="dxa"/>
          <w:trHeight w:val="239"/>
        </w:trPr>
        <w:tc>
          <w:tcPr>
            <w:tcW w:w="3835" w:type="dxa"/>
          </w:tcPr>
          <w:p w14:paraId="12CF06CB" w14:textId="77777777" w:rsidR="00F20E4F" w:rsidRPr="002A27F6" w:rsidRDefault="00000000">
            <w:pPr>
              <w:pStyle w:val="TableParagraph"/>
              <w:spacing w:line="210" w:lineRule="exact"/>
              <w:ind w:left="1166" w:right="1284"/>
              <w:jc w:val="center"/>
              <w:rPr>
                <w:b/>
                <w:sz w:val="20"/>
              </w:rPr>
            </w:pPr>
            <w:r w:rsidRPr="002A27F6">
              <w:rPr>
                <w:b/>
                <w:sz w:val="20"/>
              </w:rPr>
              <w:t>Competency</w:t>
            </w:r>
          </w:p>
        </w:tc>
        <w:tc>
          <w:tcPr>
            <w:tcW w:w="5872" w:type="dxa"/>
            <w:gridSpan w:val="2"/>
          </w:tcPr>
          <w:p w14:paraId="2B444462" w14:textId="77777777" w:rsidR="00F20E4F" w:rsidRPr="002A27F6" w:rsidRDefault="00000000">
            <w:pPr>
              <w:pStyle w:val="TableParagraph"/>
              <w:tabs>
                <w:tab w:val="left" w:pos="3106"/>
              </w:tabs>
              <w:spacing w:line="210" w:lineRule="exact"/>
              <w:ind w:left="2256" w:right="2686"/>
              <w:jc w:val="center"/>
              <w:rPr>
                <w:b/>
                <w:sz w:val="20"/>
              </w:rPr>
            </w:pPr>
            <w:r w:rsidRPr="002A27F6">
              <w:rPr>
                <w:b/>
                <w:sz w:val="20"/>
              </w:rPr>
              <w:t>Indicators</w:t>
            </w:r>
          </w:p>
        </w:tc>
      </w:tr>
      <w:tr w:rsidR="00F20E4F" w:rsidRPr="002A27F6" w14:paraId="192EE1B5" w14:textId="77777777">
        <w:trPr>
          <w:gridAfter w:val="1"/>
          <w:wAfter w:w="27" w:type="dxa"/>
          <w:trHeight w:val="963"/>
        </w:trPr>
        <w:tc>
          <w:tcPr>
            <w:tcW w:w="3835" w:type="dxa"/>
          </w:tcPr>
          <w:p w14:paraId="218A7488" w14:textId="77777777" w:rsidR="00F20E4F" w:rsidRPr="002A27F6" w:rsidRDefault="00000000">
            <w:pPr>
              <w:pStyle w:val="TableParagraph"/>
              <w:ind w:left="107" w:right="103"/>
              <w:jc w:val="both"/>
              <w:rPr>
                <w:sz w:val="20"/>
              </w:rPr>
            </w:pPr>
            <w:r w:rsidRPr="002A27F6">
              <w:rPr>
                <w:sz w:val="20"/>
              </w:rPr>
              <w:t>5.1 Demonstrate an ability to identify / create</w:t>
            </w:r>
            <w:r w:rsidRPr="002A27F6">
              <w:rPr>
                <w:spacing w:val="1"/>
                <w:sz w:val="20"/>
              </w:rPr>
              <w:t xml:space="preserve"> </w:t>
            </w:r>
            <w:r w:rsidRPr="002A27F6">
              <w:rPr>
                <w:sz w:val="20"/>
              </w:rPr>
              <w:t>modern</w:t>
            </w:r>
            <w:r w:rsidRPr="002A27F6">
              <w:rPr>
                <w:spacing w:val="1"/>
                <w:sz w:val="20"/>
              </w:rPr>
              <w:t xml:space="preserve"> </w:t>
            </w:r>
            <w:r w:rsidRPr="002A27F6">
              <w:rPr>
                <w:sz w:val="20"/>
              </w:rPr>
              <w:t>engineering</w:t>
            </w:r>
            <w:r w:rsidRPr="002A27F6">
              <w:rPr>
                <w:spacing w:val="1"/>
                <w:sz w:val="20"/>
              </w:rPr>
              <w:t xml:space="preserve"> </w:t>
            </w:r>
            <w:r w:rsidRPr="002A27F6">
              <w:rPr>
                <w:sz w:val="20"/>
              </w:rPr>
              <w:t>tools,</w:t>
            </w:r>
            <w:r w:rsidRPr="002A27F6">
              <w:rPr>
                <w:spacing w:val="1"/>
                <w:sz w:val="20"/>
              </w:rPr>
              <w:t xml:space="preserve"> </w:t>
            </w:r>
            <w:r w:rsidRPr="002A27F6">
              <w:rPr>
                <w:sz w:val="20"/>
              </w:rPr>
              <w:t>techniques</w:t>
            </w:r>
            <w:r w:rsidRPr="002A27F6">
              <w:rPr>
                <w:spacing w:val="1"/>
                <w:sz w:val="20"/>
              </w:rPr>
              <w:t xml:space="preserve"> </w:t>
            </w:r>
            <w:r w:rsidRPr="002A27F6">
              <w:rPr>
                <w:sz w:val="20"/>
              </w:rPr>
              <w:t>and</w:t>
            </w:r>
            <w:r w:rsidRPr="002A27F6">
              <w:rPr>
                <w:spacing w:val="1"/>
                <w:sz w:val="20"/>
              </w:rPr>
              <w:t xml:space="preserve"> </w:t>
            </w:r>
            <w:r w:rsidRPr="002A27F6">
              <w:rPr>
                <w:sz w:val="20"/>
              </w:rPr>
              <w:t>resources</w:t>
            </w:r>
          </w:p>
        </w:tc>
        <w:tc>
          <w:tcPr>
            <w:tcW w:w="5872" w:type="dxa"/>
            <w:gridSpan w:val="2"/>
          </w:tcPr>
          <w:p w14:paraId="57A54DDC" w14:textId="77777777" w:rsidR="00F20E4F" w:rsidRPr="002A27F6" w:rsidRDefault="00000000">
            <w:pPr>
              <w:pStyle w:val="TableParagraph"/>
              <w:numPr>
                <w:ilvl w:val="2"/>
                <w:numId w:val="16"/>
              </w:numPr>
              <w:tabs>
                <w:tab w:val="left" w:pos="597"/>
              </w:tabs>
              <w:spacing w:line="237" w:lineRule="auto"/>
              <w:ind w:right="100" w:firstLine="0"/>
              <w:rPr>
                <w:sz w:val="20"/>
              </w:rPr>
            </w:pPr>
            <w:r w:rsidRPr="002A27F6">
              <w:rPr>
                <w:sz w:val="20"/>
              </w:rPr>
              <w:t>Identify</w:t>
            </w:r>
            <w:r w:rsidRPr="002A27F6">
              <w:rPr>
                <w:spacing w:val="38"/>
                <w:sz w:val="20"/>
              </w:rPr>
              <w:t xml:space="preserve"> </w:t>
            </w:r>
            <w:r w:rsidRPr="002A27F6">
              <w:rPr>
                <w:sz w:val="20"/>
              </w:rPr>
              <w:t>modern</w:t>
            </w:r>
            <w:r w:rsidRPr="002A27F6">
              <w:rPr>
                <w:spacing w:val="37"/>
                <w:sz w:val="20"/>
              </w:rPr>
              <w:t xml:space="preserve"> </w:t>
            </w:r>
            <w:r w:rsidRPr="002A27F6">
              <w:rPr>
                <w:sz w:val="20"/>
              </w:rPr>
              <w:t>engineering</w:t>
            </w:r>
            <w:r w:rsidRPr="002A27F6">
              <w:rPr>
                <w:spacing w:val="37"/>
                <w:sz w:val="20"/>
              </w:rPr>
              <w:t xml:space="preserve"> </w:t>
            </w:r>
            <w:r w:rsidRPr="002A27F6">
              <w:rPr>
                <w:sz w:val="20"/>
              </w:rPr>
              <w:t>tools</w:t>
            </w:r>
            <w:r w:rsidRPr="002A27F6">
              <w:rPr>
                <w:spacing w:val="40"/>
                <w:sz w:val="20"/>
              </w:rPr>
              <w:t xml:space="preserve"> </w:t>
            </w:r>
            <w:r w:rsidRPr="002A27F6">
              <w:rPr>
                <w:sz w:val="20"/>
              </w:rPr>
              <w:t>such</w:t>
            </w:r>
            <w:r w:rsidRPr="002A27F6">
              <w:rPr>
                <w:spacing w:val="37"/>
                <w:sz w:val="20"/>
              </w:rPr>
              <w:t xml:space="preserve"> </w:t>
            </w:r>
            <w:r w:rsidRPr="002A27F6">
              <w:rPr>
                <w:sz w:val="20"/>
              </w:rPr>
              <w:t>as</w:t>
            </w:r>
            <w:r w:rsidRPr="002A27F6">
              <w:rPr>
                <w:spacing w:val="38"/>
                <w:sz w:val="20"/>
              </w:rPr>
              <w:t xml:space="preserve"> </w:t>
            </w:r>
            <w:r w:rsidRPr="002A27F6">
              <w:rPr>
                <w:sz w:val="20"/>
              </w:rPr>
              <w:t>computer-aided</w:t>
            </w:r>
            <w:r w:rsidRPr="002A27F6">
              <w:rPr>
                <w:spacing w:val="40"/>
                <w:sz w:val="20"/>
              </w:rPr>
              <w:t xml:space="preserve"> </w:t>
            </w:r>
            <w:r w:rsidRPr="002A27F6">
              <w:rPr>
                <w:sz w:val="20"/>
              </w:rPr>
              <w:t>drafting,</w:t>
            </w:r>
            <w:r w:rsidRPr="002A27F6">
              <w:rPr>
                <w:spacing w:val="-47"/>
                <w:sz w:val="20"/>
              </w:rPr>
              <w:t xml:space="preserve"> </w:t>
            </w:r>
            <w:r w:rsidRPr="002A27F6">
              <w:rPr>
                <w:sz w:val="20"/>
              </w:rPr>
              <w:t>modeling</w:t>
            </w:r>
            <w:r w:rsidRPr="002A27F6">
              <w:rPr>
                <w:spacing w:val="-4"/>
                <w:sz w:val="20"/>
              </w:rPr>
              <w:t xml:space="preserve"> </w:t>
            </w:r>
            <w:r w:rsidRPr="002A27F6">
              <w:rPr>
                <w:sz w:val="20"/>
              </w:rPr>
              <w:t>and</w:t>
            </w:r>
            <w:r w:rsidRPr="002A27F6">
              <w:rPr>
                <w:spacing w:val="-1"/>
                <w:sz w:val="20"/>
              </w:rPr>
              <w:t xml:space="preserve"> </w:t>
            </w:r>
            <w:r w:rsidRPr="002A27F6">
              <w:rPr>
                <w:sz w:val="20"/>
              </w:rPr>
              <w:t>analysis;</w:t>
            </w:r>
            <w:r w:rsidRPr="002A27F6">
              <w:rPr>
                <w:spacing w:val="-3"/>
                <w:sz w:val="20"/>
              </w:rPr>
              <w:t xml:space="preserve"> </w:t>
            </w:r>
            <w:r w:rsidRPr="002A27F6">
              <w:rPr>
                <w:sz w:val="20"/>
              </w:rPr>
              <w:t>techniques</w:t>
            </w:r>
            <w:r w:rsidRPr="002A27F6">
              <w:rPr>
                <w:spacing w:val="-3"/>
                <w:sz w:val="20"/>
              </w:rPr>
              <w:t xml:space="preserve"> </w:t>
            </w:r>
            <w:r w:rsidRPr="002A27F6">
              <w:rPr>
                <w:sz w:val="20"/>
              </w:rPr>
              <w:t>and</w:t>
            </w:r>
            <w:r w:rsidRPr="002A27F6">
              <w:rPr>
                <w:spacing w:val="-1"/>
                <w:sz w:val="20"/>
              </w:rPr>
              <w:t xml:space="preserve"> </w:t>
            </w:r>
            <w:r w:rsidRPr="002A27F6">
              <w:rPr>
                <w:sz w:val="20"/>
              </w:rPr>
              <w:t>resources for</w:t>
            </w:r>
            <w:r w:rsidRPr="002A27F6">
              <w:rPr>
                <w:spacing w:val="-2"/>
                <w:sz w:val="20"/>
              </w:rPr>
              <w:t xml:space="preserve"> </w:t>
            </w:r>
            <w:r w:rsidRPr="002A27F6">
              <w:rPr>
                <w:sz w:val="20"/>
              </w:rPr>
              <w:t>engineering</w:t>
            </w:r>
            <w:r w:rsidRPr="002A27F6">
              <w:rPr>
                <w:spacing w:val="-3"/>
                <w:sz w:val="20"/>
              </w:rPr>
              <w:t xml:space="preserve"> </w:t>
            </w:r>
            <w:r w:rsidRPr="002A27F6">
              <w:rPr>
                <w:sz w:val="20"/>
              </w:rPr>
              <w:t>activities</w:t>
            </w:r>
          </w:p>
          <w:p w14:paraId="7BA8E38F" w14:textId="77777777" w:rsidR="00F20E4F" w:rsidRPr="002A27F6" w:rsidRDefault="00000000">
            <w:pPr>
              <w:pStyle w:val="TableParagraph"/>
              <w:numPr>
                <w:ilvl w:val="2"/>
                <w:numId w:val="16"/>
              </w:numPr>
              <w:tabs>
                <w:tab w:val="left" w:pos="578"/>
              </w:tabs>
              <w:spacing w:line="230" w:lineRule="atLeast"/>
              <w:ind w:right="105" w:firstLine="0"/>
              <w:rPr>
                <w:sz w:val="20"/>
              </w:rPr>
            </w:pPr>
            <w:r w:rsidRPr="002A27F6">
              <w:rPr>
                <w:sz w:val="20"/>
              </w:rPr>
              <w:t>Create/adapt/modify/extend</w:t>
            </w:r>
            <w:r w:rsidRPr="002A27F6">
              <w:rPr>
                <w:spacing w:val="15"/>
                <w:sz w:val="20"/>
              </w:rPr>
              <w:t xml:space="preserve"> </w:t>
            </w:r>
            <w:r w:rsidRPr="002A27F6">
              <w:rPr>
                <w:sz w:val="20"/>
              </w:rPr>
              <w:t>tools</w:t>
            </w:r>
            <w:r w:rsidRPr="002A27F6">
              <w:rPr>
                <w:spacing w:val="14"/>
                <w:sz w:val="20"/>
              </w:rPr>
              <w:t xml:space="preserve"> </w:t>
            </w:r>
            <w:r w:rsidRPr="002A27F6">
              <w:rPr>
                <w:sz w:val="20"/>
              </w:rPr>
              <w:t>and</w:t>
            </w:r>
            <w:r w:rsidRPr="002A27F6">
              <w:rPr>
                <w:spacing w:val="16"/>
                <w:sz w:val="20"/>
              </w:rPr>
              <w:t xml:space="preserve"> </w:t>
            </w:r>
            <w:r w:rsidRPr="002A27F6">
              <w:rPr>
                <w:sz w:val="20"/>
              </w:rPr>
              <w:t>techniques</w:t>
            </w:r>
            <w:r w:rsidRPr="002A27F6">
              <w:rPr>
                <w:spacing w:val="17"/>
                <w:sz w:val="20"/>
              </w:rPr>
              <w:t xml:space="preserve"> </w:t>
            </w:r>
            <w:r w:rsidRPr="002A27F6">
              <w:rPr>
                <w:sz w:val="20"/>
              </w:rPr>
              <w:t>to</w:t>
            </w:r>
            <w:r w:rsidRPr="002A27F6">
              <w:rPr>
                <w:spacing w:val="16"/>
                <w:sz w:val="20"/>
              </w:rPr>
              <w:t xml:space="preserve"> </w:t>
            </w:r>
            <w:r w:rsidRPr="002A27F6">
              <w:rPr>
                <w:sz w:val="20"/>
              </w:rPr>
              <w:t>solve</w:t>
            </w:r>
            <w:r w:rsidRPr="002A27F6">
              <w:rPr>
                <w:spacing w:val="15"/>
                <w:sz w:val="20"/>
              </w:rPr>
              <w:t xml:space="preserve"> </w:t>
            </w:r>
            <w:r w:rsidRPr="002A27F6">
              <w:rPr>
                <w:sz w:val="20"/>
              </w:rPr>
              <w:t>engineering</w:t>
            </w:r>
            <w:r w:rsidRPr="002A27F6">
              <w:rPr>
                <w:spacing w:val="-47"/>
                <w:sz w:val="20"/>
              </w:rPr>
              <w:t xml:space="preserve"> </w:t>
            </w:r>
            <w:r w:rsidRPr="002A27F6">
              <w:rPr>
                <w:sz w:val="20"/>
              </w:rPr>
              <w:t>problems</w:t>
            </w:r>
          </w:p>
        </w:tc>
      </w:tr>
      <w:tr w:rsidR="00F20E4F" w:rsidRPr="002A27F6" w14:paraId="4095B1C4" w14:textId="77777777">
        <w:trPr>
          <w:gridAfter w:val="1"/>
          <w:wAfter w:w="27" w:type="dxa"/>
          <w:trHeight w:val="1242"/>
        </w:trPr>
        <w:tc>
          <w:tcPr>
            <w:tcW w:w="3835" w:type="dxa"/>
          </w:tcPr>
          <w:p w14:paraId="3695A0DD" w14:textId="77777777" w:rsidR="00F20E4F" w:rsidRPr="002A27F6" w:rsidRDefault="00000000">
            <w:pPr>
              <w:pStyle w:val="TableParagraph"/>
              <w:ind w:left="107" w:right="126"/>
              <w:rPr>
                <w:sz w:val="20"/>
              </w:rPr>
            </w:pPr>
            <w:r w:rsidRPr="002A27F6">
              <w:rPr>
                <w:sz w:val="20"/>
              </w:rPr>
              <w:t>5.2</w:t>
            </w:r>
            <w:r w:rsidRPr="002A27F6">
              <w:rPr>
                <w:spacing w:val="-1"/>
                <w:sz w:val="20"/>
              </w:rPr>
              <w:t xml:space="preserve"> </w:t>
            </w:r>
            <w:r w:rsidRPr="002A27F6">
              <w:rPr>
                <w:sz w:val="20"/>
              </w:rPr>
              <w:t>Demonstrate</w:t>
            </w:r>
            <w:r w:rsidRPr="002A27F6">
              <w:rPr>
                <w:spacing w:val="-2"/>
                <w:sz w:val="20"/>
              </w:rPr>
              <w:t xml:space="preserve"> </w:t>
            </w:r>
            <w:r w:rsidRPr="002A27F6">
              <w:rPr>
                <w:sz w:val="20"/>
              </w:rPr>
              <w:t>an</w:t>
            </w:r>
            <w:r w:rsidRPr="002A27F6">
              <w:rPr>
                <w:spacing w:val="-3"/>
                <w:sz w:val="20"/>
              </w:rPr>
              <w:t xml:space="preserve"> </w:t>
            </w:r>
            <w:r w:rsidRPr="002A27F6">
              <w:rPr>
                <w:sz w:val="20"/>
              </w:rPr>
              <w:t>ability</w:t>
            </w:r>
            <w:r w:rsidRPr="002A27F6">
              <w:rPr>
                <w:spacing w:val="-2"/>
                <w:sz w:val="20"/>
              </w:rPr>
              <w:t xml:space="preserve"> </w:t>
            </w:r>
            <w:r w:rsidRPr="002A27F6">
              <w:rPr>
                <w:sz w:val="20"/>
              </w:rPr>
              <w:t>to</w:t>
            </w:r>
            <w:r w:rsidRPr="002A27F6">
              <w:rPr>
                <w:spacing w:val="-1"/>
                <w:sz w:val="20"/>
              </w:rPr>
              <w:t xml:space="preserve"> </w:t>
            </w:r>
            <w:r w:rsidRPr="002A27F6">
              <w:rPr>
                <w:sz w:val="20"/>
              </w:rPr>
              <w:t>select</w:t>
            </w:r>
            <w:r w:rsidRPr="002A27F6">
              <w:rPr>
                <w:spacing w:val="-3"/>
                <w:sz w:val="20"/>
              </w:rPr>
              <w:t xml:space="preserve"> </w:t>
            </w:r>
            <w:r w:rsidRPr="002A27F6">
              <w:rPr>
                <w:sz w:val="20"/>
              </w:rPr>
              <w:t>and apply</w:t>
            </w:r>
            <w:r w:rsidRPr="002A27F6">
              <w:rPr>
                <w:spacing w:val="-47"/>
                <w:sz w:val="20"/>
              </w:rPr>
              <w:t xml:space="preserve"> </w:t>
            </w:r>
            <w:r w:rsidRPr="002A27F6">
              <w:rPr>
                <w:sz w:val="20"/>
              </w:rPr>
              <w:t>discipline-specific tools, techniques and</w:t>
            </w:r>
            <w:r w:rsidRPr="002A27F6">
              <w:rPr>
                <w:spacing w:val="1"/>
                <w:sz w:val="20"/>
              </w:rPr>
              <w:t xml:space="preserve"> </w:t>
            </w:r>
            <w:r w:rsidRPr="002A27F6">
              <w:rPr>
                <w:sz w:val="20"/>
              </w:rPr>
              <w:t>resources</w:t>
            </w:r>
          </w:p>
        </w:tc>
        <w:tc>
          <w:tcPr>
            <w:tcW w:w="5872" w:type="dxa"/>
            <w:gridSpan w:val="2"/>
          </w:tcPr>
          <w:p w14:paraId="25491C66" w14:textId="77777777" w:rsidR="00F20E4F" w:rsidRPr="002A27F6" w:rsidRDefault="00000000">
            <w:pPr>
              <w:pStyle w:val="TableParagraph"/>
              <w:numPr>
                <w:ilvl w:val="2"/>
                <w:numId w:val="17"/>
              </w:numPr>
              <w:tabs>
                <w:tab w:val="left" w:pos="638"/>
              </w:tabs>
              <w:ind w:right="104" w:firstLine="0"/>
              <w:jc w:val="both"/>
              <w:rPr>
                <w:sz w:val="20"/>
              </w:rPr>
            </w:pPr>
            <w:r w:rsidRPr="002A27F6">
              <w:rPr>
                <w:sz w:val="20"/>
              </w:rPr>
              <w:t>Identify</w:t>
            </w:r>
            <w:r w:rsidRPr="002A27F6">
              <w:rPr>
                <w:spacing w:val="1"/>
                <w:sz w:val="20"/>
              </w:rPr>
              <w:t xml:space="preserve"> </w:t>
            </w:r>
            <w:r w:rsidRPr="002A27F6">
              <w:rPr>
                <w:sz w:val="20"/>
              </w:rPr>
              <w:t>the</w:t>
            </w:r>
            <w:r w:rsidRPr="002A27F6">
              <w:rPr>
                <w:spacing w:val="1"/>
                <w:sz w:val="20"/>
              </w:rPr>
              <w:t xml:space="preserve"> </w:t>
            </w:r>
            <w:r w:rsidRPr="002A27F6">
              <w:rPr>
                <w:sz w:val="20"/>
              </w:rPr>
              <w:t>strengths</w:t>
            </w:r>
            <w:r w:rsidRPr="002A27F6">
              <w:rPr>
                <w:spacing w:val="1"/>
                <w:sz w:val="20"/>
              </w:rPr>
              <w:t xml:space="preserve"> </w:t>
            </w:r>
            <w:r w:rsidRPr="002A27F6">
              <w:rPr>
                <w:sz w:val="20"/>
              </w:rPr>
              <w:t>and</w:t>
            </w:r>
            <w:r w:rsidRPr="002A27F6">
              <w:rPr>
                <w:spacing w:val="1"/>
                <w:sz w:val="20"/>
              </w:rPr>
              <w:t xml:space="preserve"> </w:t>
            </w:r>
            <w:r w:rsidRPr="002A27F6">
              <w:rPr>
                <w:sz w:val="20"/>
              </w:rPr>
              <w:t>limitations</w:t>
            </w:r>
            <w:r w:rsidRPr="002A27F6">
              <w:rPr>
                <w:spacing w:val="1"/>
                <w:sz w:val="20"/>
              </w:rPr>
              <w:t xml:space="preserve"> </w:t>
            </w:r>
            <w:r w:rsidRPr="002A27F6">
              <w:rPr>
                <w:sz w:val="20"/>
              </w:rPr>
              <w:t>of</w:t>
            </w:r>
            <w:r w:rsidRPr="002A27F6">
              <w:rPr>
                <w:spacing w:val="1"/>
                <w:sz w:val="20"/>
              </w:rPr>
              <w:t xml:space="preserve"> </w:t>
            </w:r>
            <w:r w:rsidRPr="002A27F6">
              <w:rPr>
                <w:sz w:val="20"/>
              </w:rPr>
              <w:t>tools</w:t>
            </w:r>
            <w:r w:rsidRPr="002A27F6">
              <w:rPr>
                <w:spacing w:val="1"/>
                <w:sz w:val="20"/>
              </w:rPr>
              <w:t xml:space="preserve"> </w:t>
            </w:r>
            <w:r w:rsidRPr="002A27F6">
              <w:rPr>
                <w:sz w:val="20"/>
              </w:rPr>
              <w:t>for</w:t>
            </w:r>
            <w:r w:rsidRPr="002A27F6">
              <w:rPr>
                <w:spacing w:val="1"/>
                <w:sz w:val="20"/>
              </w:rPr>
              <w:t xml:space="preserve"> </w:t>
            </w:r>
            <w:r w:rsidRPr="002A27F6">
              <w:rPr>
                <w:sz w:val="20"/>
              </w:rPr>
              <w:t>(i)</w:t>
            </w:r>
            <w:r w:rsidRPr="002A27F6">
              <w:rPr>
                <w:spacing w:val="1"/>
                <w:sz w:val="20"/>
              </w:rPr>
              <w:t xml:space="preserve"> </w:t>
            </w:r>
            <w:r w:rsidRPr="002A27F6">
              <w:rPr>
                <w:sz w:val="20"/>
              </w:rPr>
              <w:t>acquiring</w:t>
            </w:r>
            <w:r w:rsidRPr="002A27F6">
              <w:rPr>
                <w:spacing w:val="1"/>
                <w:sz w:val="20"/>
              </w:rPr>
              <w:t xml:space="preserve"> </w:t>
            </w:r>
            <w:r w:rsidRPr="002A27F6">
              <w:rPr>
                <w:sz w:val="20"/>
              </w:rPr>
              <w:t>information,</w:t>
            </w:r>
            <w:r w:rsidRPr="002A27F6">
              <w:rPr>
                <w:spacing w:val="1"/>
                <w:sz w:val="20"/>
              </w:rPr>
              <w:t xml:space="preserve"> </w:t>
            </w:r>
            <w:r w:rsidRPr="002A27F6">
              <w:rPr>
                <w:sz w:val="20"/>
              </w:rPr>
              <w:t>(ii)</w:t>
            </w:r>
            <w:r w:rsidRPr="002A27F6">
              <w:rPr>
                <w:spacing w:val="1"/>
                <w:sz w:val="20"/>
              </w:rPr>
              <w:t xml:space="preserve"> </w:t>
            </w:r>
            <w:r w:rsidRPr="002A27F6">
              <w:rPr>
                <w:sz w:val="20"/>
              </w:rPr>
              <w:t>modeling</w:t>
            </w:r>
            <w:r w:rsidRPr="002A27F6">
              <w:rPr>
                <w:spacing w:val="1"/>
                <w:sz w:val="20"/>
              </w:rPr>
              <w:t xml:space="preserve"> </w:t>
            </w:r>
            <w:r w:rsidRPr="002A27F6">
              <w:rPr>
                <w:sz w:val="20"/>
              </w:rPr>
              <w:t>and</w:t>
            </w:r>
            <w:r w:rsidRPr="002A27F6">
              <w:rPr>
                <w:spacing w:val="1"/>
                <w:sz w:val="20"/>
              </w:rPr>
              <w:t xml:space="preserve"> </w:t>
            </w:r>
            <w:r w:rsidRPr="002A27F6">
              <w:rPr>
                <w:sz w:val="20"/>
              </w:rPr>
              <w:t>simulating,</w:t>
            </w:r>
            <w:r w:rsidRPr="002A27F6">
              <w:rPr>
                <w:spacing w:val="1"/>
                <w:sz w:val="20"/>
              </w:rPr>
              <w:t xml:space="preserve"> </w:t>
            </w:r>
            <w:r w:rsidRPr="002A27F6">
              <w:rPr>
                <w:sz w:val="20"/>
              </w:rPr>
              <w:t>(iii)</w:t>
            </w:r>
            <w:r w:rsidRPr="002A27F6">
              <w:rPr>
                <w:spacing w:val="1"/>
                <w:sz w:val="20"/>
              </w:rPr>
              <w:t xml:space="preserve"> </w:t>
            </w:r>
            <w:r w:rsidRPr="002A27F6">
              <w:rPr>
                <w:sz w:val="20"/>
              </w:rPr>
              <w:t>monitoring</w:t>
            </w:r>
            <w:r w:rsidRPr="002A27F6">
              <w:rPr>
                <w:spacing w:val="1"/>
                <w:sz w:val="20"/>
              </w:rPr>
              <w:t xml:space="preserve"> </w:t>
            </w:r>
            <w:r w:rsidRPr="002A27F6">
              <w:rPr>
                <w:sz w:val="20"/>
              </w:rPr>
              <w:t>system</w:t>
            </w:r>
            <w:r w:rsidRPr="002A27F6">
              <w:rPr>
                <w:spacing w:val="1"/>
                <w:sz w:val="20"/>
              </w:rPr>
              <w:t xml:space="preserve"> </w:t>
            </w:r>
            <w:r w:rsidRPr="002A27F6">
              <w:rPr>
                <w:sz w:val="20"/>
              </w:rPr>
              <w:t>performance,</w:t>
            </w:r>
            <w:r w:rsidRPr="002A27F6">
              <w:rPr>
                <w:spacing w:val="-1"/>
                <w:sz w:val="20"/>
              </w:rPr>
              <w:t xml:space="preserve"> </w:t>
            </w:r>
            <w:r w:rsidRPr="002A27F6">
              <w:rPr>
                <w:sz w:val="20"/>
              </w:rPr>
              <w:t>and</w:t>
            </w:r>
            <w:r w:rsidRPr="002A27F6">
              <w:rPr>
                <w:spacing w:val="2"/>
                <w:sz w:val="20"/>
              </w:rPr>
              <w:t xml:space="preserve"> </w:t>
            </w:r>
            <w:r w:rsidRPr="002A27F6">
              <w:rPr>
                <w:sz w:val="20"/>
              </w:rPr>
              <w:t>(iv) creating engineering</w:t>
            </w:r>
            <w:r w:rsidRPr="002A27F6">
              <w:rPr>
                <w:spacing w:val="-1"/>
                <w:sz w:val="20"/>
              </w:rPr>
              <w:t xml:space="preserve"> </w:t>
            </w:r>
            <w:r w:rsidRPr="002A27F6">
              <w:rPr>
                <w:sz w:val="20"/>
              </w:rPr>
              <w:t>designs.</w:t>
            </w:r>
          </w:p>
          <w:p w14:paraId="00D32DEE" w14:textId="77777777" w:rsidR="00F20E4F" w:rsidRPr="002A27F6" w:rsidRDefault="00000000">
            <w:pPr>
              <w:pStyle w:val="TableParagraph"/>
              <w:numPr>
                <w:ilvl w:val="2"/>
                <w:numId w:val="17"/>
              </w:numPr>
              <w:tabs>
                <w:tab w:val="left" w:pos="558"/>
              </w:tabs>
              <w:spacing w:line="229" w:lineRule="exact"/>
              <w:ind w:left="557" w:hanging="453"/>
              <w:jc w:val="both"/>
              <w:rPr>
                <w:sz w:val="20"/>
              </w:rPr>
            </w:pPr>
            <w:r w:rsidRPr="002A27F6">
              <w:rPr>
                <w:sz w:val="20"/>
              </w:rPr>
              <w:t>Demonstrate</w:t>
            </w:r>
            <w:r w:rsidRPr="002A27F6">
              <w:rPr>
                <w:spacing w:val="-2"/>
                <w:sz w:val="20"/>
              </w:rPr>
              <w:t xml:space="preserve"> </w:t>
            </w:r>
            <w:r w:rsidRPr="002A27F6">
              <w:rPr>
                <w:sz w:val="20"/>
              </w:rPr>
              <w:t>proficiency</w:t>
            </w:r>
            <w:r w:rsidRPr="002A27F6">
              <w:rPr>
                <w:spacing w:val="-1"/>
                <w:sz w:val="20"/>
              </w:rPr>
              <w:t xml:space="preserve"> </w:t>
            </w:r>
            <w:r w:rsidRPr="002A27F6">
              <w:rPr>
                <w:sz w:val="20"/>
              </w:rPr>
              <w:t>in</w:t>
            </w:r>
            <w:r w:rsidRPr="002A27F6">
              <w:rPr>
                <w:spacing w:val="-4"/>
                <w:sz w:val="20"/>
              </w:rPr>
              <w:t xml:space="preserve"> </w:t>
            </w:r>
            <w:r w:rsidRPr="002A27F6">
              <w:rPr>
                <w:sz w:val="20"/>
              </w:rPr>
              <w:t>using</w:t>
            </w:r>
            <w:r w:rsidRPr="002A27F6">
              <w:rPr>
                <w:spacing w:val="-3"/>
                <w:sz w:val="20"/>
              </w:rPr>
              <w:t xml:space="preserve"> </w:t>
            </w:r>
            <w:r w:rsidRPr="002A27F6">
              <w:rPr>
                <w:sz w:val="20"/>
              </w:rPr>
              <w:t>discipline-specific</w:t>
            </w:r>
            <w:r w:rsidRPr="002A27F6">
              <w:rPr>
                <w:spacing w:val="-2"/>
                <w:sz w:val="20"/>
              </w:rPr>
              <w:t xml:space="preserve"> </w:t>
            </w:r>
            <w:r w:rsidRPr="002A27F6">
              <w:rPr>
                <w:sz w:val="20"/>
              </w:rPr>
              <w:t>tools</w:t>
            </w:r>
          </w:p>
        </w:tc>
      </w:tr>
      <w:tr w:rsidR="00F20E4F" w:rsidRPr="002A27F6" w14:paraId="0BE47573" w14:textId="77777777">
        <w:trPr>
          <w:gridAfter w:val="1"/>
          <w:wAfter w:w="27" w:type="dxa"/>
          <w:trHeight w:val="983"/>
        </w:trPr>
        <w:tc>
          <w:tcPr>
            <w:tcW w:w="3835" w:type="dxa"/>
          </w:tcPr>
          <w:p w14:paraId="49D18FC9" w14:textId="77777777" w:rsidR="00F20E4F" w:rsidRPr="002A27F6" w:rsidRDefault="00000000">
            <w:pPr>
              <w:pStyle w:val="TableParagraph"/>
              <w:ind w:left="107" w:right="455"/>
              <w:jc w:val="both"/>
              <w:rPr>
                <w:sz w:val="20"/>
              </w:rPr>
            </w:pPr>
            <w:r w:rsidRPr="002A27F6">
              <w:rPr>
                <w:sz w:val="20"/>
              </w:rPr>
              <w:t>5.3</w:t>
            </w:r>
            <w:r w:rsidRPr="002A27F6">
              <w:rPr>
                <w:spacing w:val="-2"/>
                <w:sz w:val="20"/>
              </w:rPr>
              <w:t xml:space="preserve"> </w:t>
            </w:r>
            <w:r w:rsidRPr="002A27F6">
              <w:rPr>
                <w:sz w:val="20"/>
              </w:rPr>
              <w:t>Demonstrate</w:t>
            </w:r>
            <w:r w:rsidRPr="002A27F6">
              <w:rPr>
                <w:spacing w:val="-2"/>
                <w:sz w:val="20"/>
              </w:rPr>
              <w:t xml:space="preserve"> </w:t>
            </w:r>
            <w:r w:rsidRPr="002A27F6">
              <w:rPr>
                <w:sz w:val="20"/>
              </w:rPr>
              <w:t>an</w:t>
            </w:r>
            <w:r w:rsidRPr="002A27F6">
              <w:rPr>
                <w:spacing w:val="-3"/>
                <w:sz w:val="20"/>
              </w:rPr>
              <w:t xml:space="preserve"> </w:t>
            </w:r>
            <w:r w:rsidRPr="002A27F6">
              <w:rPr>
                <w:sz w:val="20"/>
              </w:rPr>
              <w:t>ability</w:t>
            </w:r>
            <w:r w:rsidRPr="002A27F6">
              <w:rPr>
                <w:spacing w:val="-4"/>
                <w:sz w:val="20"/>
              </w:rPr>
              <w:t xml:space="preserve"> </w:t>
            </w:r>
            <w:r w:rsidRPr="002A27F6">
              <w:rPr>
                <w:sz w:val="20"/>
              </w:rPr>
              <w:t>to</w:t>
            </w:r>
            <w:r w:rsidRPr="002A27F6">
              <w:rPr>
                <w:spacing w:val="1"/>
                <w:sz w:val="20"/>
              </w:rPr>
              <w:t xml:space="preserve"> </w:t>
            </w:r>
            <w:r w:rsidRPr="002A27F6">
              <w:rPr>
                <w:sz w:val="20"/>
              </w:rPr>
              <w:t>evaluate</w:t>
            </w:r>
            <w:r w:rsidRPr="002A27F6">
              <w:rPr>
                <w:spacing w:val="-2"/>
                <w:sz w:val="20"/>
              </w:rPr>
              <w:t xml:space="preserve"> </w:t>
            </w:r>
            <w:r w:rsidRPr="002A27F6">
              <w:rPr>
                <w:sz w:val="20"/>
              </w:rPr>
              <w:t>the</w:t>
            </w:r>
            <w:r w:rsidRPr="002A27F6">
              <w:rPr>
                <w:spacing w:val="-48"/>
                <w:sz w:val="20"/>
              </w:rPr>
              <w:t xml:space="preserve"> </w:t>
            </w:r>
            <w:r w:rsidRPr="002A27F6">
              <w:rPr>
                <w:sz w:val="20"/>
              </w:rPr>
              <w:t>suitability and limitations of tools used to</w:t>
            </w:r>
            <w:r w:rsidRPr="002A27F6">
              <w:rPr>
                <w:spacing w:val="-47"/>
                <w:sz w:val="20"/>
              </w:rPr>
              <w:t xml:space="preserve"> </w:t>
            </w:r>
            <w:r w:rsidRPr="002A27F6">
              <w:rPr>
                <w:sz w:val="20"/>
              </w:rPr>
              <w:t>solve</w:t>
            </w:r>
            <w:r w:rsidRPr="002A27F6">
              <w:rPr>
                <w:spacing w:val="-1"/>
                <w:sz w:val="20"/>
              </w:rPr>
              <w:t xml:space="preserve"> </w:t>
            </w:r>
            <w:r w:rsidRPr="002A27F6">
              <w:rPr>
                <w:sz w:val="20"/>
              </w:rPr>
              <w:t>an</w:t>
            </w:r>
            <w:r w:rsidRPr="002A27F6">
              <w:rPr>
                <w:spacing w:val="-1"/>
                <w:sz w:val="20"/>
              </w:rPr>
              <w:t xml:space="preserve"> </w:t>
            </w:r>
            <w:r w:rsidRPr="002A27F6">
              <w:rPr>
                <w:sz w:val="20"/>
              </w:rPr>
              <w:t>engineering</w:t>
            </w:r>
            <w:r w:rsidRPr="002A27F6">
              <w:rPr>
                <w:spacing w:val="-1"/>
                <w:sz w:val="20"/>
              </w:rPr>
              <w:t xml:space="preserve"> </w:t>
            </w:r>
            <w:r w:rsidRPr="002A27F6">
              <w:rPr>
                <w:sz w:val="20"/>
              </w:rPr>
              <w:t>problem</w:t>
            </w:r>
          </w:p>
        </w:tc>
        <w:tc>
          <w:tcPr>
            <w:tcW w:w="5872" w:type="dxa"/>
            <w:gridSpan w:val="2"/>
          </w:tcPr>
          <w:p w14:paraId="0785E053" w14:textId="77777777" w:rsidR="00F20E4F" w:rsidRPr="002A27F6" w:rsidRDefault="00000000">
            <w:pPr>
              <w:pStyle w:val="TableParagraph"/>
              <w:numPr>
                <w:ilvl w:val="2"/>
                <w:numId w:val="18"/>
              </w:numPr>
              <w:tabs>
                <w:tab w:val="left" w:pos="558"/>
              </w:tabs>
              <w:spacing w:line="223" w:lineRule="exact"/>
              <w:rPr>
                <w:sz w:val="20"/>
              </w:rPr>
            </w:pPr>
            <w:r w:rsidRPr="002A27F6">
              <w:rPr>
                <w:sz w:val="20"/>
              </w:rPr>
              <w:t>Discuss</w:t>
            </w:r>
            <w:r w:rsidRPr="002A27F6">
              <w:rPr>
                <w:spacing w:val="-4"/>
                <w:sz w:val="20"/>
              </w:rPr>
              <w:t xml:space="preserve"> </w:t>
            </w:r>
            <w:r w:rsidRPr="002A27F6">
              <w:rPr>
                <w:sz w:val="20"/>
              </w:rPr>
              <w:t>limitations</w:t>
            </w:r>
            <w:r w:rsidRPr="002A27F6">
              <w:rPr>
                <w:spacing w:val="-4"/>
                <w:sz w:val="20"/>
              </w:rPr>
              <w:t xml:space="preserve"> </w:t>
            </w:r>
            <w:r w:rsidRPr="002A27F6">
              <w:rPr>
                <w:sz w:val="20"/>
              </w:rPr>
              <w:t>and</w:t>
            </w:r>
            <w:r w:rsidRPr="002A27F6">
              <w:rPr>
                <w:spacing w:val="-2"/>
                <w:sz w:val="20"/>
              </w:rPr>
              <w:t xml:space="preserve"> </w:t>
            </w:r>
            <w:r w:rsidRPr="002A27F6">
              <w:rPr>
                <w:sz w:val="20"/>
              </w:rPr>
              <w:t>validate</w:t>
            </w:r>
            <w:r w:rsidRPr="002A27F6">
              <w:rPr>
                <w:spacing w:val="-3"/>
                <w:sz w:val="20"/>
              </w:rPr>
              <w:t xml:space="preserve"> </w:t>
            </w:r>
            <w:r w:rsidRPr="002A27F6">
              <w:rPr>
                <w:sz w:val="20"/>
              </w:rPr>
              <w:t>tools,</w:t>
            </w:r>
            <w:r w:rsidRPr="002A27F6">
              <w:rPr>
                <w:spacing w:val="-3"/>
                <w:sz w:val="20"/>
              </w:rPr>
              <w:t xml:space="preserve"> </w:t>
            </w:r>
            <w:r w:rsidRPr="002A27F6">
              <w:rPr>
                <w:sz w:val="20"/>
              </w:rPr>
              <w:t>techniques</w:t>
            </w:r>
            <w:r w:rsidRPr="002A27F6">
              <w:rPr>
                <w:spacing w:val="-4"/>
                <w:sz w:val="20"/>
              </w:rPr>
              <w:t xml:space="preserve"> </w:t>
            </w:r>
            <w:r w:rsidRPr="002A27F6">
              <w:rPr>
                <w:sz w:val="20"/>
              </w:rPr>
              <w:t>and resources</w:t>
            </w:r>
          </w:p>
          <w:p w14:paraId="35FB7C83" w14:textId="77777777" w:rsidR="00F20E4F" w:rsidRPr="002A27F6" w:rsidRDefault="00000000">
            <w:pPr>
              <w:pStyle w:val="TableParagraph"/>
              <w:numPr>
                <w:ilvl w:val="2"/>
                <w:numId w:val="18"/>
              </w:numPr>
              <w:tabs>
                <w:tab w:val="left" w:pos="558"/>
              </w:tabs>
              <w:ind w:left="105" w:right="542" w:firstLine="0"/>
              <w:rPr>
                <w:sz w:val="20"/>
              </w:rPr>
            </w:pPr>
            <w:r w:rsidRPr="002A27F6">
              <w:rPr>
                <w:sz w:val="20"/>
              </w:rPr>
              <w:t>Verify</w:t>
            </w:r>
            <w:r w:rsidRPr="002A27F6">
              <w:rPr>
                <w:spacing w:val="-6"/>
                <w:sz w:val="20"/>
              </w:rPr>
              <w:t xml:space="preserve"> </w:t>
            </w:r>
            <w:r w:rsidRPr="002A27F6">
              <w:rPr>
                <w:sz w:val="20"/>
              </w:rPr>
              <w:t>the</w:t>
            </w:r>
            <w:r w:rsidRPr="002A27F6">
              <w:rPr>
                <w:spacing w:val="-2"/>
                <w:sz w:val="20"/>
              </w:rPr>
              <w:t xml:space="preserve"> </w:t>
            </w:r>
            <w:r w:rsidRPr="002A27F6">
              <w:rPr>
                <w:sz w:val="20"/>
              </w:rPr>
              <w:t>credibility</w:t>
            </w:r>
            <w:r w:rsidRPr="002A27F6">
              <w:rPr>
                <w:spacing w:val="-6"/>
                <w:sz w:val="20"/>
              </w:rPr>
              <w:t xml:space="preserve"> </w:t>
            </w:r>
            <w:r w:rsidRPr="002A27F6">
              <w:rPr>
                <w:sz w:val="20"/>
              </w:rPr>
              <w:t>of</w:t>
            </w:r>
            <w:r w:rsidRPr="002A27F6">
              <w:rPr>
                <w:spacing w:val="-1"/>
                <w:sz w:val="20"/>
              </w:rPr>
              <w:t xml:space="preserve"> </w:t>
            </w:r>
            <w:r w:rsidRPr="002A27F6">
              <w:rPr>
                <w:sz w:val="20"/>
              </w:rPr>
              <w:t>results</w:t>
            </w:r>
            <w:r w:rsidRPr="002A27F6">
              <w:rPr>
                <w:spacing w:val="-3"/>
                <w:sz w:val="20"/>
              </w:rPr>
              <w:t xml:space="preserve"> </w:t>
            </w:r>
            <w:r w:rsidRPr="002A27F6">
              <w:rPr>
                <w:sz w:val="20"/>
              </w:rPr>
              <w:t>from</w:t>
            </w:r>
            <w:r w:rsidRPr="002A27F6">
              <w:rPr>
                <w:spacing w:val="-5"/>
                <w:sz w:val="20"/>
              </w:rPr>
              <w:t xml:space="preserve"> </w:t>
            </w:r>
            <w:r w:rsidRPr="002A27F6">
              <w:rPr>
                <w:sz w:val="20"/>
              </w:rPr>
              <w:t>tool</w:t>
            </w:r>
            <w:r w:rsidRPr="002A27F6">
              <w:rPr>
                <w:spacing w:val="-3"/>
                <w:sz w:val="20"/>
              </w:rPr>
              <w:t xml:space="preserve"> </w:t>
            </w:r>
            <w:r w:rsidRPr="002A27F6">
              <w:rPr>
                <w:sz w:val="20"/>
              </w:rPr>
              <w:t>use</w:t>
            </w:r>
            <w:r w:rsidRPr="002A27F6">
              <w:rPr>
                <w:spacing w:val="1"/>
                <w:sz w:val="20"/>
              </w:rPr>
              <w:t xml:space="preserve"> </w:t>
            </w:r>
            <w:r w:rsidRPr="002A27F6">
              <w:rPr>
                <w:sz w:val="20"/>
              </w:rPr>
              <w:t>with</w:t>
            </w:r>
            <w:r w:rsidRPr="002A27F6">
              <w:rPr>
                <w:spacing w:val="-3"/>
                <w:sz w:val="20"/>
              </w:rPr>
              <w:t xml:space="preserve"> </w:t>
            </w:r>
            <w:r w:rsidRPr="002A27F6">
              <w:rPr>
                <w:sz w:val="20"/>
              </w:rPr>
              <w:t>reference</w:t>
            </w:r>
            <w:r w:rsidRPr="002A27F6">
              <w:rPr>
                <w:spacing w:val="-2"/>
                <w:sz w:val="20"/>
              </w:rPr>
              <w:t xml:space="preserve"> </w:t>
            </w:r>
            <w:r w:rsidRPr="002A27F6">
              <w:rPr>
                <w:sz w:val="20"/>
              </w:rPr>
              <w:t>to</w:t>
            </w:r>
            <w:r w:rsidRPr="002A27F6">
              <w:rPr>
                <w:spacing w:val="-1"/>
                <w:sz w:val="20"/>
              </w:rPr>
              <w:t xml:space="preserve"> </w:t>
            </w:r>
            <w:r w:rsidRPr="002A27F6">
              <w:rPr>
                <w:sz w:val="20"/>
              </w:rPr>
              <w:t>the</w:t>
            </w:r>
            <w:r w:rsidRPr="002A27F6">
              <w:rPr>
                <w:spacing w:val="-47"/>
                <w:sz w:val="20"/>
              </w:rPr>
              <w:t xml:space="preserve"> </w:t>
            </w:r>
            <w:r w:rsidRPr="002A27F6">
              <w:rPr>
                <w:sz w:val="20"/>
              </w:rPr>
              <w:t>accuracy</w:t>
            </w:r>
            <w:r w:rsidRPr="002A27F6">
              <w:rPr>
                <w:spacing w:val="-6"/>
                <w:sz w:val="20"/>
              </w:rPr>
              <w:t xml:space="preserve"> </w:t>
            </w:r>
            <w:r w:rsidRPr="002A27F6">
              <w:rPr>
                <w:sz w:val="20"/>
              </w:rPr>
              <w:t>and limitations,</w:t>
            </w:r>
            <w:r w:rsidRPr="002A27F6">
              <w:rPr>
                <w:spacing w:val="-1"/>
                <w:sz w:val="20"/>
              </w:rPr>
              <w:t xml:space="preserve"> </w:t>
            </w:r>
            <w:r w:rsidRPr="002A27F6">
              <w:rPr>
                <w:sz w:val="20"/>
              </w:rPr>
              <w:t>and the</w:t>
            </w:r>
            <w:r w:rsidRPr="002A27F6">
              <w:rPr>
                <w:spacing w:val="-1"/>
                <w:sz w:val="20"/>
              </w:rPr>
              <w:t xml:space="preserve"> </w:t>
            </w:r>
            <w:r w:rsidRPr="002A27F6">
              <w:rPr>
                <w:sz w:val="20"/>
              </w:rPr>
              <w:t>assumptions</w:t>
            </w:r>
            <w:r w:rsidRPr="002A27F6">
              <w:rPr>
                <w:spacing w:val="-2"/>
                <w:sz w:val="20"/>
              </w:rPr>
              <w:t xml:space="preserve"> </w:t>
            </w:r>
            <w:r w:rsidRPr="002A27F6">
              <w:rPr>
                <w:sz w:val="20"/>
              </w:rPr>
              <w:t>inherent</w:t>
            </w:r>
            <w:r w:rsidRPr="002A27F6">
              <w:rPr>
                <w:spacing w:val="-2"/>
                <w:sz w:val="20"/>
              </w:rPr>
              <w:t xml:space="preserve"> </w:t>
            </w:r>
            <w:r w:rsidRPr="002A27F6">
              <w:rPr>
                <w:sz w:val="20"/>
              </w:rPr>
              <w:t>in</w:t>
            </w:r>
            <w:r w:rsidRPr="002A27F6">
              <w:rPr>
                <w:spacing w:val="-2"/>
                <w:sz w:val="20"/>
              </w:rPr>
              <w:t xml:space="preserve"> </w:t>
            </w:r>
            <w:r w:rsidRPr="002A27F6">
              <w:rPr>
                <w:sz w:val="20"/>
              </w:rPr>
              <w:t>their</w:t>
            </w:r>
            <w:r w:rsidRPr="002A27F6">
              <w:rPr>
                <w:spacing w:val="-2"/>
                <w:sz w:val="20"/>
              </w:rPr>
              <w:t xml:space="preserve"> </w:t>
            </w:r>
            <w:r w:rsidRPr="002A27F6">
              <w:rPr>
                <w:sz w:val="20"/>
              </w:rPr>
              <w:t>use.</w:t>
            </w:r>
          </w:p>
        </w:tc>
      </w:tr>
    </w:tbl>
    <w:p w14:paraId="567A77AC" w14:textId="77777777" w:rsidR="00F20E4F" w:rsidRPr="002A27F6" w:rsidRDefault="00F20E4F">
      <w:pPr>
        <w:pStyle w:val="BodyText"/>
        <w:spacing w:before="4"/>
        <w:rPr>
          <w:sz w:val="28"/>
        </w:rPr>
      </w:pP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3832"/>
        <w:gridCol w:w="5863"/>
      </w:tblGrid>
      <w:tr w:rsidR="00F20E4F" w:rsidRPr="002A27F6" w14:paraId="4B90A016" w14:textId="77777777">
        <w:trPr>
          <w:trHeight w:val="798"/>
        </w:trPr>
        <w:tc>
          <w:tcPr>
            <w:tcW w:w="9695" w:type="dxa"/>
            <w:gridSpan w:val="2"/>
          </w:tcPr>
          <w:p w14:paraId="334DD27C" w14:textId="77777777" w:rsidR="00F20E4F" w:rsidRPr="002A27F6" w:rsidRDefault="00000000">
            <w:pPr>
              <w:pStyle w:val="TableParagraph"/>
              <w:spacing w:line="276" w:lineRule="exact"/>
              <w:ind w:left="107" w:right="101"/>
              <w:jc w:val="both"/>
              <w:rPr>
                <w:b/>
                <w:sz w:val="24"/>
              </w:rPr>
            </w:pPr>
            <w:r w:rsidRPr="002A27F6">
              <w:rPr>
                <w:b/>
                <w:sz w:val="24"/>
              </w:rPr>
              <w:t>PO 6: The engineer and society: Apply reasoning informed by the contextual knowledge to assess</w:t>
            </w:r>
            <w:r w:rsidRPr="002A27F6">
              <w:rPr>
                <w:b/>
                <w:spacing w:val="1"/>
                <w:sz w:val="24"/>
              </w:rPr>
              <w:t xml:space="preserve"> </w:t>
            </w:r>
            <w:r w:rsidRPr="002A27F6">
              <w:rPr>
                <w:b/>
                <w:sz w:val="24"/>
              </w:rPr>
              <w:t>societal, health, safety, legal, and cultural issues and the consequent responsibilities relevant to the</w:t>
            </w:r>
            <w:r w:rsidRPr="002A27F6">
              <w:rPr>
                <w:b/>
                <w:spacing w:val="-57"/>
                <w:sz w:val="24"/>
              </w:rPr>
              <w:t xml:space="preserve"> </w:t>
            </w:r>
            <w:r w:rsidRPr="002A27F6">
              <w:rPr>
                <w:b/>
                <w:sz w:val="24"/>
              </w:rPr>
              <w:t>professional</w:t>
            </w:r>
            <w:r w:rsidRPr="002A27F6">
              <w:rPr>
                <w:b/>
                <w:spacing w:val="-1"/>
                <w:sz w:val="24"/>
              </w:rPr>
              <w:t xml:space="preserve"> </w:t>
            </w:r>
            <w:r w:rsidRPr="002A27F6">
              <w:rPr>
                <w:b/>
                <w:sz w:val="24"/>
              </w:rPr>
              <w:t>engineering practice.</w:t>
            </w:r>
          </w:p>
        </w:tc>
      </w:tr>
      <w:tr w:rsidR="00F20E4F" w:rsidRPr="002A27F6" w14:paraId="23DF7CEC" w14:textId="77777777">
        <w:trPr>
          <w:trHeight w:val="223"/>
        </w:trPr>
        <w:tc>
          <w:tcPr>
            <w:tcW w:w="3832" w:type="dxa"/>
          </w:tcPr>
          <w:p w14:paraId="065A38F3" w14:textId="77777777" w:rsidR="00F20E4F" w:rsidRPr="002A27F6" w:rsidRDefault="00000000">
            <w:pPr>
              <w:pStyle w:val="TableParagraph"/>
              <w:spacing w:line="212" w:lineRule="exact"/>
              <w:ind w:left="1166" w:right="1284"/>
              <w:jc w:val="center"/>
              <w:rPr>
                <w:b/>
                <w:sz w:val="20"/>
              </w:rPr>
            </w:pPr>
            <w:r w:rsidRPr="002A27F6">
              <w:rPr>
                <w:b/>
                <w:sz w:val="20"/>
              </w:rPr>
              <w:t>Competency</w:t>
            </w:r>
          </w:p>
        </w:tc>
        <w:tc>
          <w:tcPr>
            <w:tcW w:w="5863" w:type="dxa"/>
          </w:tcPr>
          <w:p w14:paraId="4E47644B" w14:textId="77777777" w:rsidR="00F20E4F" w:rsidRPr="002A27F6" w:rsidRDefault="00000000">
            <w:pPr>
              <w:pStyle w:val="TableParagraph"/>
              <w:spacing w:line="212" w:lineRule="exact"/>
              <w:ind w:left="2409" w:right="2466"/>
              <w:jc w:val="center"/>
              <w:rPr>
                <w:b/>
                <w:sz w:val="20"/>
              </w:rPr>
            </w:pPr>
            <w:r w:rsidRPr="002A27F6">
              <w:rPr>
                <w:b/>
                <w:sz w:val="20"/>
              </w:rPr>
              <w:t>Indicators</w:t>
            </w:r>
          </w:p>
        </w:tc>
      </w:tr>
      <w:tr w:rsidR="00F20E4F" w:rsidRPr="002A27F6" w14:paraId="71481349" w14:textId="77777777">
        <w:trPr>
          <w:trHeight w:val="1108"/>
        </w:trPr>
        <w:tc>
          <w:tcPr>
            <w:tcW w:w="3832" w:type="dxa"/>
          </w:tcPr>
          <w:p w14:paraId="4FC81DE2" w14:textId="77777777" w:rsidR="00F20E4F" w:rsidRPr="002A27F6" w:rsidRDefault="00000000">
            <w:pPr>
              <w:pStyle w:val="TableParagraph"/>
              <w:ind w:left="107" w:right="100"/>
              <w:jc w:val="both"/>
              <w:rPr>
                <w:sz w:val="20"/>
              </w:rPr>
            </w:pPr>
            <w:r w:rsidRPr="002A27F6">
              <w:rPr>
                <w:sz w:val="20"/>
              </w:rPr>
              <w:t>6.1</w:t>
            </w:r>
            <w:r w:rsidRPr="002A27F6">
              <w:rPr>
                <w:spacing w:val="1"/>
                <w:sz w:val="20"/>
              </w:rPr>
              <w:t xml:space="preserve"> </w:t>
            </w:r>
            <w:r w:rsidRPr="002A27F6">
              <w:rPr>
                <w:sz w:val="20"/>
              </w:rPr>
              <w:t>Demonstrate</w:t>
            </w:r>
            <w:r w:rsidRPr="002A27F6">
              <w:rPr>
                <w:spacing w:val="1"/>
                <w:sz w:val="20"/>
              </w:rPr>
              <w:t xml:space="preserve"> </w:t>
            </w:r>
            <w:r w:rsidRPr="002A27F6">
              <w:rPr>
                <w:sz w:val="20"/>
              </w:rPr>
              <w:t>an</w:t>
            </w:r>
            <w:r w:rsidRPr="002A27F6">
              <w:rPr>
                <w:spacing w:val="1"/>
                <w:sz w:val="20"/>
              </w:rPr>
              <w:t xml:space="preserve"> </w:t>
            </w:r>
            <w:r w:rsidRPr="002A27F6">
              <w:rPr>
                <w:sz w:val="20"/>
              </w:rPr>
              <w:t>ability</w:t>
            </w:r>
            <w:r w:rsidRPr="002A27F6">
              <w:rPr>
                <w:spacing w:val="1"/>
                <w:sz w:val="20"/>
              </w:rPr>
              <w:t xml:space="preserve"> </w:t>
            </w:r>
            <w:r w:rsidRPr="002A27F6">
              <w:rPr>
                <w:sz w:val="20"/>
              </w:rPr>
              <w:t>to</w:t>
            </w:r>
            <w:r w:rsidRPr="002A27F6">
              <w:rPr>
                <w:spacing w:val="1"/>
                <w:sz w:val="20"/>
              </w:rPr>
              <w:t xml:space="preserve"> </w:t>
            </w:r>
            <w:r w:rsidRPr="002A27F6">
              <w:rPr>
                <w:sz w:val="20"/>
              </w:rPr>
              <w:t>describe</w:t>
            </w:r>
            <w:r w:rsidRPr="002A27F6">
              <w:rPr>
                <w:spacing w:val="1"/>
                <w:sz w:val="20"/>
              </w:rPr>
              <w:t xml:space="preserve"> </w:t>
            </w:r>
            <w:r w:rsidRPr="002A27F6">
              <w:rPr>
                <w:sz w:val="20"/>
              </w:rPr>
              <w:t>engineering roles in a broader context, e.g.,</w:t>
            </w:r>
            <w:r w:rsidRPr="002A27F6">
              <w:rPr>
                <w:spacing w:val="1"/>
                <w:sz w:val="20"/>
              </w:rPr>
              <w:t xml:space="preserve"> </w:t>
            </w:r>
            <w:r w:rsidRPr="002A27F6">
              <w:rPr>
                <w:sz w:val="20"/>
              </w:rPr>
              <w:t>pertaining to the environment, health, safety,</w:t>
            </w:r>
            <w:r w:rsidRPr="002A27F6">
              <w:rPr>
                <w:spacing w:val="1"/>
                <w:sz w:val="20"/>
              </w:rPr>
              <w:t xml:space="preserve"> </w:t>
            </w:r>
            <w:r w:rsidRPr="002A27F6">
              <w:rPr>
                <w:sz w:val="20"/>
              </w:rPr>
              <w:t>legal</w:t>
            </w:r>
            <w:r w:rsidRPr="002A27F6">
              <w:rPr>
                <w:spacing w:val="-1"/>
                <w:sz w:val="20"/>
              </w:rPr>
              <w:t xml:space="preserve"> </w:t>
            </w:r>
            <w:r w:rsidRPr="002A27F6">
              <w:rPr>
                <w:sz w:val="20"/>
              </w:rPr>
              <w:t>and</w:t>
            </w:r>
            <w:r w:rsidRPr="002A27F6">
              <w:rPr>
                <w:spacing w:val="1"/>
                <w:sz w:val="20"/>
              </w:rPr>
              <w:t xml:space="preserve"> </w:t>
            </w:r>
            <w:r w:rsidRPr="002A27F6">
              <w:rPr>
                <w:sz w:val="20"/>
              </w:rPr>
              <w:t>public</w:t>
            </w:r>
            <w:r w:rsidRPr="002A27F6">
              <w:rPr>
                <w:spacing w:val="2"/>
                <w:sz w:val="20"/>
              </w:rPr>
              <w:t xml:space="preserve"> </w:t>
            </w:r>
            <w:r w:rsidRPr="002A27F6">
              <w:rPr>
                <w:sz w:val="20"/>
              </w:rPr>
              <w:t>welfare</w:t>
            </w:r>
          </w:p>
        </w:tc>
        <w:tc>
          <w:tcPr>
            <w:tcW w:w="5863" w:type="dxa"/>
          </w:tcPr>
          <w:p w14:paraId="4B2F5120" w14:textId="77777777" w:rsidR="00F20E4F" w:rsidRPr="002A27F6" w:rsidRDefault="00000000">
            <w:pPr>
              <w:pStyle w:val="TableParagraph"/>
              <w:ind w:left="105" w:right="106"/>
              <w:jc w:val="both"/>
              <w:rPr>
                <w:sz w:val="20"/>
              </w:rPr>
            </w:pPr>
            <w:r w:rsidRPr="002A27F6">
              <w:rPr>
                <w:sz w:val="20"/>
              </w:rPr>
              <w:t>6.1.1 Identify and describe various engineering roles; particularly as pertains</w:t>
            </w:r>
            <w:r w:rsidRPr="002A27F6">
              <w:rPr>
                <w:spacing w:val="-47"/>
                <w:sz w:val="20"/>
              </w:rPr>
              <w:t xml:space="preserve"> </w:t>
            </w:r>
            <w:r w:rsidRPr="002A27F6">
              <w:rPr>
                <w:sz w:val="20"/>
              </w:rPr>
              <w:t>to</w:t>
            </w:r>
            <w:r w:rsidRPr="002A27F6">
              <w:rPr>
                <w:spacing w:val="-1"/>
                <w:sz w:val="20"/>
              </w:rPr>
              <w:t xml:space="preserve"> </w:t>
            </w:r>
            <w:r w:rsidRPr="002A27F6">
              <w:rPr>
                <w:sz w:val="20"/>
              </w:rPr>
              <w:t>protection</w:t>
            </w:r>
            <w:r w:rsidRPr="002A27F6">
              <w:rPr>
                <w:spacing w:val="-3"/>
                <w:sz w:val="20"/>
              </w:rPr>
              <w:t xml:space="preserve"> </w:t>
            </w:r>
            <w:r w:rsidRPr="002A27F6">
              <w:rPr>
                <w:sz w:val="20"/>
              </w:rPr>
              <w:t>of</w:t>
            </w:r>
            <w:r w:rsidRPr="002A27F6">
              <w:rPr>
                <w:spacing w:val="-4"/>
                <w:sz w:val="20"/>
              </w:rPr>
              <w:t xml:space="preserve"> </w:t>
            </w:r>
            <w:r w:rsidRPr="002A27F6">
              <w:rPr>
                <w:sz w:val="20"/>
              </w:rPr>
              <w:t>the</w:t>
            </w:r>
            <w:r w:rsidRPr="002A27F6">
              <w:rPr>
                <w:spacing w:val="-2"/>
                <w:sz w:val="20"/>
              </w:rPr>
              <w:t xml:space="preserve"> </w:t>
            </w:r>
            <w:r w:rsidRPr="002A27F6">
              <w:rPr>
                <w:sz w:val="20"/>
              </w:rPr>
              <w:t>public</w:t>
            </w:r>
            <w:r w:rsidRPr="002A27F6">
              <w:rPr>
                <w:spacing w:val="-2"/>
                <w:sz w:val="20"/>
              </w:rPr>
              <w:t xml:space="preserve"> </w:t>
            </w:r>
            <w:r w:rsidRPr="002A27F6">
              <w:rPr>
                <w:sz w:val="20"/>
              </w:rPr>
              <w:t>and</w:t>
            </w:r>
            <w:r w:rsidRPr="002A27F6">
              <w:rPr>
                <w:spacing w:val="1"/>
                <w:sz w:val="20"/>
              </w:rPr>
              <w:t xml:space="preserve"> </w:t>
            </w:r>
            <w:r w:rsidRPr="002A27F6">
              <w:rPr>
                <w:sz w:val="20"/>
              </w:rPr>
              <w:t>public</w:t>
            </w:r>
            <w:r w:rsidRPr="002A27F6">
              <w:rPr>
                <w:spacing w:val="-2"/>
                <w:sz w:val="20"/>
              </w:rPr>
              <w:t xml:space="preserve"> </w:t>
            </w:r>
            <w:r w:rsidRPr="002A27F6">
              <w:rPr>
                <w:sz w:val="20"/>
              </w:rPr>
              <w:t>interest</w:t>
            </w:r>
            <w:r w:rsidRPr="002A27F6">
              <w:rPr>
                <w:spacing w:val="-3"/>
                <w:sz w:val="20"/>
              </w:rPr>
              <w:t xml:space="preserve"> </w:t>
            </w:r>
            <w:r w:rsidRPr="002A27F6">
              <w:rPr>
                <w:sz w:val="20"/>
              </w:rPr>
              <w:t>at</w:t>
            </w:r>
            <w:r w:rsidRPr="002A27F6">
              <w:rPr>
                <w:spacing w:val="-2"/>
                <w:sz w:val="20"/>
              </w:rPr>
              <w:t xml:space="preserve"> </w:t>
            </w:r>
            <w:r w:rsidRPr="002A27F6">
              <w:rPr>
                <w:sz w:val="20"/>
              </w:rPr>
              <w:t>the</w:t>
            </w:r>
            <w:r w:rsidRPr="002A27F6">
              <w:rPr>
                <w:spacing w:val="-2"/>
                <w:sz w:val="20"/>
              </w:rPr>
              <w:t xml:space="preserve"> </w:t>
            </w:r>
            <w:r w:rsidRPr="002A27F6">
              <w:rPr>
                <w:sz w:val="20"/>
              </w:rPr>
              <w:t>global,</w:t>
            </w:r>
            <w:r w:rsidRPr="002A27F6">
              <w:rPr>
                <w:spacing w:val="-2"/>
                <w:sz w:val="20"/>
              </w:rPr>
              <w:t xml:space="preserve"> </w:t>
            </w:r>
            <w:r w:rsidRPr="002A27F6">
              <w:rPr>
                <w:sz w:val="20"/>
              </w:rPr>
              <w:t>regional</w:t>
            </w:r>
            <w:r w:rsidRPr="002A27F6">
              <w:rPr>
                <w:spacing w:val="-2"/>
                <w:sz w:val="20"/>
              </w:rPr>
              <w:t xml:space="preserve"> </w:t>
            </w:r>
            <w:r w:rsidRPr="002A27F6">
              <w:rPr>
                <w:sz w:val="20"/>
              </w:rPr>
              <w:t>and</w:t>
            </w:r>
            <w:r w:rsidRPr="002A27F6">
              <w:rPr>
                <w:spacing w:val="-1"/>
                <w:sz w:val="20"/>
              </w:rPr>
              <w:t xml:space="preserve"> </w:t>
            </w:r>
            <w:r w:rsidRPr="002A27F6">
              <w:rPr>
                <w:sz w:val="20"/>
              </w:rPr>
              <w:t>local</w:t>
            </w:r>
            <w:r w:rsidRPr="002A27F6">
              <w:rPr>
                <w:spacing w:val="-47"/>
                <w:sz w:val="20"/>
              </w:rPr>
              <w:t xml:space="preserve"> </w:t>
            </w:r>
            <w:r w:rsidRPr="002A27F6">
              <w:rPr>
                <w:sz w:val="20"/>
              </w:rPr>
              <w:t>level</w:t>
            </w:r>
          </w:p>
        </w:tc>
      </w:tr>
      <w:tr w:rsidR="00F20E4F" w:rsidRPr="002A27F6" w14:paraId="4B61E21A" w14:textId="77777777">
        <w:trPr>
          <w:trHeight w:val="1145"/>
        </w:trPr>
        <w:tc>
          <w:tcPr>
            <w:tcW w:w="3832" w:type="dxa"/>
          </w:tcPr>
          <w:p w14:paraId="7518CF7A" w14:textId="77777777" w:rsidR="00F20E4F" w:rsidRPr="002A27F6" w:rsidRDefault="00000000">
            <w:pPr>
              <w:pStyle w:val="TableParagraph"/>
              <w:ind w:left="107" w:right="101"/>
              <w:jc w:val="both"/>
              <w:rPr>
                <w:sz w:val="20"/>
              </w:rPr>
            </w:pPr>
            <w:r w:rsidRPr="002A27F6">
              <w:rPr>
                <w:sz w:val="20"/>
              </w:rPr>
              <w:t>6.2</w:t>
            </w:r>
            <w:r w:rsidRPr="002A27F6">
              <w:rPr>
                <w:spacing w:val="1"/>
                <w:sz w:val="20"/>
              </w:rPr>
              <w:t xml:space="preserve"> </w:t>
            </w:r>
            <w:r w:rsidRPr="002A27F6">
              <w:rPr>
                <w:sz w:val="20"/>
              </w:rPr>
              <w:t>Demonstrate</w:t>
            </w:r>
            <w:r w:rsidRPr="002A27F6">
              <w:rPr>
                <w:spacing w:val="1"/>
                <w:sz w:val="20"/>
              </w:rPr>
              <w:t xml:space="preserve"> </w:t>
            </w:r>
            <w:r w:rsidRPr="002A27F6">
              <w:rPr>
                <w:sz w:val="20"/>
              </w:rPr>
              <w:t>an</w:t>
            </w:r>
            <w:r w:rsidRPr="002A27F6">
              <w:rPr>
                <w:spacing w:val="1"/>
                <w:sz w:val="20"/>
              </w:rPr>
              <w:t xml:space="preserve"> </w:t>
            </w:r>
            <w:r w:rsidRPr="002A27F6">
              <w:rPr>
                <w:sz w:val="20"/>
              </w:rPr>
              <w:t>understanding</w:t>
            </w:r>
            <w:r w:rsidRPr="002A27F6">
              <w:rPr>
                <w:spacing w:val="1"/>
                <w:sz w:val="20"/>
              </w:rPr>
              <w:t xml:space="preserve"> </w:t>
            </w:r>
            <w:r w:rsidRPr="002A27F6">
              <w:rPr>
                <w:sz w:val="20"/>
              </w:rPr>
              <w:t>of</w:t>
            </w:r>
            <w:r w:rsidRPr="002A27F6">
              <w:rPr>
                <w:spacing w:val="1"/>
                <w:sz w:val="20"/>
              </w:rPr>
              <w:t xml:space="preserve"> </w:t>
            </w:r>
            <w:r w:rsidRPr="002A27F6">
              <w:rPr>
                <w:sz w:val="20"/>
              </w:rPr>
              <w:t>professional</w:t>
            </w:r>
            <w:r w:rsidRPr="002A27F6">
              <w:rPr>
                <w:spacing w:val="1"/>
                <w:sz w:val="20"/>
              </w:rPr>
              <w:t xml:space="preserve"> </w:t>
            </w:r>
            <w:r w:rsidRPr="002A27F6">
              <w:rPr>
                <w:sz w:val="20"/>
              </w:rPr>
              <w:t>engineering</w:t>
            </w:r>
            <w:r w:rsidRPr="002A27F6">
              <w:rPr>
                <w:spacing w:val="1"/>
                <w:sz w:val="20"/>
              </w:rPr>
              <w:t xml:space="preserve"> </w:t>
            </w:r>
            <w:r w:rsidRPr="002A27F6">
              <w:rPr>
                <w:sz w:val="20"/>
              </w:rPr>
              <w:t>regulations,</w:t>
            </w:r>
            <w:r w:rsidRPr="002A27F6">
              <w:rPr>
                <w:spacing w:val="-47"/>
                <w:sz w:val="20"/>
              </w:rPr>
              <w:t xml:space="preserve"> </w:t>
            </w:r>
            <w:r w:rsidRPr="002A27F6">
              <w:rPr>
                <w:sz w:val="20"/>
              </w:rPr>
              <w:t>legislation</w:t>
            </w:r>
            <w:r w:rsidRPr="002A27F6">
              <w:rPr>
                <w:spacing w:val="-1"/>
                <w:sz w:val="20"/>
              </w:rPr>
              <w:t xml:space="preserve"> </w:t>
            </w:r>
            <w:r w:rsidRPr="002A27F6">
              <w:rPr>
                <w:sz w:val="20"/>
              </w:rPr>
              <w:t>and</w:t>
            </w:r>
            <w:r w:rsidRPr="002A27F6">
              <w:rPr>
                <w:spacing w:val="1"/>
                <w:sz w:val="20"/>
              </w:rPr>
              <w:t xml:space="preserve"> </w:t>
            </w:r>
            <w:r w:rsidRPr="002A27F6">
              <w:rPr>
                <w:sz w:val="20"/>
              </w:rPr>
              <w:t>standards</w:t>
            </w:r>
          </w:p>
        </w:tc>
        <w:tc>
          <w:tcPr>
            <w:tcW w:w="5863" w:type="dxa"/>
          </w:tcPr>
          <w:p w14:paraId="53DC742E" w14:textId="77777777" w:rsidR="00F20E4F" w:rsidRPr="002A27F6" w:rsidRDefault="00000000">
            <w:pPr>
              <w:pStyle w:val="TableParagraph"/>
              <w:ind w:left="105"/>
              <w:rPr>
                <w:sz w:val="20"/>
              </w:rPr>
            </w:pPr>
            <w:r w:rsidRPr="002A27F6">
              <w:rPr>
                <w:sz w:val="20"/>
              </w:rPr>
              <w:t>6.2.1</w:t>
            </w:r>
            <w:r w:rsidRPr="002A27F6">
              <w:rPr>
                <w:spacing w:val="7"/>
                <w:sz w:val="20"/>
              </w:rPr>
              <w:t xml:space="preserve"> </w:t>
            </w:r>
            <w:r w:rsidRPr="002A27F6">
              <w:rPr>
                <w:sz w:val="20"/>
              </w:rPr>
              <w:t>Interpret</w:t>
            </w:r>
            <w:r w:rsidRPr="002A27F6">
              <w:rPr>
                <w:spacing w:val="6"/>
                <w:sz w:val="20"/>
              </w:rPr>
              <w:t xml:space="preserve"> </w:t>
            </w:r>
            <w:r w:rsidRPr="002A27F6">
              <w:rPr>
                <w:sz w:val="20"/>
              </w:rPr>
              <w:t>legislation,</w:t>
            </w:r>
            <w:r w:rsidRPr="002A27F6">
              <w:rPr>
                <w:spacing w:val="8"/>
                <w:sz w:val="20"/>
              </w:rPr>
              <w:t xml:space="preserve"> </w:t>
            </w:r>
            <w:r w:rsidRPr="002A27F6">
              <w:rPr>
                <w:sz w:val="20"/>
              </w:rPr>
              <w:t>regulations,</w:t>
            </w:r>
            <w:r w:rsidRPr="002A27F6">
              <w:rPr>
                <w:spacing w:val="9"/>
                <w:sz w:val="20"/>
              </w:rPr>
              <w:t xml:space="preserve"> </w:t>
            </w:r>
            <w:r w:rsidRPr="002A27F6">
              <w:rPr>
                <w:sz w:val="20"/>
              </w:rPr>
              <w:t>codes,</w:t>
            </w:r>
            <w:r w:rsidRPr="002A27F6">
              <w:rPr>
                <w:spacing w:val="9"/>
                <w:sz w:val="20"/>
              </w:rPr>
              <w:t xml:space="preserve"> </w:t>
            </w:r>
            <w:r w:rsidRPr="002A27F6">
              <w:rPr>
                <w:sz w:val="20"/>
              </w:rPr>
              <w:t>and</w:t>
            </w:r>
            <w:r w:rsidRPr="002A27F6">
              <w:rPr>
                <w:spacing w:val="10"/>
                <w:sz w:val="20"/>
              </w:rPr>
              <w:t xml:space="preserve"> </w:t>
            </w:r>
            <w:r w:rsidRPr="002A27F6">
              <w:rPr>
                <w:sz w:val="20"/>
              </w:rPr>
              <w:t>standards</w:t>
            </w:r>
            <w:r w:rsidRPr="002A27F6">
              <w:rPr>
                <w:spacing w:val="8"/>
                <w:sz w:val="20"/>
              </w:rPr>
              <w:t xml:space="preserve"> </w:t>
            </w:r>
            <w:r w:rsidRPr="002A27F6">
              <w:rPr>
                <w:sz w:val="20"/>
              </w:rPr>
              <w:t>relevant</w:t>
            </w:r>
            <w:r w:rsidRPr="002A27F6">
              <w:rPr>
                <w:spacing w:val="8"/>
                <w:sz w:val="20"/>
              </w:rPr>
              <w:t xml:space="preserve"> </w:t>
            </w:r>
            <w:r w:rsidRPr="002A27F6">
              <w:rPr>
                <w:sz w:val="20"/>
              </w:rPr>
              <w:t>to</w:t>
            </w:r>
            <w:r w:rsidRPr="002A27F6">
              <w:rPr>
                <w:spacing w:val="9"/>
                <w:sz w:val="20"/>
              </w:rPr>
              <w:t xml:space="preserve"> </w:t>
            </w:r>
            <w:r w:rsidRPr="002A27F6">
              <w:rPr>
                <w:sz w:val="20"/>
              </w:rPr>
              <w:t>your</w:t>
            </w:r>
            <w:r w:rsidRPr="002A27F6">
              <w:rPr>
                <w:spacing w:val="-47"/>
                <w:sz w:val="20"/>
              </w:rPr>
              <w:t xml:space="preserve"> </w:t>
            </w:r>
            <w:r w:rsidRPr="002A27F6">
              <w:rPr>
                <w:sz w:val="20"/>
              </w:rPr>
              <w:t>discipline</w:t>
            </w:r>
            <w:r w:rsidRPr="002A27F6">
              <w:rPr>
                <w:spacing w:val="-1"/>
                <w:sz w:val="20"/>
              </w:rPr>
              <w:t xml:space="preserve"> </w:t>
            </w:r>
            <w:r w:rsidRPr="002A27F6">
              <w:rPr>
                <w:sz w:val="20"/>
              </w:rPr>
              <w:t>and explain</w:t>
            </w:r>
            <w:r w:rsidRPr="002A27F6">
              <w:rPr>
                <w:spacing w:val="-2"/>
                <w:sz w:val="20"/>
              </w:rPr>
              <w:t xml:space="preserve"> </w:t>
            </w:r>
            <w:r w:rsidRPr="002A27F6">
              <w:rPr>
                <w:sz w:val="20"/>
              </w:rPr>
              <w:t>its</w:t>
            </w:r>
            <w:r w:rsidRPr="002A27F6">
              <w:rPr>
                <w:spacing w:val="-1"/>
                <w:sz w:val="20"/>
              </w:rPr>
              <w:t xml:space="preserve"> </w:t>
            </w:r>
            <w:r w:rsidRPr="002A27F6">
              <w:rPr>
                <w:sz w:val="20"/>
              </w:rPr>
              <w:t>contribution</w:t>
            </w:r>
            <w:r w:rsidRPr="002A27F6">
              <w:rPr>
                <w:spacing w:val="-2"/>
                <w:sz w:val="20"/>
              </w:rPr>
              <w:t xml:space="preserve"> </w:t>
            </w:r>
            <w:r w:rsidRPr="002A27F6">
              <w:rPr>
                <w:sz w:val="20"/>
              </w:rPr>
              <w:t>to the protection</w:t>
            </w:r>
            <w:r w:rsidRPr="002A27F6">
              <w:rPr>
                <w:spacing w:val="-2"/>
                <w:sz w:val="20"/>
              </w:rPr>
              <w:t xml:space="preserve"> </w:t>
            </w:r>
            <w:r w:rsidRPr="002A27F6">
              <w:rPr>
                <w:sz w:val="20"/>
              </w:rPr>
              <w:t>of</w:t>
            </w:r>
            <w:r w:rsidRPr="002A27F6">
              <w:rPr>
                <w:spacing w:val="-3"/>
                <w:sz w:val="20"/>
              </w:rPr>
              <w:t xml:space="preserve"> </w:t>
            </w:r>
            <w:r w:rsidRPr="002A27F6">
              <w:rPr>
                <w:sz w:val="20"/>
              </w:rPr>
              <w:t>the</w:t>
            </w:r>
            <w:r w:rsidRPr="002A27F6">
              <w:rPr>
                <w:spacing w:val="1"/>
                <w:sz w:val="20"/>
              </w:rPr>
              <w:t xml:space="preserve"> </w:t>
            </w:r>
            <w:r w:rsidRPr="002A27F6">
              <w:rPr>
                <w:sz w:val="20"/>
              </w:rPr>
              <w:t>public</w:t>
            </w:r>
          </w:p>
        </w:tc>
      </w:tr>
    </w:tbl>
    <w:p w14:paraId="052BCDAD" w14:textId="77777777" w:rsidR="00F20E4F" w:rsidRPr="002A27F6" w:rsidRDefault="00F20E4F">
      <w:pPr>
        <w:pStyle w:val="BodyText"/>
        <w:spacing w:before="4"/>
        <w:rPr>
          <w:sz w:val="28"/>
        </w:rPr>
      </w:pP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3836"/>
        <w:gridCol w:w="5871"/>
      </w:tblGrid>
      <w:tr w:rsidR="00F20E4F" w:rsidRPr="002A27F6" w14:paraId="0A81EF24" w14:textId="77777777">
        <w:trPr>
          <w:trHeight w:val="847"/>
        </w:trPr>
        <w:tc>
          <w:tcPr>
            <w:tcW w:w="9707" w:type="dxa"/>
            <w:gridSpan w:val="2"/>
          </w:tcPr>
          <w:p w14:paraId="7C7E0B3C" w14:textId="77777777" w:rsidR="00F20E4F" w:rsidRPr="002A27F6" w:rsidRDefault="00000000">
            <w:pPr>
              <w:pStyle w:val="TableParagraph"/>
              <w:spacing w:line="276" w:lineRule="exact"/>
              <w:ind w:left="107" w:right="108"/>
              <w:jc w:val="both"/>
              <w:rPr>
                <w:b/>
                <w:sz w:val="24"/>
              </w:rPr>
            </w:pPr>
            <w:r w:rsidRPr="002A27F6">
              <w:rPr>
                <w:b/>
                <w:sz w:val="24"/>
              </w:rPr>
              <w:t>PO 7: Environment and sustainability: Understand the impact of the professional engineering</w:t>
            </w:r>
            <w:r w:rsidRPr="002A27F6">
              <w:rPr>
                <w:b/>
                <w:spacing w:val="1"/>
                <w:sz w:val="24"/>
              </w:rPr>
              <w:t xml:space="preserve"> </w:t>
            </w:r>
            <w:r w:rsidRPr="002A27F6">
              <w:rPr>
                <w:b/>
                <w:sz w:val="24"/>
              </w:rPr>
              <w:t>solutions in societal and environmental contexts, and demonstrate the knowledge of, and the need</w:t>
            </w:r>
            <w:r w:rsidRPr="002A27F6">
              <w:rPr>
                <w:b/>
                <w:spacing w:val="1"/>
                <w:sz w:val="24"/>
              </w:rPr>
              <w:t xml:space="preserve"> </w:t>
            </w:r>
            <w:r w:rsidRPr="002A27F6">
              <w:rPr>
                <w:b/>
                <w:sz w:val="24"/>
              </w:rPr>
              <w:t>for</w:t>
            </w:r>
            <w:r w:rsidRPr="002A27F6">
              <w:rPr>
                <w:b/>
                <w:spacing w:val="-2"/>
                <w:sz w:val="24"/>
              </w:rPr>
              <w:t xml:space="preserve"> </w:t>
            </w:r>
            <w:r w:rsidRPr="002A27F6">
              <w:rPr>
                <w:b/>
                <w:sz w:val="24"/>
              </w:rPr>
              <w:t>sustainable development.</w:t>
            </w:r>
          </w:p>
        </w:tc>
      </w:tr>
      <w:tr w:rsidR="00F20E4F" w:rsidRPr="002A27F6" w14:paraId="19C60ADF" w14:textId="77777777">
        <w:trPr>
          <w:trHeight w:val="237"/>
        </w:trPr>
        <w:tc>
          <w:tcPr>
            <w:tcW w:w="3836" w:type="dxa"/>
          </w:tcPr>
          <w:p w14:paraId="35BFF2BF" w14:textId="77777777" w:rsidR="00F20E4F" w:rsidRPr="002A27F6" w:rsidRDefault="00000000">
            <w:pPr>
              <w:pStyle w:val="TableParagraph"/>
              <w:spacing w:line="212" w:lineRule="exact"/>
              <w:ind w:left="1291" w:right="1122"/>
              <w:jc w:val="center"/>
              <w:rPr>
                <w:b/>
                <w:sz w:val="20"/>
              </w:rPr>
            </w:pPr>
            <w:r w:rsidRPr="002A27F6">
              <w:rPr>
                <w:b/>
                <w:sz w:val="20"/>
              </w:rPr>
              <w:t>Competency</w:t>
            </w:r>
          </w:p>
        </w:tc>
        <w:tc>
          <w:tcPr>
            <w:tcW w:w="5871" w:type="dxa"/>
          </w:tcPr>
          <w:p w14:paraId="1FD06BD8" w14:textId="77777777" w:rsidR="00F20E4F" w:rsidRPr="002A27F6" w:rsidRDefault="00000000">
            <w:pPr>
              <w:pStyle w:val="TableParagraph"/>
              <w:spacing w:line="212" w:lineRule="exact"/>
              <w:ind w:left="2280" w:right="2560"/>
              <w:jc w:val="center"/>
              <w:rPr>
                <w:b/>
                <w:sz w:val="20"/>
              </w:rPr>
            </w:pPr>
            <w:r w:rsidRPr="002A27F6">
              <w:rPr>
                <w:b/>
                <w:sz w:val="20"/>
              </w:rPr>
              <w:t>Indicators</w:t>
            </w:r>
          </w:p>
        </w:tc>
      </w:tr>
      <w:tr w:rsidR="00F20E4F" w:rsidRPr="002A27F6" w14:paraId="27402AAD" w14:textId="77777777">
        <w:trPr>
          <w:trHeight w:val="941"/>
        </w:trPr>
        <w:tc>
          <w:tcPr>
            <w:tcW w:w="3836" w:type="dxa"/>
          </w:tcPr>
          <w:p w14:paraId="5D9BD8D6" w14:textId="77777777" w:rsidR="00F20E4F" w:rsidRPr="002A27F6" w:rsidRDefault="00000000">
            <w:pPr>
              <w:pStyle w:val="TableParagraph"/>
              <w:ind w:left="107" w:right="96"/>
              <w:rPr>
                <w:sz w:val="20"/>
              </w:rPr>
            </w:pPr>
            <w:r w:rsidRPr="002A27F6">
              <w:rPr>
                <w:sz w:val="20"/>
              </w:rPr>
              <w:t>7.1</w:t>
            </w:r>
            <w:r w:rsidRPr="002A27F6">
              <w:rPr>
                <w:spacing w:val="36"/>
                <w:sz w:val="20"/>
              </w:rPr>
              <w:t xml:space="preserve"> </w:t>
            </w:r>
            <w:r w:rsidRPr="002A27F6">
              <w:rPr>
                <w:sz w:val="20"/>
              </w:rPr>
              <w:t>Demonstrate</w:t>
            </w:r>
            <w:r w:rsidRPr="002A27F6">
              <w:rPr>
                <w:spacing w:val="35"/>
                <w:sz w:val="20"/>
              </w:rPr>
              <w:t xml:space="preserve"> </w:t>
            </w:r>
            <w:r w:rsidRPr="002A27F6">
              <w:rPr>
                <w:sz w:val="20"/>
              </w:rPr>
              <w:t>an</w:t>
            </w:r>
            <w:r w:rsidRPr="002A27F6">
              <w:rPr>
                <w:spacing w:val="35"/>
                <w:sz w:val="20"/>
              </w:rPr>
              <w:t xml:space="preserve"> </w:t>
            </w:r>
            <w:r w:rsidRPr="002A27F6">
              <w:rPr>
                <w:sz w:val="20"/>
              </w:rPr>
              <w:t>understanding</w:t>
            </w:r>
            <w:r w:rsidRPr="002A27F6">
              <w:rPr>
                <w:spacing w:val="33"/>
                <w:sz w:val="20"/>
              </w:rPr>
              <w:t xml:space="preserve"> </w:t>
            </w:r>
            <w:r w:rsidRPr="002A27F6">
              <w:rPr>
                <w:sz w:val="20"/>
              </w:rPr>
              <w:t>of</w:t>
            </w:r>
            <w:r w:rsidRPr="002A27F6">
              <w:rPr>
                <w:spacing w:val="33"/>
                <w:sz w:val="20"/>
              </w:rPr>
              <w:t xml:space="preserve"> </w:t>
            </w:r>
            <w:r w:rsidRPr="002A27F6">
              <w:rPr>
                <w:sz w:val="20"/>
              </w:rPr>
              <w:t>the</w:t>
            </w:r>
            <w:r w:rsidRPr="002A27F6">
              <w:rPr>
                <w:spacing w:val="-47"/>
                <w:sz w:val="20"/>
              </w:rPr>
              <w:t xml:space="preserve"> </w:t>
            </w:r>
            <w:r w:rsidRPr="002A27F6">
              <w:rPr>
                <w:sz w:val="20"/>
              </w:rPr>
              <w:t>impact</w:t>
            </w:r>
            <w:r w:rsidRPr="002A27F6">
              <w:rPr>
                <w:spacing w:val="3"/>
                <w:sz w:val="20"/>
              </w:rPr>
              <w:t xml:space="preserve"> </w:t>
            </w:r>
            <w:r w:rsidRPr="002A27F6">
              <w:rPr>
                <w:sz w:val="20"/>
              </w:rPr>
              <w:t>of</w:t>
            </w:r>
            <w:r w:rsidRPr="002A27F6">
              <w:rPr>
                <w:spacing w:val="1"/>
                <w:sz w:val="20"/>
              </w:rPr>
              <w:t xml:space="preserve"> </w:t>
            </w:r>
            <w:r w:rsidRPr="002A27F6">
              <w:rPr>
                <w:sz w:val="20"/>
              </w:rPr>
              <w:t>engineering</w:t>
            </w:r>
            <w:r w:rsidRPr="002A27F6">
              <w:rPr>
                <w:spacing w:val="3"/>
                <w:sz w:val="20"/>
              </w:rPr>
              <w:t xml:space="preserve"> </w:t>
            </w:r>
            <w:r w:rsidRPr="002A27F6">
              <w:rPr>
                <w:sz w:val="20"/>
              </w:rPr>
              <w:t>and</w:t>
            </w:r>
            <w:r w:rsidRPr="002A27F6">
              <w:rPr>
                <w:spacing w:val="4"/>
                <w:sz w:val="20"/>
              </w:rPr>
              <w:t xml:space="preserve"> </w:t>
            </w:r>
            <w:r w:rsidRPr="002A27F6">
              <w:rPr>
                <w:sz w:val="20"/>
              </w:rPr>
              <w:t>industrial</w:t>
            </w:r>
            <w:r w:rsidRPr="002A27F6">
              <w:rPr>
                <w:spacing w:val="4"/>
                <w:sz w:val="20"/>
              </w:rPr>
              <w:t xml:space="preserve"> </w:t>
            </w:r>
            <w:r w:rsidRPr="002A27F6">
              <w:rPr>
                <w:sz w:val="20"/>
              </w:rPr>
              <w:t>practices</w:t>
            </w:r>
          </w:p>
          <w:p w14:paraId="3EDA830D" w14:textId="77777777" w:rsidR="00F20E4F" w:rsidRPr="002A27F6" w:rsidRDefault="00000000">
            <w:pPr>
              <w:pStyle w:val="TableParagraph"/>
              <w:spacing w:line="230" w:lineRule="exact"/>
              <w:ind w:left="107" w:right="101"/>
              <w:rPr>
                <w:sz w:val="20"/>
              </w:rPr>
            </w:pPr>
            <w:r w:rsidRPr="002A27F6">
              <w:rPr>
                <w:sz w:val="20"/>
              </w:rPr>
              <w:t>on</w:t>
            </w:r>
            <w:r w:rsidRPr="002A27F6">
              <w:rPr>
                <w:spacing w:val="16"/>
                <w:sz w:val="20"/>
              </w:rPr>
              <w:t xml:space="preserve"> </w:t>
            </w:r>
            <w:r w:rsidRPr="002A27F6">
              <w:rPr>
                <w:sz w:val="20"/>
              </w:rPr>
              <w:t>social,</w:t>
            </w:r>
            <w:r w:rsidRPr="002A27F6">
              <w:rPr>
                <w:spacing w:val="18"/>
                <w:sz w:val="20"/>
              </w:rPr>
              <w:t xml:space="preserve"> </w:t>
            </w:r>
            <w:r w:rsidRPr="002A27F6">
              <w:rPr>
                <w:sz w:val="20"/>
              </w:rPr>
              <w:t>environmental</w:t>
            </w:r>
            <w:r w:rsidRPr="002A27F6">
              <w:rPr>
                <w:spacing w:val="17"/>
                <w:sz w:val="20"/>
              </w:rPr>
              <w:t xml:space="preserve"> </w:t>
            </w:r>
            <w:r w:rsidRPr="002A27F6">
              <w:rPr>
                <w:sz w:val="20"/>
              </w:rPr>
              <w:t>and</w:t>
            </w:r>
            <w:r w:rsidRPr="002A27F6">
              <w:rPr>
                <w:spacing w:val="18"/>
                <w:sz w:val="20"/>
              </w:rPr>
              <w:t xml:space="preserve"> </w:t>
            </w:r>
            <w:r w:rsidRPr="002A27F6">
              <w:rPr>
                <w:sz w:val="20"/>
              </w:rPr>
              <w:t>in</w:t>
            </w:r>
            <w:r w:rsidRPr="002A27F6">
              <w:rPr>
                <w:spacing w:val="16"/>
                <w:sz w:val="20"/>
              </w:rPr>
              <w:t xml:space="preserve"> </w:t>
            </w:r>
            <w:r w:rsidRPr="002A27F6">
              <w:rPr>
                <w:sz w:val="20"/>
              </w:rPr>
              <w:t>economic</w:t>
            </w:r>
            <w:r w:rsidRPr="002A27F6">
              <w:rPr>
                <w:spacing w:val="-47"/>
                <w:sz w:val="20"/>
              </w:rPr>
              <w:t xml:space="preserve"> </w:t>
            </w:r>
            <w:r w:rsidRPr="002A27F6">
              <w:rPr>
                <w:sz w:val="20"/>
              </w:rPr>
              <w:t>contexts</w:t>
            </w:r>
          </w:p>
        </w:tc>
        <w:tc>
          <w:tcPr>
            <w:tcW w:w="5871" w:type="dxa"/>
          </w:tcPr>
          <w:p w14:paraId="5FE2667B" w14:textId="77777777" w:rsidR="00F20E4F" w:rsidRPr="002A27F6" w:rsidRDefault="00000000">
            <w:pPr>
              <w:pStyle w:val="TableParagraph"/>
              <w:numPr>
                <w:ilvl w:val="2"/>
                <w:numId w:val="19"/>
              </w:numPr>
              <w:tabs>
                <w:tab w:val="left" w:pos="592"/>
              </w:tabs>
              <w:ind w:right="100" w:firstLine="0"/>
              <w:rPr>
                <w:sz w:val="20"/>
              </w:rPr>
            </w:pPr>
            <w:r w:rsidRPr="002A27F6">
              <w:rPr>
                <w:sz w:val="20"/>
              </w:rPr>
              <w:t>Identify risks/impacts</w:t>
            </w:r>
            <w:r w:rsidRPr="002A27F6">
              <w:rPr>
                <w:spacing w:val="1"/>
                <w:sz w:val="20"/>
              </w:rPr>
              <w:t xml:space="preserve"> </w:t>
            </w:r>
            <w:r w:rsidRPr="002A27F6">
              <w:rPr>
                <w:sz w:val="20"/>
              </w:rPr>
              <w:t>in the</w:t>
            </w:r>
            <w:r w:rsidRPr="002A27F6">
              <w:rPr>
                <w:spacing w:val="1"/>
                <w:sz w:val="20"/>
              </w:rPr>
              <w:t xml:space="preserve"> </w:t>
            </w:r>
            <w:r w:rsidRPr="002A27F6">
              <w:rPr>
                <w:sz w:val="20"/>
              </w:rPr>
              <w:t>life-cycle</w:t>
            </w:r>
            <w:r w:rsidRPr="002A27F6">
              <w:rPr>
                <w:spacing w:val="1"/>
                <w:sz w:val="20"/>
              </w:rPr>
              <w:t xml:space="preserve"> </w:t>
            </w:r>
            <w:r w:rsidRPr="002A27F6">
              <w:rPr>
                <w:sz w:val="20"/>
              </w:rPr>
              <w:t>of an</w:t>
            </w:r>
            <w:r w:rsidRPr="002A27F6">
              <w:rPr>
                <w:spacing w:val="1"/>
                <w:sz w:val="20"/>
              </w:rPr>
              <w:t xml:space="preserve"> </w:t>
            </w:r>
            <w:r w:rsidRPr="002A27F6">
              <w:rPr>
                <w:sz w:val="20"/>
              </w:rPr>
              <w:t>engineering</w:t>
            </w:r>
            <w:r w:rsidRPr="002A27F6">
              <w:rPr>
                <w:spacing w:val="1"/>
                <w:sz w:val="20"/>
              </w:rPr>
              <w:t xml:space="preserve"> </w:t>
            </w:r>
            <w:r w:rsidRPr="002A27F6">
              <w:rPr>
                <w:sz w:val="20"/>
              </w:rPr>
              <w:t>product</w:t>
            </w:r>
            <w:r w:rsidRPr="002A27F6">
              <w:rPr>
                <w:spacing w:val="1"/>
                <w:sz w:val="20"/>
              </w:rPr>
              <w:t xml:space="preserve"> </w:t>
            </w:r>
            <w:r w:rsidRPr="002A27F6">
              <w:rPr>
                <w:sz w:val="20"/>
              </w:rPr>
              <w:t>or</w:t>
            </w:r>
            <w:r w:rsidRPr="002A27F6">
              <w:rPr>
                <w:spacing w:val="-47"/>
                <w:sz w:val="20"/>
              </w:rPr>
              <w:t xml:space="preserve"> </w:t>
            </w:r>
            <w:r w:rsidRPr="002A27F6">
              <w:rPr>
                <w:sz w:val="20"/>
              </w:rPr>
              <w:t>activity</w:t>
            </w:r>
          </w:p>
          <w:p w14:paraId="0B8277F2" w14:textId="77777777" w:rsidR="00F20E4F" w:rsidRPr="002A27F6" w:rsidRDefault="00000000">
            <w:pPr>
              <w:pStyle w:val="TableParagraph"/>
              <w:numPr>
                <w:ilvl w:val="2"/>
                <w:numId w:val="19"/>
              </w:numPr>
              <w:tabs>
                <w:tab w:val="left" w:pos="561"/>
              </w:tabs>
              <w:spacing w:line="230" w:lineRule="exact"/>
              <w:ind w:right="100" w:firstLine="0"/>
              <w:rPr>
                <w:sz w:val="20"/>
              </w:rPr>
            </w:pPr>
            <w:r w:rsidRPr="002A27F6">
              <w:rPr>
                <w:sz w:val="20"/>
              </w:rPr>
              <w:t>Understand the</w:t>
            </w:r>
            <w:r w:rsidRPr="002A27F6">
              <w:rPr>
                <w:spacing w:val="3"/>
                <w:sz w:val="20"/>
              </w:rPr>
              <w:t xml:space="preserve"> </w:t>
            </w:r>
            <w:r w:rsidRPr="002A27F6">
              <w:rPr>
                <w:sz w:val="20"/>
              </w:rPr>
              <w:t>relationship between</w:t>
            </w:r>
            <w:r w:rsidRPr="002A27F6">
              <w:rPr>
                <w:spacing w:val="1"/>
                <w:sz w:val="20"/>
              </w:rPr>
              <w:t xml:space="preserve"> </w:t>
            </w:r>
            <w:r w:rsidRPr="002A27F6">
              <w:rPr>
                <w:sz w:val="20"/>
              </w:rPr>
              <w:t>the</w:t>
            </w:r>
            <w:r w:rsidRPr="002A27F6">
              <w:rPr>
                <w:spacing w:val="1"/>
                <w:sz w:val="20"/>
              </w:rPr>
              <w:t xml:space="preserve"> </w:t>
            </w:r>
            <w:r w:rsidRPr="002A27F6">
              <w:rPr>
                <w:sz w:val="20"/>
              </w:rPr>
              <w:t>technical, socio-economic and</w:t>
            </w:r>
            <w:r w:rsidRPr="002A27F6">
              <w:rPr>
                <w:spacing w:val="-47"/>
                <w:sz w:val="20"/>
              </w:rPr>
              <w:t xml:space="preserve"> </w:t>
            </w:r>
            <w:r w:rsidRPr="002A27F6">
              <w:rPr>
                <w:sz w:val="20"/>
              </w:rPr>
              <w:t>environmental</w:t>
            </w:r>
            <w:r w:rsidRPr="002A27F6">
              <w:rPr>
                <w:spacing w:val="-1"/>
                <w:sz w:val="20"/>
              </w:rPr>
              <w:t xml:space="preserve"> </w:t>
            </w:r>
            <w:r w:rsidRPr="002A27F6">
              <w:rPr>
                <w:sz w:val="20"/>
              </w:rPr>
              <w:t>dimensions</w:t>
            </w:r>
            <w:r w:rsidRPr="002A27F6">
              <w:rPr>
                <w:spacing w:val="-1"/>
                <w:sz w:val="20"/>
              </w:rPr>
              <w:t xml:space="preserve"> </w:t>
            </w:r>
            <w:r w:rsidRPr="002A27F6">
              <w:rPr>
                <w:sz w:val="20"/>
              </w:rPr>
              <w:t>of</w:t>
            </w:r>
            <w:r w:rsidRPr="002A27F6">
              <w:rPr>
                <w:spacing w:val="1"/>
                <w:sz w:val="20"/>
              </w:rPr>
              <w:t xml:space="preserve"> </w:t>
            </w:r>
            <w:r w:rsidRPr="002A27F6">
              <w:rPr>
                <w:sz w:val="20"/>
              </w:rPr>
              <w:t>sustainability</w:t>
            </w:r>
          </w:p>
        </w:tc>
      </w:tr>
      <w:tr w:rsidR="00F20E4F" w:rsidRPr="002A27F6" w14:paraId="33CD0755" w14:textId="77777777">
        <w:trPr>
          <w:trHeight w:val="835"/>
        </w:trPr>
        <w:tc>
          <w:tcPr>
            <w:tcW w:w="3836" w:type="dxa"/>
          </w:tcPr>
          <w:p w14:paraId="63B1E552" w14:textId="77777777" w:rsidR="00F20E4F" w:rsidRPr="002A27F6" w:rsidRDefault="00000000">
            <w:pPr>
              <w:pStyle w:val="TableParagraph"/>
              <w:ind w:left="107" w:right="122"/>
              <w:rPr>
                <w:sz w:val="20"/>
              </w:rPr>
            </w:pPr>
            <w:r w:rsidRPr="002A27F6">
              <w:rPr>
                <w:sz w:val="20"/>
              </w:rPr>
              <w:t>7.2</w:t>
            </w:r>
            <w:r w:rsidRPr="002A27F6">
              <w:rPr>
                <w:spacing w:val="-1"/>
                <w:sz w:val="20"/>
              </w:rPr>
              <w:t xml:space="preserve"> </w:t>
            </w:r>
            <w:r w:rsidRPr="002A27F6">
              <w:rPr>
                <w:sz w:val="20"/>
              </w:rPr>
              <w:t>Demonstrate</w:t>
            </w:r>
            <w:r w:rsidRPr="002A27F6">
              <w:rPr>
                <w:spacing w:val="-2"/>
                <w:sz w:val="20"/>
              </w:rPr>
              <w:t xml:space="preserve"> </w:t>
            </w:r>
            <w:r w:rsidRPr="002A27F6">
              <w:rPr>
                <w:sz w:val="20"/>
              </w:rPr>
              <w:t>an</w:t>
            </w:r>
            <w:r w:rsidRPr="002A27F6">
              <w:rPr>
                <w:spacing w:val="-2"/>
                <w:sz w:val="20"/>
              </w:rPr>
              <w:t xml:space="preserve"> </w:t>
            </w:r>
            <w:r w:rsidRPr="002A27F6">
              <w:rPr>
                <w:sz w:val="20"/>
              </w:rPr>
              <w:t>ability</w:t>
            </w:r>
            <w:r w:rsidRPr="002A27F6">
              <w:rPr>
                <w:spacing w:val="-3"/>
                <w:sz w:val="20"/>
              </w:rPr>
              <w:t xml:space="preserve"> </w:t>
            </w:r>
            <w:r w:rsidRPr="002A27F6">
              <w:rPr>
                <w:sz w:val="20"/>
              </w:rPr>
              <w:t>to</w:t>
            </w:r>
            <w:r w:rsidRPr="002A27F6">
              <w:rPr>
                <w:spacing w:val="2"/>
                <w:sz w:val="20"/>
              </w:rPr>
              <w:t xml:space="preserve"> </w:t>
            </w:r>
            <w:r w:rsidRPr="002A27F6">
              <w:rPr>
                <w:sz w:val="20"/>
              </w:rPr>
              <w:t>apply</w:t>
            </w:r>
            <w:r w:rsidRPr="002A27F6">
              <w:rPr>
                <w:spacing w:val="-6"/>
                <w:sz w:val="20"/>
              </w:rPr>
              <w:t xml:space="preserve"> </w:t>
            </w:r>
            <w:r w:rsidRPr="002A27F6">
              <w:rPr>
                <w:sz w:val="20"/>
              </w:rPr>
              <w:t>principles</w:t>
            </w:r>
            <w:r w:rsidRPr="002A27F6">
              <w:rPr>
                <w:spacing w:val="-47"/>
                <w:sz w:val="20"/>
              </w:rPr>
              <w:t xml:space="preserve"> </w:t>
            </w:r>
            <w:r w:rsidRPr="002A27F6">
              <w:rPr>
                <w:sz w:val="20"/>
              </w:rPr>
              <w:t>of</w:t>
            </w:r>
            <w:r w:rsidRPr="002A27F6">
              <w:rPr>
                <w:spacing w:val="-3"/>
                <w:sz w:val="20"/>
              </w:rPr>
              <w:t xml:space="preserve"> </w:t>
            </w:r>
            <w:r w:rsidRPr="002A27F6">
              <w:rPr>
                <w:sz w:val="20"/>
              </w:rPr>
              <w:t>sustainable</w:t>
            </w:r>
            <w:r w:rsidRPr="002A27F6">
              <w:rPr>
                <w:spacing w:val="-1"/>
                <w:sz w:val="20"/>
              </w:rPr>
              <w:t xml:space="preserve"> </w:t>
            </w:r>
            <w:r w:rsidRPr="002A27F6">
              <w:rPr>
                <w:sz w:val="20"/>
              </w:rPr>
              <w:t>design</w:t>
            </w:r>
            <w:r w:rsidRPr="002A27F6">
              <w:rPr>
                <w:spacing w:val="-2"/>
                <w:sz w:val="20"/>
              </w:rPr>
              <w:t xml:space="preserve"> </w:t>
            </w:r>
            <w:r w:rsidRPr="002A27F6">
              <w:rPr>
                <w:sz w:val="20"/>
              </w:rPr>
              <w:t>and</w:t>
            </w:r>
            <w:r w:rsidRPr="002A27F6">
              <w:rPr>
                <w:spacing w:val="1"/>
                <w:sz w:val="20"/>
              </w:rPr>
              <w:t xml:space="preserve"> </w:t>
            </w:r>
            <w:r w:rsidRPr="002A27F6">
              <w:rPr>
                <w:sz w:val="20"/>
              </w:rPr>
              <w:t>development</w:t>
            </w:r>
          </w:p>
        </w:tc>
        <w:tc>
          <w:tcPr>
            <w:tcW w:w="5871" w:type="dxa"/>
          </w:tcPr>
          <w:p w14:paraId="3AB756A7" w14:textId="77777777" w:rsidR="00F20E4F" w:rsidRPr="002A27F6" w:rsidRDefault="00000000">
            <w:pPr>
              <w:pStyle w:val="TableParagraph"/>
              <w:numPr>
                <w:ilvl w:val="2"/>
                <w:numId w:val="20"/>
              </w:numPr>
              <w:tabs>
                <w:tab w:val="left" w:pos="558"/>
              </w:tabs>
              <w:spacing w:line="222" w:lineRule="exact"/>
              <w:rPr>
                <w:sz w:val="20"/>
              </w:rPr>
            </w:pPr>
            <w:r w:rsidRPr="002A27F6">
              <w:rPr>
                <w:sz w:val="20"/>
              </w:rPr>
              <w:t>Describe</w:t>
            </w:r>
            <w:r w:rsidRPr="002A27F6">
              <w:rPr>
                <w:spacing w:val="-5"/>
                <w:sz w:val="20"/>
              </w:rPr>
              <w:t xml:space="preserve"> </w:t>
            </w:r>
            <w:r w:rsidRPr="002A27F6">
              <w:rPr>
                <w:sz w:val="20"/>
              </w:rPr>
              <w:t>management</w:t>
            </w:r>
            <w:r w:rsidRPr="002A27F6">
              <w:rPr>
                <w:spacing w:val="-5"/>
                <w:sz w:val="20"/>
              </w:rPr>
              <w:t xml:space="preserve"> </w:t>
            </w:r>
            <w:r w:rsidRPr="002A27F6">
              <w:rPr>
                <w:sz w:val="20"/>
              </w:rPr>
              <w:t>techniques</w:t>
            </w:r>
            <w:r w:rsidRPr="002A27F6">
              <w:rPr>
                <w:spacing w:val="-2"/>
                <w:sz w:val="20"/>
              </w:rPr>
              <w:t xml:space="preserve"> </w:t>
            </w:r>
            <w:r w:rsidRPr="002A27F6">
              <w:rPr>
                <w:sz w:val="20"/>
              </w:rPr>
              <w:t>for</w:t>
            </w:r>
            <w:r w:rsidRPr="002A27F6">
              <w:rPr>
                <w:spacing w:val="-5"/>
                <w:sz w:val="20"/>
              </w:rPr>
              <w:t xml:space="preserve"> </w:t>
            </w:r>
            <w:r w:rsidRPr="002A27F6">
              <w:rPr>
                <w:sz w:val="20"/>
              </w:rPr>
              <w:t>sustainable</w:t>
            </w:r>
            <w:r w:rsidRPr="002A27F6">
              <w:rPr>
                <w:spacing w:val="-4"/>
                <w:sz w:val="20"/>
              </w:rPr>
              <w:t xml:space="preserve"> </w:t>
            </w:r>
            <w:r w:rsidRPr="002A27F6">
              <w:rPr>
                <w:sz w:val="20"/>
              </w:rPr>
              <w:t>development</w:t>
            </w:r>
          </w:p>
          <w:p w14:paraId="268412AC" w14:textId="77777777" w:rsidR="00F20E4F" w:rsidRPr="002A27F6" w:rsidRDefault="00000000">
            <w:pPr>
              <w:pStyle w:val="TableParagraph"/>
              <w:numPr>
                <w:ilvl w:val="2"/>
                <w:numId w:val="20"/>
              </w:numPr>
              <w:tabs>
                <w:tab w:val="left" w:pos="558"/>
              </w:tabs>
              <w:ind w:left="105" w:right="264" w:firstLine="0"/>
              <w:rPr>
                <w:sz w:val="20"/>
              </w:rPr>
            </w:pPr>
            <w:r w:rsidRPr="002A27F6">
              <w:rPr>
                <w:sz w:val="20"/>
              </w:rPr>
              <w:t>Apply principles of preventive engineering and sustainable</w:t>
            </w:r>
            <w:r w:rsidRPr="002A27F6">
              <w:rPr>
                <w:spacing w:val="1"/>
                <w:sz w:val="20"/>
              </w:rPr>
              <w:t xml:space="preserve"> </w:t>
            </w:r>
            <w:r w:rsidRPr="002A27F6">
              <w:rPr>
                <w:sz w:val="20"/>
              </w:rPr>
              <w:t>development</w:t>
            </w:r>
            <w:r w:rsidRPr="002A27F6">
              <w:rPr>
                <w:spacing w:val="-4"/>
                <w:sz w:val="20"/>
              </w:rPr>
              <w:t xml:space="preserve"> </w:t>
            </w:r>
            <w:r w:rsidRPr="002A27F6">
              <w:rPr>
                <w:sz w:val="20"/>
              </w:rPr>
              <w:t>to</w:t>
            </w:r>
            <w:r w:rsidRPr="002A27F6">
              <w:rPr>
                <w:spacing w:val="-1"/>
                <w:sz w:val="20"/>
              </w:rPr>
              <w:t xml:space="preserve"> </w:t>
            </w:r>
            <w:r w:rsidRPr="002A27F6">
              <w:rPr>
                <w:sz w:val="20"/>
              </w:rPr>
              <w:t>an</w:t>
            </w:r>
            <w:r w:rsidRPr="002A27F6">
              <w:rPr>
                <w:spacing w:val="-3"/>
                <w:sz w:val="20"/>
              </w:rPr>
              <w:t xml:space="preserve"> </w:t>
            </w:r>
            <w:r w:rsidRPr="002A27F6">
              <w:rPr>
                <w:sz w:val="20"/>
              </w:rPr>
              <w:t>engineering</w:t>
            </w:r>
            <w:r w:rsidRPr="002A27F6">
              <w:rPr>
                <w:spacing w:val="-3"/>
                <w:sz w:val="20"/>
              </w:rPr>
              <w:t xml:space="preserve"> </w:t>
            </w:r>
            <w:r w:rsidRPr="002A27F6">
              <w:rPr>
                <w:sz w:val="20"/>
              </w:rPr>
              <w:t>activity</w:t>
            </w:r>
            <w:r w:rsidRPr="002A27F6">
              <w:rPr>
                <w:spacing w:val="-6"/>
                <w:sz w:val="20"/>
              </w:rPr>
              <w:t xml:space="preserve"> </w:t>
            </w:r>
            <w:r w:rsidRPr="002A27F6">
              <w:rPr>
                <w:sz w:val="20"/>
              </w:rPr>
              <w:t>or</w:t>
            </w:r>
            <w:r w:rsidRPr="002A27F6">
              <w:rPr>
                <w:spacing w:val="-2"/>
                <w:sz w:val="20"/>
              </w:rPr>
              <w:t xml:space="preserve"> </w:t>
            </w:r>
            <w:r w:rsidRPr="002A27F6">
              <w:rPr>
                <w:sz w:val="20"/>
              </w:rPr>
              <w:t>product</w:t>
            </w:r>
            <w:r w:rsidRPr="002A27F6">
              <w:rPr>
                <w:spacing w:val="-2"/>
                <w:sz w:val="20"/>
              </w:rPr>
              <w:t xml:space="preserve"> </w:t>
            </w:r>
            <w:r w:rsidRPr="002A27F6">
              <w:rPr>
                <w:sz w:val="20"/>
              </w:rPr>
              <w:t>relevant</w:t>
            </w:r>
            <w:r w:rsidRPr="002A27F6">
              <w:rPr>
                <w:spacing w:val="-3"/>
                <w:sz w:val="20"/>
              </w:rPr>
              <w:t xml:space="preserve"> </w:t>
            </w:r>
            <w:r w:rsidRPr="002A27F6">
              <w:rPr>
                <w:sz w:val="20"/>
              </w:rPr>
              <w:t>to</w:t>
            </w:r>
            <w:r w:rsidRPr="002A27F6">
              <w:rPr>
                <w:spacing w:val="-2"/>
                <w:sz w:val="20"/>
              </w:rPr>
              <w:t xml:space="preserve"> </w:t>
            </w:r>
            <w:r w:rsidRPr="002A27F6">
              <w:rPr>
                <w:sz w:val="20"/>
              </w:rPr>
              <w:t>the</w:t>
            </w:r>
            <w:r w:rsidRPr="002A27F6">
              <w:rPr>
                <w:spacing w:val="-2"/>
                <w:sz w:val="20"/>
              </w:rPr>
              <w:t xml:space="preserve"> </w:t>
            </w:r>
            <w:r w:rsidRPr="002A27F6">
              <w:rPr>
                <w:sz w:val="20"/>
              </w:rPr>
              <w:t>discipline</w:t>
            </w:r>
          </w:p>
        </w:tc>
      </w:tr>
    </w:tbl>
    <w:p w14:paraId="5B9F2038" w14:textId="77777777" w:rsidR="00F20E4F" w:rsidRPr="002A27F6" w:rsidRDefault="00F20E4F">
      <w:pPr>
        <w:pStyle w:val="BodyText"/>
        <w:spacing w:before="4"/>
        <w:rPr>
          <w:sz w:val="28"/>
        </w:rPr>
      </w:pPr>
    </w:p>
    <w:tbl>
      <w:tblPr>
        <w:tblW w:w="9781"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3804"/>
        <w:gridCol w:w="17"/>
        <w:gridCol w:w="5848"/>
        <w:gridCol w:w="112"/>
      </w:tblGrid>
      <w:tr w:rsidR="00F20E4F" w:rsidRPr="002A27F6" w14:paraId="64729887" w14:textId="77777777">
        <w:trPr>
          <w:gridAfter w:val="1"/>
          <w:wAfter w:w="112" w:type="dxa"/>
          <w:trHeight w:val="604"/>
        </w:trPr>
        <w:tc>
          <w:tcPr>
            <w:tcW w:w="9669" w:type="dxa"/>
            <w:gridSpan w:val="3"/>
          </w:tcPr>
          <w:p w14:paraId="02A3E41B" w14:textId="77777777" w:rsidR="00F20E4F" w:rsidRPr="002A27F6" w:rsidRDefault="00000000">
            <w:pPr>
              <w:pStyle w:val="TableParagraph"/>
              <w:ind w:left="107"/>
              <w:rPr>
                <w:b/>
              </w:rPr>
            </w:pPr>
            <w:r w:rsidRPr="002A27F6">
              <w:rPr>
                <w:b/>
              </w:rPr>
              <w:t>PO</w:t>
            </w:r>
            <w:r w:rsidRPr="002A27F6">
              <w:rPr>
                <w:b/>
                <w:spacing w:val="10"/>
              </w:rPr>
              <w:t xml:space="preserve"> </w:t>
            </w:r>
            <w:r w:rsidRPr="002A27F6">
              <w:rPr>
                <w:b/>
              </w:rPr>
              <w:t>8:</w:t>
            </w:r>
            <w:r w:rsidRPr="002A27F6">
              <w:rPr>
                <w:b/>
                <w:spacing w:val="10"/>
              </w:rPr>
              <w:t xml:space="preserve"> </w:t>
            </w:r>
            <w:r w:rsidRPr="002A27F6">
              <w:rPr>
                <w:b/>
              </w:rPr>
              <w:t>Ethics:</w:t>
            </w:r>
            <w:r w:rsidRPr="002A27F6">
              <w:rPr>
                <w:b/>
                <w:spacing w:val="8"/>
              </w:rPr>
              <w:t xml:space="preserve"> </w:t>
            </w:r>
            <w:r w:rsidRPr="002A27F6">
              <w:rPr>
                <w:b/>
              </w:rPr>
              <w:t>Apply</w:t>
            </w:r>
            <w:r w:rsidRPr="002A27F6">
              <w:rPr>
                <w:b/>
                <w:spacing w:val="7"/>
              </w:rPr>
              <w:t xml:space="preserve"> </w:t>
            </w:r>
            <w:r w:rsidRPr="002A27F6">
              <w:rPr>
                <w:b/>
              </w:rPr>
              <w:t>ethical</w:t>
            </w:r>
            <w:r w:rsidRPr="002A27F6">
              <w:rPr>
                <w:b/>
                <w:spacing w:val="10"/>
              </w:rPr>
              <w:t xml:space="preserve"> </w:t>
            </w:r>
            <w:r w:rsidRPr="002A27F6">
              <w:rPr>
                <w:b/>
              </w:rPr>
              <w:t>principles</w:t>
            </w:r>
            <w:r w:rsidRPr="002A27F6">
              <w:rPr>
                <w:b/>
                <w:spacing w:val="8"/>
              </w:rPr>
              <w:t xml:space="preserve"> </w:t>
            </w:r>
            <w:r w:rsidRPr="002A27F6">
              <w:rPr>
                <w:b/>
              </w:rPr>
              <w:t>and</w:t>
            </w:r>
            <w:r w:rsidRPr="002A27F6">
              <w:rPr>
                <w:b/>
                <w:spacing w:val="6"/>
              </w:rPr>
              <w:t xml:space="preserve"> </w:t>
            </w:r>
            <w:r w:rsidRPr="002A27F6">
              <w:rPr>
                <w:b/>
              </w:rPr>
              <w:t>commit</w:t>
            </w:r>
            <w:r w:rsidRPr="002A27F6">
              <w:rPr>
                <w:b/>
                <w:spacing w:val="5"/>
              </w:rPr>
              <w:t xml:space="preserve"> </w:t>
            </w:r>
            <w:r w:rsidRPr="002A27F6">
              <w:rPr>
                <w:b/>
              </w:rPr>
              <w:t>to</w:t>
            </w:r>
            <w:r w:rsidRPr="002A27F6">
              <w:rPr>
                <w:b/>
                <w:spacing w:val="8"/>
              </w:rPr>
              <w:t xml:space="preserve"> </w:t>
            </w:r>
            <w:r w:rsidRPr="002A27F6">
              <w:rPr>
                <w:b/>
              </w:rPr>
              <w:t>professional</w:t>
            </w:r>
            <w:r w:rsidRPr="002A27F6">
              <w:rPr>
                <w:b/>
                <w:spacing w:val="10"/>
              </w:rPr>
              <w:t xml:space="preserve"> </w:t>
            </w:r>
            <w:r w:rsidRPr="002A27F6">
              <w:rPr>
                <w:b/>
              </w:rPr>
              <w:t>ethics</w:t>
            </w:r>
            <w:r w:rsidRPr="002A27F6">
              <w:rPr>
                <w:b/>
                <w:spacing w:val="8"/>
              </w:rPr>
              <w:t xml:space="preserve"> </w:t>
            </w:r>
            <w:r w:rsidRPr="002A27F6">
              <w:rPr>
                <w:b/>
              </w:rPr>
              <w:t>and</w:t>
            </w:r>
            <w:r w:rsidRPr="002A27F6">
              <w:rPr>
                <w:b/>
                <w:spacing w:val="6"/>
              </w:rPr>
              <w:t xml:space="preserve"> </w:t>
            </w:r>
            <w:r w:rsidRPr="002A27F6">
              <w:rPr>
                <w:b/>
              </w:rPr>
              <w:t>responsibilities</w:t>
            </w:r>
            <w:r w:rsidRPr="002A27F6">
              <w:rPr>
                <w:b/>
                <w:spacing w:val="10"/>
              </w:rPr>
              <w:t xml:space="preserve"> </w:t>
            </w:r>
            <w:r w:rsidRPr="002A27F6">
              <w:rPr>
                <w:b/>
              </w:rPr>
              <w:t>and</w:t>
            </w:r>
            <w:r w:rsidRPr="002A27F6">
              <w:rPr>
                <w:b/>
                <w:spacing w:val="9"/>
              </w:rPr>
              <w:t xml:space="preserve"> </w:t>
            </w:r>
            <w:r w:rsidRPr="002A27F6">
              <w:rPr>
                <w:b/>
              </w:rPr>
              <w:t>norms</w:t>
            </w:r>
            <w:r w:rsidRPr="002A27F6">
              <w:rPr>
                <w:b/>
                <w:spacing w:val="7"/>
              </w:rPr>
              <w:t xml:space="preserve"> </w:t>
            </w:r>
            <w:r w:rsidRPr="002A27F6">
              <w:rPr>
                <w:b/>
              </w:rPr>
              <w:t>of</w:t>
            </w:r>
            <w:r w:rsidRPr="002A27F6">
              <w:rPr>
                <w:b/>
                <w:spacing w:val="-52"/>
              </w:rPr>
              <w:t xml:space="preserve"> </w:t>
            </w:r>
            <w:r w:rsidRPr="002A27F6">
              <w:rPr>
                <w:b/>
              </w:rPr>
              <w:t>the</w:t>
            </w:r>
            <w:r w:rsidRPr="002A27F6">
              <w:rPr>
                <w:b/>
                <w:spacing w:val="-1"/>
              </w:rPr>
              <w:t xml:space="preserve"> </w:t>
            </w:r>
            <w:r w:rsidRPr="002A27F6">
              <w:rPr>
                <w:b/>
              </w:rPr>
              <w:t>engineering practice</w:t>
            </w:r>
          </w:p>
        </w:tc>
      </w:tr>
      <w:tr w:rsidR="00F20E4F" w:rsidRPr="002A27F6" w14:paraId="0AF68A85" w14:textId="77777777">
        <w:trPr>
          <w:gridAfter w:val="1"/>
          <w:wAfter w:w="112" w:type="dxa"/>
          <w:trHeight w:val="252"/>
        </w:trPr>
        <w:tc>
          <w:tcPr>
            <w:tcW w:w="3821" w:type="dxa"/>
            <w:gridSpan w:val="2"/>
          </w:tcPr>
          <w:p w14:paraId="1B526025" w14:textId="77777777" w:rsidR="00F20E4F" w:rsidRPr="002A27F6" w:rsidRDefault="00000000">
            <w:pPr>
              <w:pStyle w:val="TableParagraph"/>
              <w:spacing w:line="212" w:lineRule="exact"/>
              <w:ind w:left="1166" w:right="1284"/>
              <w:jc w:val="center"/>
              <w:rPr>
                <w:b/>
                <w:sz w:val="20"/>
              </w:rPr>
            </w:pPr>
            <w:r w:rsidRPr="002A27F6">
              <w:rPr>
                <w:b/>
                <w:sz w:val="20"/>
              </w:rPr>
              <w:t>Competency</w:t>
            </w:r>
          </w:p>
        </w:tc>
        <w:tc>
          <w:tcPr>
            <w:tcW w:w="5848" w:type="dxa"/>
          </w:tcPr>
          <w:p w14:paraId="423F218A" w14:textId="77777777" w:rsidR="00F20E4F" w:rsidRPr="002A27F6" w:rsidRDefault="00000000">
            <w:pPr>
              <w:pStyle w:val="TableParagraph"/>
              <w:spacing w:line="212" w:lineRule="exact"/>
              <w:ind w:left="2421" w:right="2430"/>
              <w:jc w:val="center"/>
              <w:rPr>
                <w:b/>
                <w:sz w:val="20"/>
              </w:rPr>
            </w:pPr>
            <w:r w:rsidRPr="002A27F6">
              <w:rPr>
                <w:b/>
                <w:sz w:val="20"/>
              </w:rPr>
              <w:t>Indicators</w:t>
            </w:r>
          </w:p>
        </w:tc>
      </w:tr>
      <w:tr w:rsidR="00F20E4F" w:rsidRPr="002A27F6" w14:paraId="5E2A8B77" w14:textId="77777777">
        <w:trPr>
          <w:gridAfter w:val="1"/>
          <w:wAfter w:w="112" w:type="dxa"/>
          <w:trHeight w:val="528"/>
        </w:trPr>
        <w:tc>
          <w:tcPr>
            <w:tcW w:w="3821" w:type="dxa"/>
            <w:gridSpan w:val="2"/>
          </w:tcPr>
          <w:p w14:paraId="2F2CCC8F" w14:textId="77777777" w:rsidR="00F20E4F" w:rsidRPr="002A27F6" w:rsidRDefault="00000000">
            <w:pPr>
              <w:pStyle w:val="TableParagraph"/>
              <w:spacing w:line="237" w:lineRule="auto"/>
              <w:ind w:left="107" w:right="95"/>
              <w:rPr>
                <w:sz w:val="20"/>
              </w:rPr>
            </w:pPr>
            <w:r w:rsidRPr="002A27F6">
              <w:rPr>
                <w:spacing w:val="-1"/>
                <w:sz w:val="20"/>
              </w:rPr>
              <w:t>8.1</w:t>
            </w:r>
            <w:r w:rsidRPr="002A27F6">
              <w:rPr>
                <w:spacing w:val="-7"/>
                <w:sz w:val="20"/>
              </w:rPr>
              <w:t xml:space="preserve"> </w:t>
            </w:r>
            <w:r w:rsidRPr="002A27F6">
              <w:rPr>
                <w:spacing w:val="-1"/>
                <w:sz w:val="20"/>
              </w:rPr>
              <w:t>Demonstrate</w:t>
            </w:r>
            <w:r w:rsidRPr="002A27F6">
              <w:rPr>
                <w:spacing w:val="-7"/>
                <w:sz w:val="20"/>
              </w:rPr>
              <w:t xml:space="preserve"> </w:t>
            </w:r>
            <w:r w:rsidRPr="002A27F6">
              <w:rPr>
                <w:sz w:val="20"/>
              </w:rPr>
              <w:t>an</w:t>
            </w:r>
            <w:r w:rsidRPr="002A27F6">
              <w:rPr>
                <w:spacing w:val="-9"/>
                <w:sz w:val="20"/>
              </w:rPr>
              <w:t xml:space="preserve"> </w:t>
            </w:r>
            <w:r w:rsidRPr="002A27F6">
              <w:rPr>
                <w:sz w:val="20"/>
              </w:rPr>
              <w:t>ability</w:t>
            </w:r>
            <w:r w:rsidRPr="002A27F6">
              <w:rPr>
                <w:spacing w:val="-11"/>
                <w:sz w:val="20"/>
              </w:rPr>
              <w:t xml:space="preserve"> </w:t>
            </w:r>
            <w:r w:rsidRPr="002A27F6">
              <w:rPr>
                <w:sz w:val="20"/>
              </w:rPr>
              <w:t>to</w:t>
            </w:r>
            <w:r w:rsidRPr="002A27F6">
              <w:rPr>
                <w:spacing w:val="-7"/>
                <w:sz w:val="20"/>
              </w:rPr>
              <w:t xml:space="preserve"> </w:t>
            </w:r>
            <w:r w:rsidRPr="002A27F6">
              <w:rPr>
                <w:sz w:val="20"/>
              </w:rPr>
              <w:t>recognize</w:t>
            </w:r>
            <w:r w:rsidRPr="002A27F6">
              <w:rPr>
                <w:spacing w:val="-7"/>
                <w:sz w:val="20"/>
              </w:rPr>
              <w:t xml:space="preserve"> </w:t>
            </w:r>
            <w:r w:rsidRPr="002A27F6">
              <w:rPr>
                <w:sz w:val="20"/>
              </w:rPr>
              <w:t>ethical dilemmas</w:t>
            </w:r>
          </w:p>
        </w:tc>
        <w:tc>
          <w:tcPr>
            <w:tcW w:w="5848" w:type="dxa"/>
          </w:tcPr>
          <w:p w14:paraId="64B06549" w14:textId="77777777" w:rsidR="00F20E4F" w:rsidRPr="002A27F6" w:rsidRDefault="00000000">
            <w:pPr>
              <w:pStyle w:val="TableParagraph"/>
              <w:spacing w:line="237" w:lineRule="auto"/>
              <w:ind w:left="105"/>
              <w:rPr>
                <w:sz w:val="20"/>
              </w:rPr>
            </w:pPr>
            <w:r w:rsidRPr="002A27F6">
              <w:rPr>
                <w:sz w:val="20"/>
              </w:rPr>
              <w:t>8.1.1</w:t>
            </w:r>
            <w:r w:rsidRPr="002A27F6">
              <w:rPr>
                <w:spacing w:val="-9"/>
                <w:sz w:val="20"/>
              </w:rPr>
              <w:t xml:space="preserve"> </w:t>
            </w:r>
            <w:r w:rsidRPr="002A27F6">
              <w:rPr>
                <w:sz w:val="20"/>
              </w:rPr>
              <w:t>Identify</w:t>
            </w:r>
            <w:r w:rsidRPr="002A27F6">
              <w:rPr>
                <w:spacing w:val="-7"/>
                <w:sz w:val="20"/>
              </w:rPr>
              <w:t xml:space="preserve"> </w:t>
            </w:r>
            <w:r w:rsidRPr="002A27F6">
              <w:rPr>
                <w:sz w:val="20"/>
              </w:rPr>
              <w:t>situations</w:t>
            </w:r>
            <w:r w:rsidRPr="002A27F6">
              <w:rPr>
                <w:spacing w:val="-8"/>
                <w:sz w:val="20"/>
              </w:rPr>
              <w:t xml:space="preserve"> </w:t>
            </w:r>
            <w:r w:rsidRPr="002A27F6">
              <w:rPr>
                <w:sz w:val="20"/>
              </w:rPr>
              <w:t>of</w:t>
            </w:r>
            <w:r w:rsidRPr="002A27F6">
              <w:rPr>
                <w:spacing w:val="-7"/>
                <w:sz w:val="20"/>
              </w:rPr>
              <w:t xml:space="preserve"> </w:t>
            </w:r>
            <w:r w:rsidRPr="002A27F6">
              <w:rPr>
                <w:sz w:val="20"/>
              </w:rPr>
              <w:t>unethical</w:t>
            </w:r>
            <w:r w:rsidRPr="002A27F6">
              <w:rPr>
                <w:spacing w:val="-6"/>
                <w:sz w:val="20"/>
              </w:rPr>
              <w:t xml:space="preserve"> </w:t>
            </w:r>
            <w:r w:rsidRPr="002A27F6">
              <w:rPr>
                <w:sz w:val="20"/>
              </w:rPr>
              <w:t>professional</w:t>
            </w:r>
            <w:r w:rsidRPr="002A27F6">
              <w:rPr>
                <w:spacing w:val="-5"/>
                <w:sz w:val="20"/>
              </w:rPr>
              <w:t xml:space="preserve"> </w:t>
            </w:r>
            <w:r w:rsidRPr="002A27F6">
              <w:rPr>
                <w:sz w:val="20"/>
              </w:rPr>
              <w:t>conduct</w:t>
            </w:r>
            <w:r w:rsidRPr="002A27F6">
              <w:rPr>
                <w:spacing w:val="-7"/>
                <w:sz w:val="20"/>
              </w:rPr>
              <w:t xml:space="preserve"> </w:t>
            </w:r>
            <w:r w:rsidRPr="002A27F6">
              <w:rPr>
                <w:sz w:val="20"/>
              </w:rPr>
              <w:t>and</w:t>
            </w:r>
            <w:r w:rsidRPr="002A27F6">
              <w:rPr>
                <w:spacing w:val="-7"/>
                <w:sz w:val="20"/>
              </w:rPr>
              <w:t xml:space="preserve"> </w:t>
            </w:r>
            <w:r w:rsidRPr="002A27F6">
              <w:rPr>
                <w:sz w:val="20"/>
              </w:rPr>
              <w:t>propose</w:t>
            </w:r>
            <w:r w:rsidRPr="002A27F6">
              <w:rPr>
                <w:spacing w:val="-7"/>
                <w:sz w:val="20"/>
              </w:rPr>
              <w:t xml:space="preserve"> </w:t>
            </w:r>
            <w:r w:rsidRPr="002A27F6">
              <w:rPr>
                <w:sz w:val="20"/>
              </w:rPr>
              <w:t>ethical alternatives</w:t>
            </w:r>
          </w:p>
        </w:tc>
      </w:tr>
      <w:tr w:rsidR="00F20E4F" w:rsidRPr="002A27F6" w14:paraId="6339E924" w14:textId="77777777">
        <w:trPr>
          <w:gridAfter w:val="1"/>
          <w:wAfter w:w="112" w:type="dxa"/>
          <w:trHeight w:val="509"/>
        </w:trPr>
        <w:tc>
          <w:tcPr>
            <w:tcW w:w="3821" w:type="dxa"/>
            <w:gridSpan w:val="2"/>
          </w:tcPr>
          <w:p w14:paraId="21354E4A" w14:textId="77777777" w:rsidR="00F20E4F" w:rsidRPr="002A27F6" w:rsidRDefault="00000000">
            <w:pPr>
              <w:pStyle w:val="TableParagraph"/>
              <w:spacing w:line="224" w:lineRule="exact"/>
              <w:ind w:left="107"/>
              <w:rPr>
                <w:sz w:val="20"/>
              </w:rPr>
            </w:pPr>
            <w:r w:rsidRPr="002A27F6">
              <w:rPr>
                <w:sz w:val="20"/>
              </w:rPr>
              <w:t>8.2</w:t>
            </w:r>
            <w:r w:rsidRPr="002A27F6">
              <w:rPr>
                <w:spacing w:val="-1"/>
                <w:sz w:val="20"/>
              </w:rPr>
              <w:t xml:space="preserve"> </w:t>
            </w:r>
            <w:r w:rsidRPr="002A27F6">
              <w:rPr>
                <w:sz w:val="20"/>
              </w:rPr>
              <w:t>Demonstrate</w:t>
            </w:r>
            <w:r w:rsidRPr="002A27F6">
              <w:rPr>
                <w:spacing w:val="-1"/>
                <w:sz w:val="20"/>
              </w:rPr>
              <w:t xml:space="preserve"> </w:t>
            </w:r>
            <w:r w:rsidRPr="002A27F6">
              <w:rPr>
                <w:sz w:val="20"/>
              </w:rPr>
              <w:t>an</w:t>
            </w:r>
            <w:r w:rsidRPr="002A27F6">
              <w:rPr>
                <w:spacing w:val="-2"/>
                <w:sz w:val="20"/>
              </w:rPr>
              <w:t xml:space="preserve"> </w:t>
            </w:r>
            <w:r w:rsidRPr="002A27F6">
              <w:rPr>
                <w:sz w:val="20"/>
              </w:rPr>
              <w:t>ability</w:t>
            </w:r>
            <w:r w:rsidRPr="002A27F6">
              <w:rPr>
                <w:spacing w:val="-2"/>
                <w:sz w:val="20"/>
              </w:rPr>
              <w:t xml:space="preserve"> </w:t>
            </w:r>
            <w:r w:rsidRPr="002A27F6">
              <w:rPr>
                <w:sz w:val="20"/>
              </w:rPr>
              <w:t>to</w:t>
            </w:r>
            <w:r w:rsidRPr="002A27F6">
              <w:rPr>
                <w:spacing w:val="1"/>
                <w:sz w:val="20"/>
              </w:rPr>
              <w:t xml:space="preserve"> </w:t>
            </w:r>
            <w:r w:rsidRPr="002A27F6">
              <w:rPr>
                <w:sz w:val="20"/>
              </w:rPr>
              <w:t>apply</w:t>
            </w:r>
            <w:r w:rsidRPr="002A27F6">
              <w:rPr>
                <w:spacing w:val="-5"/>
                <w:sz w:val="20"/>
              </w:rPr>
              <w:t xml:space="preserve"> </w:t>
            </w:r>
            <w:r w:rsidRPr="002A27F6">
              <w:rPr>
                <w:sz w:val="20"/>
              </w:rPr>
              <w:t>the</w:t>
            </w:r>
            <w:r w:rsidRPr="002A27F6">
              <w:rPr>
                <w:spacing w:val="-1"/>
                <w:sz w:val="20"/>
              </w:rPr>
              <w:t xml:space="preserve"> </w:t>
            </w:r>
            <w:r w:rsidRPr="002A27F6">
              <w:rPr>
                <w:sz w:val="20"/>
              </w:rPr>
              <w:t>Code of</w:t>
            </w:r>
            <w:r w:rsidRPr="002A27F6">
              <w:rPr>
                <w:spacing w:val="-3"/>
                <w:sz w:val="20"/>
              </w:rPr>
              <w:t xml:space="preserve"> </w:t>
            </w:r>
            <w:r w:rsidRPr="002A27F6">
              <w:rPr>
                <w:sz w:val="20"/>
              </w:rPr>
              <w:t>Ethics</w:t>
            </w:r>
          </w:p>
        </w:tc>
        <w:tc>
          <w:tcPr>
            <w:tcW w:w="5848" w:type="dxa"/>
          </w:tcPr>
          <w:p w14:paraId="1509429B" w14:textId="77777777" w:rsidR="00F20E4F" w:rsidRPr="002A27F6" w:rsidRDefault="00000000">
            <w:pPr>
              <w:pStyle w:val="TableParagraph"/>
              <w:numPr>
                <w:ilvl w:val="2"/>
                <w:numId w:val="21"/>
              </w:numPr>
              <w:tabs>
                <w:tab w:val="left" w:pos="556"/>
              </w:tabs>
              <w:spacing w:line="224" w:lineRule="exact"/>
              <w:rPr>
                <w:sz w:val="20"/>
              </w:rPr>
            </w:pPr>
            <w:r w:rsidRPr="002A27F6">
              <w:rPr>
                <w:sz w:val="20"/>
              </w:rPr>
              <w:t>Identify</w:t>
            </w:r>
            <w:r w:rsidRPr="002A27F6">
              <w:rPr>
                <w:spacing w:val="-5"/>
                <w:sz w:val="20"/>
              </w:rPr>
              <w:t xml:space="preserve"> </w:t>
            </w:r>
            <w:r w:rsidRPr="002A27F6">
              <w:rPr>
                <w:sz w:val="20"/>
              </w:rPr>
              <w:t>tenets</w:t>
            </w:r>
            <w:r w:rsidRPr="002A27F6">
              <w:rPr>
                <w:spacing w:val="-2"/>
                <w:sz w:val="20"/>
              </w:rPr>
              <w:t xml:space="preserve"> </w:t>
            </w:r>
            <w:r w:rsidRPr="002A27F6">
              <w:rPr>
                <w:sz w:val="20"/>
              </w:rPr>
              <w:t>of</w:t>
            </w:r>
            <w:r w:rsidRPr="002A27F6">
              <w:rPr>
                <w:spacing w:val="-3"/>
                <w:sz w:val="20"/>
              </w:rPr>
              <w:t xml:space="preserve"> </w:t>
            </w:r>
            <w:r w:rsidRPr="002A27F6">
              <w:rPr>
                <w:sz w:val="20"/>
              </w:rPr>
              <w:t>the</w:t>
            </w:r>
            <w:r w:rsidRPr="002A27F6">
              <w:rPr>
                <w:spacing w:val="1"/>
                <w:sz w:val="20"/>
              </w:rPr>
              <w:t xml:space="preserve"> </w:t>
            </w:r>
            <w:r w:rsidRPr="002A27F6">
              <w:rPr>
                <w:sz w:val="20"/>
              </w:rPr>
              <w:t>ASME professional</w:t>
            </w:r>
            <w:r w:rsidRPr="002A27F6">
              <w:rPr>
                <w:spacing w:val="-2"/>
                <w:sz w:val="20"/>
              </w:rPr>
              <w:t xml:space="preserve"> </w:t>
            </w:r>
            <w:r w:rsidRPr="002A27F6">
              <w:rPr>
                <w:sz w:val="20"/>
              </w:rPr>
              <w:t>code</w:t>
            </w:r>
            <w:r w:rsidRPr="002A27F6">
              <w:rPr>
                <w:spacing w:val="-1"/>
                <w:sz w:val="20"/>
              </w:rPr>
              <w:t xml:space="preserve"> </w:t>
            </w:r>
            <w:r w:rsidRPr="002A27F6">
              <w:rPr>
                <w:sz w:val="20"/>
              </w:rPr>
              <w:t>of</w:t>
            </w:r>
            <w:r w:rsidRPr="002A27F6">
              <w:rPr>
                <w:spacing w:val="-3"/>
                <w:sz w:val="20"/>
              </w:rPr>
              <w:t xml:space="preserve"> </w:t>
            </w:r>
            <w:r w:rsidRPr="002A27F6">
              <w:rPr>
                <w:sz w:val="20"/>
              </w:rPr>
              <w:t>ethics</w:t>
            </w:r>
          </w:p>
          <w:p w14:paraId="1F4CDFFE" w14:textId="77777777" w:rsidR="00F20E4F" w:rsidRPr="002A27F6" w:rsidRDefault="00000000">
            <w:pPr>
              <w:pStyle w:val="TableParagraph"/>
              <w:numPr>
                <w:ilvl w:val="2"/>
                <w:numId w:val="21"/>
              </w:numPr>
              <w:tabs>
                <w:tab w:val="left" w:pos="556"/>
              </w:tabs>
              <w:spacing w:line="222" w:lineRule="exact"/>
              <w:ind w:right="-263"/>
              <w:rPr>
                <w:sz w:val="20"/>
              </w:rPr>
            </w:pPr>
            <w:r w:rsidRPr="002A27F6">
              <w:rPr>
                <w:sz w:val="20"/>
              </w:rPr>
              <w:t>Examine</w:t>
            </w:r>
            <w:r w:rsidRPr="002A27F6">
              <w:rPr>
                <w:spacing w:val="-2"/>
                <w:sz w:val="20"/>
              </w:rPr>
              <w:t xml:space="preserve"> </w:t>
            </w:r>
            <w:r w:rsidRPr="002A27F6">
              <w:rPr>
                <w:sz w:val="20"/>
              </w:rPr>
              <w:t>and</w:t>
            </w:r>
            <w:r w:rsidRPr="002A27F6">
              <w:rPr>
                <w:spacing w:val="-1"/>
                <w:sz w:val="20"/>
              </w:rPr>
              <w:t xml:space="preserve"> </w:t>
            </w:r>
            <w:r w:rsidRPr="002A27F6">
              <w:rPr>
                <w:sz w:val="20"/>
              </w:rPr>
              <w:t>apply</w:t>
            </w:r>
            <w:r w:rsidRPr="002A27F6">
              <w:rPr>
                <w:spacing w:val="-3"/>
                <w:sz w:val="20"/>
              </w:rPr>
              <w:t xml:space="preserve"> </w:t>
            </w:r>
            <w:r w:rsidRPr="002A27F6">
              <w:rPr>
                <w:sz w:val="20"/>
              </w:rPr>
              <w:t>moral</w:t>
            </w:r>
            <w:r w:rsidRPr="002A27F6">
              <w:rPr>
                <w:spacing w:val="-3"/>
                <w:sz w:val="20"/>
              </w:rPr>
              <w:t xml:space="preserve"> </w:t>
            </w:r>
            <w:r w:rsidRPr="002A27F6">
              <w:rPr>
                <w:sz w:val="20"/>
              </w:rPr>
              <w:t>&amp;</w:t>
            </w:r>
            <w:r w:rsidRPr="002A27F6">
              <w:rPr>
                <w:spacing w:val="-2"/>
                <w:sz w:val="20"/>
              </w:rPr>
              <w:t xml:space="preserve"> </w:t>
            </w:r>
            <w:r w:rsidRPr="002A27F6">
              <w:rPr>
                <w:sz w:val="20"/>
              </w:rPr>
              <w:t>ethical</w:t>
            </w:r>
            <w:r w:rsidRPr="002A27F6">
              <w:rPr>
                <w:spacing w:val="-2"/>
                <w:sz w:val="20"/>
              </w:rPr>
              <w:t xml:space="preserve"> </w:t>
            </w:r>
            <w:r w:rsidRPr="002A27F6">
              <w:rPr>
                <w:sz w:val="20"/>
              </w:rPr>
              <w:t>principles</w:t>
            </w:r>
            <w:r w:rsidRPr="002A27F6">
              <w:rPr>
                <w:spacing w:val="-3"/>
                <w:sz w:val="20"/>
              </w:rPr>
              <w:t xml:space="preserve"> </w:t>
            </w:r>
            <w:r w:rsidRPr="002A27F6">
              <w:rPr>
                <w:sz w:val="20"/>
              </w:rPr>
              <w:t>to</w:t>
            </w:r>
            <w:r w:rsidRPr="002A27F6">
              <w:rPr>
                <w:spacing w:val="-1"/>
                <w:sz w:val="20"/>
              </w:rPr>
              <w:t xml:space="preserve"> </w:t>
            </w:r>
            <w:r w:rsidRPr="002A27F6">
              <w:rPr>
                <w:sz w:val="20"/>
              </w:rPr>
              <w:t>known</w:t>
            </w:r>
            <w:r w:rsidRPr="002A27F6">
              <w:rPr>
                <w:spacing w:val="-2"/>
                <w:sz w:val="20"/>
              </w:rPr>
              <w:t xml:space="preserve"> </w:t>
            </w:r>
            <w:r w:rsidRPr="002A27F6">
              <w:rPr>
                <w:sz w:val="20"/>
              </w:rPr>
              <w:t>case</w:t>
            </w:r>
            <w:r w:rsidRPr="002A27F6">
              <w:rPr>
                <w:spacing w:val="-2"/>
                <w:sz w:val="20"/>
              </w:rPr>
              <w:t xml:space="preserve"> </w:t>
            </w:r>
            <w:r w:rsidRPr="002A27F6">
              <w:rPr>
                <w:sz w:val="20"/>
              </w:rPr>
              <w:t>studies</w:t>
            </w:r>
          </w:p>
        </w:tc>
      </w:tr>
      <w:tr w:rsidR="00F20E4F" w:rsidRPr="002A27F6" w14:paraId="276D3571" w14:textId="77777777">
        <w:trPr>
          <w:trHeight w:val="557"/>
        </w:trPr>
        <w:tc>
          <w:tcPr>
            <w:tcW w:w="9781" w:type="dxa"/>
            <w:gridSpan w:val="4"/>
          </w:tcPr>
          <w:p w14:paraId="3FB1EA10" w14:textId="77777777" w:rsidR="00F20E4F" w:rsidRPr="002A27F6" w:rsidRDefault="00000000">
            <w:pPr>
              <w:pStyle w:val="TableParagraph"/>
              <w:ind w:left="107"/>
              <w:rPr>
                <w:b/>
              </w:rPr>
            </w:pPr>
            <w:r w:rsidRPr="002A27F6">
              <w:rPr>
                <w:b/>
              </w:rPr>
              <w:lastRenderedPageBreak/>
              <w:t>PO</w:t>
            </w:r>
            <w:r w:rsidRPr="002A27F6">
              <w:rPr>
                <w:b/>
                <w:spacing w:val="-5"/>
              </w:rPr>
              <w:t xml:space="preserve"> </w:t>
            </w:r>
            <w:r w:rsidRPr="002A27F6">
              <w:rPr>
                <w:b/>
              </w:rPr>
              <w:t>9:</w:t>
            </w:r>
            <w:r w:rsidRPr="002A27F6">
              <w:rPr>
                <w:b/>
                <w:spacing w:val="-8"/>
              </w:rPr>
              <w:t xml:space="preserve"> </w:t>
            </w:r>
            <w:r w:rsidRPr="002A27F6">
              <w:rPr>
                <w:b/>
              </w:rPr>
              <w:t>Individual</w:t>
            </w:r>
            <w:r w:rsidRPr="002A27F6">
              <w:rPr>
                <w:b/>
                <w:spacing w:val="-5"/>
              </w:rPr>
              <w:t xml:space="preserve"> </w:t>
            </w:r>
            <w:r w:rsidRPr="002A27F6">
              <w:rPr>
                <w:b/>
              </w:rPr>
              <w:t>and</w:t>
            </w:r>
            <w:r w:rsidRPr="002A27F6">
              <w:rPr>
                <w:b/>
                <w:spacing w:val="-7"/>
              </w:rPr>
              <w:t xml:space="preserve"> </w:t>
            </w:r>
            <w:r w:rsidRPr="002A27F6">
              <w:rPr>
                <w:b/>
              </w:rPr>
              <w:t>team</w:t>
            </w:r>
            <w:r w:rsidRPr="002A27F6">
              <w:rPr>
                <w:b/>
                <w:spacing w:val="-7"/>
              </w:rPr>
              <w:t xml:space="preserve"> </w:t>
            </w:r>
            <w:r w:rsidRPr="002A27F6">
              <w:rPr>
                <w:b/>
              </w:rPr>
              <w:t>work:</w:t>
            </w:r>
            <w:r w:rsidRPr="002A27F6">
              <w:rPr>
                <w:b/>
                <w:spacing w:val="-8"/>
              </w:rPr>
              <w:t xml:space="preserve"> </w:t>
            </w:r>
            <w:r w:rsidRPr="002A27F6">
              <w:rPr>
                <w:b/>
              </w:rPr>
              <w:t>Function</w:t>
            </w:r>
            <w:r w:rsidRPr="002A27F6">
              <w:rPr>
                <w:b/>
                <w:spacing w:val="-6"/>
              </w:rPr>
              <w:t xml:space="preserve"> </w:t>
            </w:r>
            <w:r w:rsidRPr="002A27F6">
              <w:rPr>
                <w:b/>
              </w:rPr>
              <w:t>effectively</w:t>
            </w:r>
            <w:r w:rsidRPr="002A27F6">
              <w:rPr>
                <w:b/>
                <w:spacing w:val="-6"/>
              </w:rPr>
              <w:t xml:space="preserve"> </w:t>
            </w:r>
            <w:r w:rsidRPr="002A27F6">
              <w:rPr>
                <w:b/>
              </w:rPr>
              <w:t>as</w:t>
            </w:r>
            <w:r w:rsidRPr="002A27F6">
              <w:rPr>
                <w:b/>
                <w:spacing w:val="-7"/>
              </w:rPr>
              <w:t xml:space="preserve"> </w:t>
            </w:r>
            <w:r w:rsidRPr="002A27F6">
              <w:rPr>
                <w:b/>
              </w:rPr>
              <w:t>an</w:t>
            </w:r>
            <w:r w:rsidRPr="002A27F6">
              <w:rPr>
                <w:b/>
                <w:spacing w:val="-6"/>
              </w:rPr>
              <w:t xml:space="preserve"> </w:t>
            </w:r>
            <w:r w:rsidRPr="002A27F6">
              <w:rPr>
                <w:b/>
              </w:rPr>
              <w:t>individual,</w:t>
            </w:r>
            <w:r w:rsidRPr="002A27F6">
              <w:rPr>
                <w:b/>
                <w:spacing w:val="-6"/>
              </w:rPr>
              <w:t xml:space="preserve"> </w:t>
            </w:r>
            <w:r w:rsidRPr="002A27F6">
              <w:rPr>
                <w:b/>
              </w:rPr>
              <w:t>and</w:t>
            </w:r>
            <w:r w:rsidRPr="002A27F6">
              <w:rPr>
                <w:b/>
                <w:spacing w:val="-7"/>
              </w:rPr>
              <w:t xml:space="preserve"> </w:t>
            </w:r>
            <w:r w:rsidRPr="002A27F6">
              <w:rPr>
                <w:b/>
              </w:rPr>
              <w:t>as</w:t>
            </w:r>
            <w:r w:rsidRPr="002A27F6">
              <w:rPr>
                <w:b/>
                <w:spacing w:val="-5"/>
              </w:rPr>
              <w:t xml:space="preserve"> </w:t>
            </w:r>
            <w:r w:rsidRPr="002A27F6">
              <w:rPr>
                <w:b/>
              </w:rPr>
              <w:t>a</w:t>
            </w:r>
            <w:r w:rsidRPr="002A27F6">
              <w:rPr>
                <w:b/>
                <w:spacing w:val="-5"/>
              </w:rPr>
              <w:t xml:space="preserve"> </w:t>
            </w:r>
            <w:r w:rsidRPr="002A27F6">
              <w:rPr>
                <w:b/>
              </w:rPr>
              <w:t>member</w:t>
            </w:r>
            <w:r w:rsidRPr="002A27F6">
              <w:rPr>
                <w:b/>
                <w:spacing w:val="-6"/>
              </w:rPr>
              <w:t xml:space="preserve"> </w:t>
            </w:r>
            <w:r w:rsidRPr="002A27F6">
              <w:rPr>
                <w:b/>
              </w:rPr>
              <w:t>or</w:t>
            </w:r>
            <w:r w:rsidRPr="002A27F6">
              <w:rPr>
                <w:b/>
                <w:spacing w:val="-8"/>
              </w:rPr>
              <w:t xml:space="preserve"> </w:t>
            </w:r>
            <w:r w:rsidRPr="002A27F6">
              <w:rPr>
                <w:b/>
              </w:rPr>
              <w:t>leader</w:t>
            </w:r>
            <w:r w:rsidRPr="002A27F6">
              <w:rPr>
                <w:b/>
                <w:spacing w:val="-6"/>
              </w:rPr>
              <w:t xml:space="preserve"> </w:t>
            </w:r>
            <w:r w:rsidRPr="002A27F6">
              <w:rPr>
                <w:b/>
              </w:rPr>
              <w:t>in</w:t>
            </w:r>
            <w:r w:rsidRPr="002A27F6">
              <w:rPr>
                <w:b/>
                <w:spacing w:val="-5"/>
              </w:rPr>
              <w:t xml:space="preserve"> </w:t>
            </w:r>
            <w:r w:rsidRPr="002A27F6">
              <w:rPr>
                <w:b/>
              </w:rPr>
              <w:t>diverse</w:t>
            </w:r>
            <w:r w:rsidRPr="002A27F6">
              <w:rPr>
                <w:b/>
                <w:spacing w:val="-52"/>
              </w:rPr>
              <w:t xml:space="preserve"> </w:t>
            </w:r>
            <w:r w:rsidRPr="002A27F6">
              <w:rPr>
                <w:b/>
              </w:rPr>
              <w:t>teams,</w:t>
            </w:r>
            <w:r w:rsidRPr="002A27F6">
              <w:rPr>
                <w:b/>
                <w:spacing w:val="-1"/>
              </w:rPr>
              <w:t xml:space="preserve"> </w:t>
            </w:r>
            <w:r w:rsidRPr="002A27F6">
              <w:rPr>
                <w:b/>
              </w:rPr>
              <w:t>and</w:t>
            </w:r>
            <w:r w:rsidRPr="002A27F6">
              <w:rPr>
                <w:b/>
                <w:spacing w:val="-3"/>
              </w:rPr>
              <w:t xml:space="preserve"> </w:t>
            </w:r>
            <w:r w:rsidRPr="002A27F6">
              <w:rPr>
                <w:b/>
              </w:rPr>
              <w:t>in</w:t>
            </w:r>
            <w:r w:rsidRPr="002A27F6">
              <w:rPr>
                <w:b/>
                <w:spacing w:val="-3"/>
              </w:rPr>
              <w:t xml:space="preserve"> </w:t>
            </w:r>
            <w:r w:rsidRPr="002A27F6">
              <w:rPr>
                <w:b/>
              </w:rPr>
              <w:t>multidisciplinary</w:t>
            </w:r>
            <w:r w:rsidRPr="002A27F6">
              <w:rPr>
                <w:b/>
                <w:spacing w:val="-3"/>
              </w:rPr>
              <w:t xml:space="preserve"> </w:t>
            </w:r>
            <w:r w:rsidRPr="002A27F6">
              <w:rPr>
                <w:b/>
              </w:rPr>
              <w:t>settings.</w:t>
            </w:r>
          </w:p>
        </w:tc>
      </w:tr>
      <w:tr w:rsidR="00F20E4F" w:rsidRPr="002A27F6" w14:paraId="4DA7EACF" w14:textId="77777777">
        <w:trPr>
          <w:trHeight w:val="276"/>
        </w:trPr>
        <w:tc>
          <w:tcPr>
            <w:tcW w:w="3804" w:type="dxa"/>
          </w:tcPr>
          <w:p w14:paraId="23A7EA6C" w14:textId="77777777" w:rsidR="00F20E4F" w:rsidRPr="002A27F6" w:rsidRDefault="00000000">
            <w:pPr>
              <w:pStyle w:val="TableParagraph"/>
              <w:spacing w:line="256" w:lineRule="exact"/>
              <w:ind w:left="1024" w:right="969"/>
              <w:jc w:val="center"/>
              <w:rPr>
                <w:b/>
                <w:sz w:val="20"/>
                <w:szCs w:val="20"/>
              </w:rPr>
            </w:pPr>
            <w:r w:rsidRPr="002A27F6">
              <w:rPr>
                <w:b/>
                <w:sz w:val="20"/>
                <w:szCs w:val="20"/>
              </w:rPr>
              <w:t>Competency</w:t>
            </w:r>
          </w:p>
        </w:tc>
        <w:tc>
          <w:tcPr>
            <w:tcW w:w="5977" w:type="dxa"/>
            <w:gridSpan w:val="3"/>
          </w:tcPr>
          <w:p w14:paraId="7BD8F7D0" w14:textId="77777777" w:rsidR="00F20E4F" w:rsidRPr="002A27F6" w:rsidRDefault="00000000">
            <w:pPr>
              <w:pStyle w:val="TableParagraph"/>
              <w:tabs>
                <w:tab w:val="left" w:pos="3122"/>
              </w:tabs>
              <w:spacing w:line="228" w:lineRule="exact"/>
              <w:ind w:left="2150" w:right="2686"/>
              <w:jc w:val="center"/>
              <w:rPr>
                <w:b/>
                <w:sz w:val="20"/>
              </w:rPr>
            </w:pPr>
            <w:r w:rsidRPr="002A27F6">
              <w:rPr>
                <w:b/>
                <w:sz w:val="20"/>
              </w:rPr>
              <w:t>Indicators</w:t>
            </w:r>
          </w:p>
        </w:tc>
      </w:tr>
      <w:tr w:rsidR="00F20E4F" w:rsidRPr="002A27F6" w14:paraId="17FA4ED8" w14:textId="77777777">
        <w:trPr>
          <w:trHeight w:val="924"/>
        </w:trPr>
        <w:tc>
          <w:tcPr>
            <w:tcW w:w="3804" w:type="dxa"/>
          </w:tcPr>
          <w:p w14:paraId="3DE7F7F7" w14:textId="77777777" w:rsidR="00F20E4F" w:rsidRPr="002A27F6" w:rsidRDefault="00000000">
            <w:pPr>
              <w:pStyle w:val="TableParagraph"/>
              <w:ind w:left="107" w:right="88"/>
              <w:rPr>
                <w:sz w:val="20"/>
              </w:rPr>
            </w:pPr>
            <w:r w:rsidRPr="002A27F6">
              <w:rPr>
                <w:sz w:val="20"/>
              </w:rPr>
              <w:t>9.1 Demonstrate an ability to form a team and</w:t>
            </w:r>
            <w:r w:rsidRPr="002A27F6">
              <w:rPr>
                <w:spacing w:val="-47"/>
                <w:sz w:val="20"/>
              </w:rPr>
              <w:t xml:space="preserve"> </w:t>
            </w:r>
            <w:r w:rsidRPr="002A27F6">
              <w:rPr>
                <w:sz w:val="20"/>
              </w:rPr>
              <w:t>define</w:t>
            </w:r>
            <w:r w:rsidRPr="002A27F6">
              <w:rPr>
                <w:spacing w:val="-1"/>
                <w:sz w:val="20"/>
              </w:rPr>
              <w:t xml:space="preserve"> </w:t>
            </w:r>
            <w:r w:rsidRPr="002A27F6">
              <w:rPr>
                <w:sz w:val="20"/>
              </w:rPr>
              <w:t>a role</w:t>
            </w:r>
            <w:r w:rsidRPr="002A27F6">
              <w:rPr>
                <w:spacing w:val="-1"/>
                <w:sz w:val="20"/>
              </w:rPr>
              <w:t xml:space="preserve"> </w:t>
            </w:r>
            <w:r w:rsidRPr="002A27F6">
              <w:rPr>
                <w:sz w:val="20"/>
              </w:rPr>
              <w:t>for each member</w:t>
            </w:r>
          </w:p>
        </w:tc>
        <w:tc>
          <w:tcPr>
            <w:tcW w:w="5977" w:type="dxa"/>
            <w:gridSpan w:val="3"/>
          </w:tcPr>
          <w:p w14:paraId="0720A6BC" w14:textId="77777777" w:rsidR="00F20E4F" w:rsidRPr="002A27F6" w:rsidRDefault="00000000">
            <w:pPr>
              <w:pStyle w:val="TableParagraph"/>
              <w:numPr>
                <w:ilvl w:val="2"/>
                <w:numId w:val="22"/>
              </w:numPr>
              <w:tabs>
                <w:tab w:val="left" w:pos="554"/>
              </w:tabs>
              <w:ind w:right="101" w:firstLine="0"/>
              <w:rPr>
                <w:sz w:val="20"/>
              </w:rPr>
            </w:pPr>
            <w:r w:rsidRPr="002A27F6">
              <w:rPr>
                <w:sz w:val="20"/>
              </w:rPr>
              <w:t>Recognize</w:t>
            </w:r>
            <w:r w:rsidRPr="002A27F6">
              <w:rPr>
                <w:spacing w:val="-5"/>
                <w:sz w:val="20"/>
              </w:rPr>
              <w:t xml:space="preserve"> </w:t>
            </w:r>
            <w:r w:rsidRPr="002A27F6">
              <w:rPr>
                <w:sz w:val="20"/>
              </w:rPr>
              <w:t>a</w:t>
            </w:r>
            <w:r w:rsidRPr="002A27F6">
              <w:rPr>
                <w:spacing w:val="-5"/>
                <w:sz w:val="20"/>
              </w:rPr>
              <w:t xml:space="preserve"> </w:t>
            </w:r>
            <w:r w:rsidRPr="002A27F6">
              <w:rPr>
                <w:sz w:val="20"/>
              </w:rPr>
              <w:t>variety</w:t>
            </w:r>
            <w:r w:rsidRPr="002A27F6">
              <w:rPr>
                <w:spacing w:val="-8"/>
                <w:sz w:val="20"/>
              </w:rPr>
              <w:t xml:space="preserve"> </w:t>
            </w:r>
            <w:r w:rsidRPr="002A27F6">
              <w:rPr>
                <w:sz w:val="20"/>
              </w:rPr>
              <w:t>of</w:t>
            </w:r>
            <w:r w:rsidRPr="002A27F6">
              <w:rPr>
                <w:spacing w:val="-5"/>
                <w:sz w:val="20"/>
              </w:rPr>
              <w:t xml:space="preserve"> </w:t>
            </w:r>
            <w:r w:rsidRPr="002A27F6">
              <w:rPr>
                <w:sz w:val="20"/>
              </w:rPr>
              <w:t>working</w:t>
            </w:r>
            <w:r w:rsidRPr="002A27F6">
              <w:rPr>
                <w:spacing w:val="-7"/>
                <w:sz w:val="20"/>
              </w:rPr>
              <w:t xml:space="preserve"> </w:t>
            </w:r>
            <w:r w:rsidRPr="002A27F6">
              <w:rPr>
                <w:sz w:val="20"/>
              </w:rPr>
              <w:t>and</w:t>
            </w:r>
            <w:r w:rsidRPr="002A27F6">
              <w:rPr>
                <w:spacing w:val="-4"/>
                <w:sz w:val="20"/>
              </w:rPr>
              <w:t xml:space="preserve"> </w:t>
            </w:r>
            <w:r w:rsidRPr="002A27F6">
              <w:rPr>
                <w:sz w:val="20"/>
              </w:rPr>
              <w:t>learning</w:t>
            </w:r>
            <w:r w:rsidRPr="002A27F6">
              <w:rPr>
                <w:spacing w:val="-6"/>
                <w:sz w:val="20"/>
              </w:rPr>
              <w:t xml:space="preserve"> </w:t>
            </w:r>
            <w:r w:rsidRPr="002A27F6">
              <w:rPr>
                <w:sz w:val="20"/>
              </w:rPr>
              <w:t>preferences;</w:t>
            </w:r>
            <w:r w:rsidRPr="002A27F6">
              <w:rPr>
                <w:spacing w:val="-6"/>
                <w:sz w:val="20"/>
              </w:rPr>
              <w:t xml:space="preserve"> </w:t>
            </w:r>
            <w:r w:rsidRPr="002A27F6">
              <w:rPr>
                <w:sz w:val="20"/>
              </w:rPr>
              <w:t>appreciate</w:t>
            </w:r>
            <w:r w:rsidRPr="002A27F6">
              <w:rPr>
                <w:spacing w:val="-5"/>
                <w:sz w:val="20"/>
              </w:rPr>
              <w:t xml:space="preserve"> </w:t>
            </w:r>
            <w:r w:rsidRPr="002A27F6">
              <w:rPr>
                <w:sz w:val="20"/>
              </w:rPr>
              <w:t>the</w:t>
            </w:r>
            <w:r w:rsidRPr="002A27F6">
              <w:rPr>
                <w:spacing w:val="-47"/>
                <w:sz w:val="20"/>
              </w:rPr>
              <w:t xml:space="preserve"> </w:t>
            </w:r>
            <w:r w:rsidRPr="002A27F6">
              <w:rPr>
                <w:sz w:val="20"/>
              </w:rPr>
              <w:t>value</w:t>
            </w:r>
            <w:r w:rsidRPr="002A27F6">
              <w:rPr>
                <w:spacing w:val="-1"/>
                <w:sz w:val="20"/>
              </w:rPr>
              <w:t xml:space="preserve"> </w:t>
            </w:r>
            <w:r w:rsidRPr="002A27F6">
              <w:rPr>
                <w:sz w:val="20"/>
              </w:rPr>
              <w:t>of</w:t>
            </w:r>
            <w:r w:rsidRPr="002A27F6">
              <w:rPr>
                <w:spacing w:val="-2"/>
                <w:sz w:val="20"/>
              </w:rPr>
              <w:t xml:space="preserve"> </w:t>
            </w:r>
            <w:r w:rsidRPr="002A27F6">
              <w:rPr>
                <w:sz w:val="20"/>
              </w:rPr>
              <w:t>diversity</w:t>
            </w:r>
            <w:r w:rsidRPr="002A27F6">
              <w:rPr>
                <w:spacing w:val="-4"/>
                <w:sz w:val="20"/>
              </w:rPr>
              <w:t xml:space="preserve"> </w:t>
            </w:r>
            <w:r w:rsidRPr="002A27F6">
              <w:rPr>
                <w:sz w:val="20"/>
              </w:rPr>
              <w:t>on</w:t>
            </w:r>
            <w:r w:rsidRPr="002A27F6">
              <w:rPr>
                <w:spacing w:val="-1"/>
                <w:sz w:val="20"/>
              </w:rPr>
              <w:t xml:space="preserve"> </w:t>
            </w:r>
            <w:r w:rsidRPr="002A27F6">
              <w:rPr>
                <w:sz w:val="20"/>
              </w:rPr>
              <w:t>a team</w:t>
            </w:r>
          </w:p>
          <w:p w14:paraId="0AA93246" w14:textId="77777777" w:rsidR="00F20E4F" w:rsidRPr="002A27F6" w:rsidRDefault="00000000">
            <w:pPr>
              <w:pStyle w:val="TableParagraph"/>
              <w:numPr>
                <w:ilvl w:val="2"/>
                <w:numId w:val="22"/>
              </w:numPr>
              <w:tabs>
                <w:tab w:val="left" w:pos="583"/>
              </w:tabs>
              <w:spacing w:line="228" w:lineRule="exact"/>
              <w:ind w:right="106" w:firstLine="0"/>
              <w:rPr>
                <w:sz w:val="20"/>
              </w:rPr>
            </w:pPr>
            <w:r w:rsidRPr="002A27F6">
              <w:rPr>
                <w:sz w:val="20"/>
              </w:rPr>
              <w:t>Implement</w:t>
            </w:r>
            <w:r w:rsidRPr="002A27F6">
              <w:rPr>
                <w:spacing w:val="22"/>
                <w:sz w:val="20"/>
              </w:rPr>
              <w:t xml:space="preserve"> </w:t>
            </w:r>
            <w:r w:rsidRPr="002A27F6">
              <w:rPr>
                <w:sz w:val="20"/>
              </w:rPr>
              <w:t>the</w:t>
            </w:r>
            <w:r w:rsidRPr="002A27F6">
              <w:rPr>
                <w:spacing w:val="23"/>
                <w:sz w:val="20"/>
              </w:rPr>
              <w:t xml:space="preserve"> </w:t>
            </w:r>
            <w:r w:rsidRPr="002A27F6">
              <w:rPr>
                <w:sz w:val="20"/>
              </w:rPr>
              <w:t>norms</w:t>
            </w:r>
            <w:r w:rsidRPr="002A27F6">
              <w:rPr>
                <w:spacing w:val="22"/>
                <w:sz w:val="20"/>
              </w:rPr>
              <w:t xml:space="preserve"> </w:t>
            </w:r>
            <w:r w:rsidRPr="002A27F6">
              <w:rPr>
                <w:sz w:val="20"/>
              </w:rPr>
              <w:t>of</w:t>
            </w:r>
            <w:r w:rsidRPr="002A27F6">
              <w:rPr>
                <w:spacing w:val="22"/>
                <w:sz w:val="20"/>
              </w:rPr>
              <w:t xml:space="preserve"> </w:t>
            </w:r>
            <w:r w:rsidRPr="002A27F6">
              <w:rPr>
                <w:sz w:val="20"/>
              </w:rPr>
              <w:t>practice</w:t>
            </w:r>
            <w:r w:rsidRPr="002A27F6">
              <w:rPr>
                <w:spacing w:val="22"/>
                <w:sz w:val="20"/>
              </w:rPr>
              <w:t xml:space="preserve"> </w:t>
            </w:r>
            <w:r w:rsidRPr="002A27F6">
              <w:rPr>
                <w:sz w:val="20"/>
              </w:rPr>
              <w:t>(e.g.,</w:t>
            </w:r>
            <w:r w:rsidRPr="002A27F6">
              <w:rPr>
                <w:spacing w:val="24"/>
                <w:sz w:val="20"/>
              </w:rPr>
              <w:t xml:space="preserve"> </w:t>
            </w:r>
            <w:r w:rsidRPr="002A27F6">
              <w:rPr>
                <w:sz w:val="20"/>
              </w:rPr>
              <w:t>rules,</w:t>
            </w:r>
            <w:r w:rsidRPr="002A27F6">
              <w:rPr>
                <w:spacing w:val="22"/>
                <w:sz w:val="20"/>
              </w:rPr>
              <w:t xml:space="preserve"> </w:t>
            </w:r>
            <w:r w:rsidRPr="002A27F6">
              <w:rPr>
                <w:sz w:val="20"/>
              </w:rPr>
              <w:t>roles,</w:t>
            </w:r>
            <w:r w:rsidRPr="002A27F6">
              <w:rPr>
                <w:spacing w:val="23"/>
                <w:sz w:val="20"/>
              </w:rPr>
              <w:t xml:space="preserve"> </w:t>
            </w:r>
            <w:r w:rsidRPr="002A27F6">
              <w:rPr>
                <w:sz w:val="20"/>
              </w:rPr>
              <w:t>charters,</w:t>
            </w:r>
            <w:r w:rsidRPr="002A27F6">
              <w:rPr>
                <w:spacing w:val="23"/>
                <w:sz w:val="20"/>
              </w:rPr>
              <w:t xml:space="preserve"> </w:t>
            </w:r>
            <w:r w:rsidRPr="002A27F6">
              <w:rPr>
                <w:sz w:val="20"/>
              </w:rPr>
              <w:t>agendas,</w:t>
            </w:r>
            <w:r w:rsidRPr="002A27F6">
              <w:rPr>
                <w:spacing w:val="-47"/>
                <w:sz w:val="20"/>
              </w:rPr>
              <w:t xml:space="preserve"> </w:t>
            </w:r>
            <w:r w:rsidRPr="002A27F6">
              <w:rPr>
                <w:sz w:val="20"/>
              </w:rPr>
              <w:t>etc.)</w:t>
            </w:r>
            <w:r w:rsidRPr="002A27F6">
              <w:rPr>
                <w:spacing w:val="-1"/>
                <w:sz w:val="20"/>
              </w:rPr>
              <w:t xml:space="preserve"> </w:t>
            </w:r>
            <w:r w:rsidRPr="002A27F6">
              <w:rPr>
                <w:sz w:val="20"/>
              </w:rPr>
              <w:t>of</w:t>
            </w:r>
            <w:r w:rsidRPr="002A27F6">
              <w:rPr>
                <w:spacing w:val="-2"/>
                <w:sz w:val="20"/>
              </w:rPr>
              <w:t xml:space="preserve"> </w:t>
            </w:r>
            <w:r w:rsidRPr="002A27F6">
              <w:rPr>
                <w:sz w:val="20"/>
              </w:rPr>
              <w:t>effective</w:t>
            </w:r>
            <w:r w:rsidRPr="002A27F6">
              <w:rPr>
                <w:spacing w:val="-1"/>
                <w:sz w:val="20"/>
              </w:rPr>
              <w:t xml:space="preserve"> </w:t>
            </w:r>
            <w:r w:rsidRPr="002A27F6">
              <w:rPr>
                <w:sz w:val="20"/>
              </w:rPr>
              <w:t>team</w:t>
            </w:r>
            <w:r w:rsidRPr="002A27F6">
              <w:rPr>
                <w:spacing w:val="1"/>
                <w:sz w:val="20"/>
              </w:rPr>
              <w:t xml:space="preserve"> </w:t>
            </w:r>
            <w:r w:rsidRPr="002A27F6">
              <w:rPr>
                <w:sz w:val="20"/>
              </w:rPr>
              <w:t>work, to accomplish</w:t>
            </w:r>
            <w:r w:rsidRPr="002A27F6">
              <w:rPr>
                <w:spacing w:val="-1"/>
                <w:sz w:val="20"/>
              </w:rPr>
              <w:t xml:space="preserve"> </w:t>
            </w:r>
            <w:r w:rsidRPr="002A27F6">
              <w:rPr>
                <w:sz w:val="20"/>
              </w:rPr>
              <w:t>a goal.</w:t>
            </w:r>
          </w:p>
        </w:tc>
      </w:tr>
      <w:tr w:rsidR="00F20E4F" w:rsidRPr="002A27F6" w14:paraId="0DE3F9EE" w14:textId="77777777">
        <w:trPr>
          <w:trHeight w:val="1157"/>
        </w:trPr>
        <w:tc>
          <w:tcPr>
            <w:tcW w:w="3804" w:type="dxa"/>
          </w:tcPr>
          <w:p w14:paraId="78AF7CC5" w14:textId="77777777" w:rsidR="00F20E4F" w:rsidRPr="002A27F6" w:rsidRDefault="00000000">
            <w:pPr>
              <w:pStyle w:val="TableParagraph"/>
              <w:ind w:left="107" w:right="238"/>
              <w:rPr>
                <w:sz w:val="20"/>
              </w:rPr>
            </w:pPr>
            <w:r w:rsidRPr="002A27F6">
              <w:rPr>
                <w:sz w:val="20"/>
              </w:rPr>
              <w:t>9.2 Demonstrate effective individual and</w:t>
            </w:r>
            <w:r w:rsidRPr="002A27F6">
              <w:rPr>
                <w:spacing w:val="1"/>
                <w:sz w:val="20"/>
              </w:rPr>
              <w:t xml:space="preserve"> </w:t>
            </w:r>
            <w:r w:rsidRPr="002A27F6">
              <w:rPr>
                <w:sz w:val="20"/>
              </w:rPr>
              <w:t>team operations-- communication, problem-</w:t>
            </w:r>
            <w:r w:rsidRPr="002A27F6">
              <w:rPr>
                <w:spacing w:val="-47"/>
                <w:sz w:val="20"/>
              </w:rPr>
              <w:t xml:space="preserve"> </w:t>
            </w:r>
            <w:r w:rsidRPr="002A27F6">
              <w:rPr>
                <w:sz w:val="20"/>
              </w:rPr>
              <w:t>solving, conflict resolution and leadership</w:t>
            </w:r>
            <w:r w:rsidRPr="002A27F6">
              <w:rPr>
                <w:spacing w:val="1"/>
                <w:sz w:val="20"/>
              </w:rPr>
              <w:t xml:space="preserve"> </w:t>
            </w:r>
            <w:r w:rsidRPr="002A27F6">
              <w:rPr>
                <w:sz w:val="20"/>
              </w:rPr>
              <w:t>skills</w:t>
            </w:r>
          </w:p>
        </w:tc>
        <w:tc>
          <w:tcPr>
            <w:tcW w:w="5977" w:type="dxa"/>
            <w:gridSpan w:val="3"/>
          </w:tcPr>
          <w:p w14:paraId="7F529CA1" w14:textId="77777777" w:rsidR="00F20E4F" w:rsidRPr="002A27F6" w:rsidRDefault="00000000">
            <w:pPr>
              <w:pStyle w:val="TableParagraph"/>
              <w:numPr>
                <w:ilvl w:val="2"/>
                <w:numId w:val="23"/>
              </w:numPr>
              <w:tabs>
                <w:tab w:val="left" w:pos="662"/>
              </w:tabs>
              <w:ind w:right="99" w:firstLine="0"/>
              <w:rPr>
                <w:sz w:val="20"/>
              </w:rPr>
            </w:pPr>
            <w:r w:rsidRPr="002A27F6">
              <w:rPr>
                <w:sz w:val="20"/>
              </w:rPr>
              <w:t>Demonstrate</w:t>
            </w:r>
            <w:r w:rsidRPr="002A27F6">
              <w:rPr>
                <w:spacing w:val="1"/>
                <w:sz w:val="20"/>
              </w:rPr>
              <w:t xml:space="preserve"> </w:t>
            </w:r>
            <w:r w:rsidRPr="002A27F6">
              <w:rPr>
                <w:sz w:val="20"/>
              </w:rPr>
              <w:t>effective</w:t>
            </w:r>
            <w:r w:rsidRPr="002A27F6">
              <w:rPr>
                <w:spacing w:val="3"/>
                <w:sz w:val="20"/>
              </w:rPr>
              <w:t xml:space="preserve"> </w:t>
            </w:r>
            <w:r w:rsidRPr="002A27F6">
              <w:rPr>
                <w:sz w:val="20"/>
              </w:rPr>
              <w:t>communication,</w:t>
            </w:r>
            <w:r w:rsidRPr="002A27F6">
              <w:rPr>
                <w:spacing w:val="1"/>
                <w:sz w:val="20"/>
              </w:rPr>
              <w:t xml:space="preserve"> </w:t>
            </w:r>
            <w:r w:rsidRPr="002A27F6">
              <w:rPr>
                <w:sz w:val="20"/>
              </w:rPr>
              <w:t>problem-solving,</w:t>
            </w:r>
            <w:r w:rsidRPr="002A27F6">
              <w:rPr>
                <w:spacing w:val="1"/>
                <w:sz w:val="20"/>
              </w:rPr>
              <w:t xml:space="preserve"> </w:t>
            </w:r>
            <w:r w:rsidRPr="002A27F6">
              <w:rPr>
                <w:sz w:val="20"/>
              </w:rPr>
              <w:t>conflict</w:t>
            </w:r>
            <w:r w:rsidRPr="002A27F6">
              <w:rPr>
                <w:spacing w:val="-47"/>
                <w:sz w:val="20"/>
              </w:rPr>
              <w:t xml:space="preserve"> </w:t>
            </w:r>
            <w:r w:rsidRPr="002A27F6">
              <w:rPr>
                <w:sz w:val="20"/>
              </w:rPr>
              <w:t>resolution</w:t>
            </w:r>
            <w:r w:rsidRPr="002A27F6">
              <w:rPr>
                <w:spacing w:val="-2"/>
                <w:sz w:val="20"/>
              </w:rPr>
              <w:t xml:space="preserve"> </w:t>
            </w:r>
            <w:r w:rsidRPr="002A27F6">
              <w:rPr>
                <w:sz w:val="20"/>
              </w:rPr>
              <w:t>and</w:t>
            </w:r>
            <w:r w:rsidRPr="002A27F6">
              <w:rPr>
                <w:spacing w:val="1"/>
                <w:sz w:val="20"/>
              </w:rPr>
              <w:t xml:space="preserve"> </w:t>
            </w:r>
            <w:r w:rsidRPr="002A27F6">
              <w:rPr>
                <w:sz w:val="20"/>
              </w:rPr>
              <w:t>leadership</w:t>
            </w:r>
            <w:r w:rsidRPr="002A27F6">
              <w:rPr>
                <w:spacing w:val="1"/>
                <w:sz w:val="20"/>
              </w:rPr>
              <w:t xml:space="preserve"> </w:t>
            </w:r>
            <w:r w:rsidRPr="002A27F6">
              <w:rPr>
                <w:sz w:val="20"/>
              </w:rPr>
              <w:t>skills</w:t>
            </w:r>
          </w:p>
          <w:p w14:paraId="1F4FD17D" w14:textId="77777777" w:rsidR="00F20E4F" w:rsidRPr="002A27F6" w:rsidRDefault="00000000">
            <w:pPr>
              <w:pStyle w:val="TableParagraph"/>
              <w:numPr>
                <w:ilvl w:val="2"/>
                <w:numId w:val="23"/>
              </w:numPr>
              <w:tabs>
                <w:tab w:val="left" w:pos="556"/>
              </w:tabs>
              <w:ind w:left="555" w:hanging="451"/>
              <w:rPr>
                <w:sz w:val="20"/>
              </w:rPr>
            </w:pPr>
            <w:r w:rsidRPr="002A27F6">
              <w:rPr>
                <w:sz w:val="20"/>
              </w:rPr>
              <w:t>Treat</w:t>
            </w:r>
            <w:r w:rsidRPr="002A27F6">
              <w:rPr>
                <w:spacing w:val="-3"/>
                <w:sz w:val="20"/>
              </w:rPr>
              <w:t xml:space="preserve"> </w:t>
            </w:r>
            <w:r w:rsidRPr="002A27F6">
              <w:rPr>
                <w:sz w:val="20"/>
              </w:rPr>
              <w:t>other</w:t>
            </w:r>
            <w:r w:rsidRPr="002A27F6">
              <w:rPr>
                <w:spacing w:val="-1"/>
                <w:sz w:val="20"/>
              </w:rPr>
              <w:t xml:space="preserve"> </w:t>
            </w:r>
            <w:r w:rsidRPr="002A27F6">
              <w:rPr>
                <w:sz w:val="20"/>
              </w:rPr>
              <w:t>team</w:t>
            </w:r>
            <w:r w:rsidRPr="002A27F6">
              <w:rPr>
                <w:spacing w:val="-3"/>
                <w:sz w:val="20"/>
              </w:rPr>
              <w:t xml:space="preserve"> </w:t>
            </w:r>
            <w:r w:rsidRPr="002A27F6">
              <w:rPr>
                <w:sz w:val="20"/>
              </w:rPr>
              <w:t>members</w:t>
            </w:r>
            <w:r w:rsidRPr="002A27F6">
              <w:rPr>
                <w:spacing w:val="-3"/>
                <w:sz w:val="20"/>
              </w:rPr>
              <w:t xml:space="preserve"> </w:t>
            </w:r>
            <w:r w:rsidRPr="002A27F6">
              <w:rPr>
                <w:sz w:val="20"/>
              </w:rPr>
              <w:t>respectfully</w:t>
            </w:r>
          </w:p>
          <w:p w14:paraId="54246BC5" w14:textId="77777777" w:rsidR="00F20E4F" w:rsidRPr="002A27F6" w:rsidRDefault="00000000">
            <w:pPr>
              <w:pStyle w:val="TableParagraph"/>
              <w:numPr>
                <w:ilvl w:val="2"/>
                <w:numId w:val="23"/>
              </w:numPr>
              <w:tabs>
                <w:tab w:val="left" w:pos="558"/>
              </w:tabs>
              <w:ind w:left="557" w:hanging="453"/>
              <w:rPr>
                <w:sz w:val="20"/>
              </w:rPr>
            </w:pPr>
            <w:r w:rsidRPr="002A27F6">
              <w:rPr>
                <w:sz w:val="20"/>
              </w:rPr>
              <w:t>Listen</w:t>
            </w:r>
            <w:r w:rsidRPr="002A27F6">
              <w:rPr>
                <w:spacing w:val="-4"/>
                <w:sz w:val="20"/>
              </w:rPr>
              <w:t xml:space="preserve"> </w:t>
            </w:r>
            <w:r w:rsidRPr="002A27F6">
              <w:rPr>
                <w:sz w:val="20"/>
              </w:rPr>
              <w:t>to</w:t>
            </w:r>
            <w:r w:rsidRPr="002A27F6">
              <w:rPr>
                <w:spacing w:val="-3"/>
                <w:sz w:val="20"/>
              </w:rPr>
              <w:t xml:space="preserve"> </w:t>
            </w:r>
            <w:r w:rsidRPr="002A27F6">
              <w:rPr>
                <w:sz w:val="20"/>
              </w:rPr>
              <w:t>other members</w:t>
            </w:r>
          </w:p>
          <w:p w14:paraId="144749B9" w14:textId="77777777" w:rsidR="00F20E4F" w:rsidRPr="002A27F6" w:rsidRDefault="00000000">
            <w:pPr>
              <w:pStyle w:val="TableParagraph"/>
              <w:numPr>
                <w:ilvl w:val="2"/>
                <w:numId w:val="23"/>
              </w:numPr>
              <w:tabs>
                <w:tab w:val="left" w:pos="558"/>
              </w:tabs>
              <w:spacing w:line="215" w:lineRule="exact"/>
              <w:ind w:left="557" w:hanging="453"/>
              <w:rPr>
                <w:sz w:val="20"/>
              </w:rPr>
            </w:pPr>
            <w:r w:rsidRPr="002A27F6">
              <w:rPr>
                <w:sz w:val="20"/>
              </w:rPr>
              <w:t>Maintain</w:t>
            </w:r>
            <w:r w:rsidRPr="002A27F6">
              <w:rPr>
                <w:spacing w:val="-4"/>
                <w:sz w:val="20"/>
              </w:rPr>
              <w:t xml:space="preserve"> </w:t>
            </w:r>
            <w:r w:rsidRPr="002A27F6">
              <w:rPr>
                <w:sz w:val="20"/>
              </w:rPr>
              <w:t>composure</w:t>
            </w:r>
            <w:r w:rsidRPr="002A27F6">
              <w:rPr>
                <w:spacing w:val="-3"/>
                <w:sz w:val="20"/>
              </w:rPr>
              <w:t xml:space="preserve"> </w:t>
            </w:r>
            <w:r w:rsidRPr="002A27F6">
              <w:rPr>
                <w:sz w:val="20"/>
              </w:rPr>
              <w:t>in</w:t>
            </w:r>
            <w:r w:rsidRPr="002A27F6">
              <w:rPr>
                <w:spacing w:val="-4"/>
                <w:sz w:val="20"/>
              </w:rPr>
              <w:t xml:space="preserve"> </w:t>
            </w:r>
            <w:r w:rsidRPr="002A27F6">
              <w:rPr>
                <w:sz w:val="20"/>
              </w:rPr>
              <w:t>difficult</w:t>
            </w:r>
            <w:r w:rsidRPr="002A27F6">
              <w:rPr>
                <w:spacing w:val="-4"/>
                <w:sz w:val="20"/>
              </w:rPr>
              <w:t xml:space="preserve"> </w:t>
            </w:r>
            <w:r w:rsidRPr="002A27F6">
              <w:rPr>
                <w:sz w:val="20"/>
              </w:rPr>
              <w:t>situations</w:t>
            </w:r>
          </w:p>
        </w:tc>
      </w:tr>
      <w:tr w:rsidR="00F20E4F" w:rsidRPr="002A27F6" w14:paraId="02792267" w14:textId="77777777">
        <w:trPr>
          <w:trHeight w:val="463"/>
        </w:trPr>
        <w:tc>
          <w:tcPr>
            <w:tcW w:w="3804" w:type="dxa"/>
          </w:tcPr>
          <w:p w14:paraId="7DF7CA04" w14:textId="77777777" w:rsidR="00F20E4F" w:rsidRPr="002A27F6" w:rsidRDefault="00000000">
            <w:pPr>
              <w:pStyle w:val="TableParagraph"/>
              <w:spacing w:line="228" w:lineRule="exact"/>
              <w:ind w:left="107" w:right="494"/>
              <w:rPr>
                <w:sz w:val="20"/>
              </w:rPr>
            </w:pPr>
            <w:r w:rsidRPr="002A27F6">
              <w:rPr>
                <w:sz w:val="20"/>
              </w:rPr>
              <w:t>9.3 Demonstrate success in a team-based</w:t>
            </w:r>
            <w:r w:rsidRPr="002A27F6">
              <w:rPr>
                <w:spacing w:val="-48"/>
                <w:sz w:val="20"/>
              </w:rPr>
              <w:t xml:space="preserve"> </w:t>
            </w:r>
            <w:r w:rsidRPr="002A27F6">
              <w:rPr>
                <w:sz w:val="20"/>
              </w:rPr>
              <w:t>project</w:t>
            </w:r>
          </w:p>
        </w:tc>
        <w:tc>
          <w:tcPr>
            <w:tcW w:w="5977" w:type="dxa"/>
            <w:gridSpan w:val="3"/>
          </w:tcPr>
          <w:p w14:paraId="260E0240" w14:textId="77777777" w:rsidR="00F20E4F" w:rsidRPr="002A27F6" w:rsidRDefault="00000000">
            <w:pPr>
              <w:pStyle w:val="TableParagraph"/>
              <w:spacing w:line="228" w:lineRule="exact"/>
              <w:ind w:left="105"/>
              <w:rPr>
                <w:sz w:val="20"/>
              </w:rPr>
            </w:pPr>
            <w:r w:rsidRPr="002A27F6">
              <w:rPr>
                <w:sz w:val="20"/>
              </w:rPr>
              <w:t>9.3.1</w:t>
            </w:r>
            <w:r w:rsidRPr="002A27F6">
              <w:rPr>
                <w:spacing w:val="-3"/>
                <w:sz w:val="20"/>
              </w:rPr>
              <w:t xml:space="preserve"> </w:t>
            </w:r>
            <w:r w:rsidRPr="002A27F6">
              <w:rPr>
                <w:sz w:val="20"/>
              </w:rPr>
              <w:t>Present</w:t>
            </w:r>
            <w:r w:rsidRPr="002A27F6">
              <w:rPr>
                <w:spacing w:val="-3"/>
                <w:sz w:val="20"/>
              </w:rPr>
              <w:t xml:space="preserve"> </w:t>
            </w:r>
            <w:r w:rsidRPr="002A27F6">
              <w:rPr>
                <w:sz w:val="20"/>
              </w:rPr>
              <w:t>results</w:t>
            </w:r>
            <w:r w:rsidRPr="002A27F6">
              <w:rPr>
                <w:spacing w:val="-3"/>
                <w:sz w:val="20"/>
              </w:rPr>
              <w:t xml:space="preserve"> </w:t>
            </w:r>
            <w:r w:rsidRPr="002A27F6">
              <w:rPr>
                <w:sz w:val="20"/>
              </w:rPr>
              <w:t>as</w:t>
            </w:r>
            <w:r w:rsidRPr="002A27F6">
              <w:rPr>
                <w:spacing w:val="-3"/>
                <w:sz w:val="20"/>
              </w:rPr>
              <w:t xml:space="preserve"> </w:t>
            </w:r>
            <w:r w:rsidRPr="002A27F6">
              <w:rPr>
                <w:sz w:val="20"/>
              </w:rPr>
              <w:t>a</w:t>
            </w:r>
            <w:r w:rsidRPr="002A27F6">
              <w:rPr>
                <w:spacing w:val="-2"/>
                <w:sz w:val="20"/>
              </w:rPr>
              <w:t xml:space="preserve"> </w:t>
            </w:r>
            <w:r w:rsidRPr="002A27F6">
              <w:rPr>
                <w:sz w:val="20"/>
              </w:rPr>
              <w:t>team,</w:t>
            </w:r>
            <w:r w:rsidRPr="002A27F6">
              <w:rPr>
                <w:spacing w:val="3"/>
                <w:sz w:val="20"/>
              </w:rPr>
              <w:t xml:space="preserve"> </w:t>
            </w:r>
            <w:r w:rsidRPr="002A27F6">
              <w:rPr>
                <w:sz w:val="20"/>
              </w:rPr>
              <w:t>with</w:t>
            </w:r>
            <w:r w:rsidRPr="002A27F6">
              <w:rPr>
                <w:spacing w:val="-3"/>
                <w:sz w:val="20"/>
              </w:rPr>
              <w:t xml:space="preserve"> </w:t>
            </w:r>
            <w:r w:rsidRPr="002A27F6">
              <w:rPr>
                <w:sz w:val="20"/>
              </w:rPr>
              <w:t>smooth</w:t>
            </w:r>
            <w:r w:rsidRPr="002A27F6">
              <w:rPr>
                <w:spacing w:val="-4"/>
                <w:sz w:val="20"/>
              </w:rPr>
              <w:t xml:space="preserve"> </w:t>
            </w:r>
            <w:r w:rsidRPr="002A27F6">
              <w:rPr>
                <w:sz w:val="20"/>
              </w:rPr>
              <w:t>integration</w:t>
            </w:r>
            <w:r w:rsidRPr="002A27F6">
              <w:rPr>
                <w:spacing w:val="-3"/>
                <w:sz w:val="20"/>
              </w:rPr>
              <w:t xml:space="preserve"> </w:t>
            </w:r>
            <w:r w:rsidRPr="002A27F6">
              <w:rPr>
                <w:sz w:val="20"/>
              </w:rPr>
              <w:t>of</w:t>
            </w:r>
            <w:r w:rsidRPr="002A27F6">
              <w:rPr>
                <w:spacing w:val="-4"/>
                <w:sz w:val="20"/>
              </w:rPr>
              <w:t xml:space="preserve"> </w:t>
            </w:r>
            <w:r w:rsidRPr="002A27F6">
              <w:rPr>
                <w:sz w:val="20"/>
              </w:rPr>
              <w:t>contributions from</w:t>
            </w:r>
            <w:r w:rsidRPr="002A27F6">
              <w:rPr>
                <w:spacing w:val="-47"/>
                <w:sz w:val="20"/>
              </w:rPr>
              <w:t xml:space="preserve"> </w:t>
            </w:r>
            <w:r w:rsidRPr="002A27F6">
              <w:rPr>
                <w:sz w:val="20"/>
              </w:rPr>
              <w:t>all</w:t>
            </w:r>
            <w:r w:rsidRPr="002A27F6">
              <w:rPr>
                <w:spacing w:val="-1"/>
                <w:sz w:val="20"/>
              </w:rPr>
              <w:t xml:space="preserve"> </w:t>
            </w:r>
            <w:r w:rsidRPr="002A27F6">
              <w:rPr>
                <w:sz w:val="20"/>
              </w:rPr>
              <w:t>individual efforts</w:t>
            </w:r>
          </w:p>
        </w:tc>
      </w:tr>
    </w:tbl>
    <w:p w14:paraId="7C297207" w14:textId="77777777" w:rsidR="00F20E4F" w:rsidRPr="002A27F6" w:rsidRDefault="00F20E4F">
      <w:pPr>
        <w:pStyle w:val="BodyText"/>
        <w:spacing w:before="4"/>
        <w:rPr>
          <w:sz w:val="28"/>
        </w:rPr>
      </w:pPr>
    </w:p>
    <w:tbl>
      <w:tblPr>
        <w:tblW w:w="9781"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3791"/>
        <w:gridCol w:w="5990"/>
      </w:tblGrid>
      <w:tr w:rsidR="00F20E4F" w:rsidRPr="002A27F6" w14:paraId="2595CA89" w14:textId="77777777">
        <w:trPr>
          <w:trHeight w:val="821"/>
        </w:trPr>
        <w:tc>
          <w:tcPr>
            <w:tcW w:w="9781" w:type="dxa"/>
            <w:gridSpan w:val="2"/>
          </w:tcPr>
          <w:p w14:paraId="5D08619E" w14:textId="77777777" w:rsidR="00F20E4F" w:rsidRPr="002A27F6" w:rsidRDefault="00000000">
            <w:pPr>
              <w:pStyle w:val="TableParagraph"/>
              <w:ind w:left="107" w:right="101"/>
              <w:jc w:val="both"/>
              <w:rPr>
                <w:b/>
              </w:rPr>
            </w:pPr>
            <w:r w:rsidRPr="002A27F6">
              <w:rPr>
                <w:b/>
              </w:rPr>
              <w:t>PO 10: Communication: Communicate effectively on complex engineering activities with the engineering</w:t>
            </w:r>
            <w:r w:rsidRPr="002A27F6">
              <w:rPr>
                <w:b/>
                <w:spacing w:val="1"/>
              </w:rPr>
              <w:t xml:space="preserve"> </w:t>
            </w:r>
            <w:r w:rsidRPr="002A27F6">
              <w:rPr>
                <w:b/>
              </w:rPr>
              <w:t>community and with the society at large, such as being able to comprehend and write effective reports and</w:t>
            </w:r>
            <w:r w:rsidRPr="002A27F6">
              <w:rPr>
                <w:b/>
                <w:spacing w:val="1"/>
              </w:rPr>
              <w:t xml:space="preserve"> </w:t>
            </w:r>
            <w:r w:rsidRPr="002A27F6">
              <w:rPr>
                <w:b/>
              </w:rPr>
              <w:t>design</w:t>
            </w:r>
            <w:r w:rsidRPr="002A27F6">
              <w:rPr>
                <w:b/>
                <w:spacing w:val="-1"/>
              </w:rPr>
              <w:t xml:space="preserve"> </w:t>
            </w:r>
            <w:r w:rsidRPr="002A27F6">
              <w:rPr>
                <w:b/>
              </w:rPr>
              <w:t>documentation,</w:t>
            </w:r>
            <w:r w:rsidRPr="002A27F6">
              <w:rPr>
                <w:b/>
                <w:spacing w:val="-3"/>
              </w:rPr>
              <w:t xml:space="preserve"> </w:t>
            </w:r>
            <w:r w:rsidRPr="002A27F6">
              <w:rPr>
                <w:b/>
              </w:rPr>
              <w:t>make</w:t>
            </w:r>
            <w:r w:rsidRPr="002A27F6">
              <w:rPr>
                <w:b/>
                <w:spacing w:val="-1"/>
              </w:rPr>
              <w:t xml:space="preserve"> </w:t>
            </w:r>
            <w:r w:rsidRPr="002A27F6">
              <w:rPr>
                <w:b/>
              </w:rPr>
              <w:t>effective presentations, and</w:t>
            </w:r>
            <w:r w:rsidRPr="002A27F6">
              <w:rPr>
                <w:b/>
                <w:spacing w:val="-1"/>
              </w:rPr>
              <w:t xml:space="preserve"> </w:t>
            </w:r>
            <w:r w:rsidRPr="002A27F6">
              <w:rPr>
                <w:b/>
              </w:rPr>
              <w:t>give and</w:t>
            </w:r>
            <w:r w:rsidRPr="002A27F6">
              <w:rPr>
                <w:b/>
                <w:spacing w:val="-3"/>
              </w:rPr>
              <w:t xml:space="preserve"> </w:t>
            </w:r>
            <w:r w:rsidRPr="002A27F6">
              <w:rPr>
                <w:b/>
              </w:rPr>
              <w:t>receive</w:t>
            </w:r>
            <w:r w:rsidRPr="002A27F6">
              <w:rPr>
                <w:b/>
                <w:spacing w:val="-1"/>
              </w:rPr>
              <w:t xml:space="preserve"> </w:t>
            </w:r>
            <w:r w:rsidRPr="002A27F6">
              <w:rPr>
                <w:b/>
              </w:rPr>
              <w:t>clear instructions</w:t>
            </w:r>
          </w:p>
        </w:tc>
      </w:tr>
      <w:tr w:rsidR="00F20E4F" w:rsidRPr="002A27F6" w14:paraId="42BB09E6" w14:textId="77777777">
        <w:trPr>
          <w:trHeight w:val="260"/>
        </w:trPr>
        <w:tc>
          <w:tcPr>
            <w:tcW w:w="3791" w:type="dxa"/>
          </w:tcPr>
          <w:p w14:paraId="7E879EF7" w14:textId="77777777" w:rsidR="00F20E4F" w:rsidRPr="002A27F6" w:rsidRDefault="00000000">
            <w:pPr>
              <w:pStyle w:val="TableParagraph"/>
              <w:spacing w:line="234" w:lineRule="exact"/>
              <w:ind w:left="1166" w:right="1098"/>
              <w:jc w:val="center"/>
              <w:rPr>
                <w:b/>
              </w:rPr>
            </w:pPr>
            <w:r w:rsidRPr="002A27F6">
              <w:rPr>
                <w:b/>
              </w:rPr>
              <w:t>Competency</w:t>
            </w:r>
          </w:p>
        </w:tc>
        <w:tc>
          <w:tcPr>
            <w:tcW w:w="5990" w:type="dxa"/>
          </w:tcPr>
          <w:p w14:paraId="33EA6896" w14:textId="77777777" w:rsidR="00F20E4F" w:rsidRPr="002A27F6" w:rsidRDefault="00000000">
            <w:pPr>
              <w:pStyle w:val="TableParagraph"/>
              <w:spacing w:line="234" w:lineRule="exact"/>
              <w:ind w:left="2162" w:right="2500"/>
              <w:jc w:val="center"/>
              <w:rPr>
                <w:b/>
              </w:rPr>
            </w:pPr>
            <w:r w:rsidRPr="002A27F6">
              <w:rPr>
                <w:b/>
              </w:rPr>
              <w:t>Indicators</w:t>
            </w:r>
          </w:p>
        </w:tc>
      </w:tr>
      <w:tr w:rsidR="00F20E4F" w:rsidRPr="002A27F6" w14:paraId="51E550C9" w14:textId="77777777">
        <w:trPr>
          <w:trHeight w:val="1182"/>
        </w:trPr>
        <w:tc>
          <w:tcPr>
            <w:tcW w:w="3791" w:type="dxa"/>
          </w:tcPr>
          <w:p w14:paraId="1C779A5E" w14:textId="77777777" w:rsidR="00F20E4F" w:rsidRPr="002A27F6" w:rsidRDefault="00000000">
            <w:pPr>
              <w:pStyle w:val="TableParagraph"/>
              <w:spacing w:line="237" w:lineRule="auto"/>
              <w:ind w:left="107" w:right="95"/>
              <w:rPr>
                <w:sz w:val="20"/>
              </w:rPr>
            </w:pPr>
            <w:r w:rsidRPr="002A27F6">
              <w:rPr>
                <w:sz w:val="20"/>
              </w:rPr>
              <w:t>10.1</w:t>
            </w:r>
            <w:r w:rsidRPr="002A27F6">
              <w:rPr>
                <w:spacing w:val="40"/>
                <w:sz w:val="20"/>
              </w:rPr>
              <w:t xml:space="preserve"> </w:t>
            </w:r>
            <w:r w:rsidRPr="002A27F6">
              <w:rPr>
                <w:sz w:val="20"/>
              </w:rPr>
              <w:t>Demonstrate</w:t>
            </w:r>
            <w:r w:rsidRPr="002A27F6">
              <w:rPr>
                <w:spacing w:val="43"/>
                <w:sz w:val="20"/>
              </w:rPr>
              <w:t xml:space="preserve"> </w:t>
            </w:r>
            <w:r w:rsidRPr="002A27F6">
              <w:rPr>
                <w:sz w:val="20"/>
              </w:rPr>
              <w:t>an</w:t>
            </w:r>
            <w:r w:rsidRPr="002A27F6">
              <w:rPr>
                <w:spacing w:val="42"/>
                <w:sz w:val="20"/>
              </w:rPr>
              <w:t xml:space="preserve"> </w:t>
            </w:r>
            <w:r w:rsidRPr="002A27F6">
              <w:rPr>
                <w:sz w:val="20"/>
              </w:rPr>
              <w:t>ability</w:t>
            </w:r>
            <w:r w:rsidRPr="002A27F6">
              <w:rPr>
                <w:spacing w:val="41"/>
                <w:sz w:val="20"/>
              </w:rPr>
              <w:t xml:space="preserve"> </w:t>
            </w:r>
            <w:r w:rsidRPr="002A27F6">
              <w:rPr>
                <w:sz w:val="20"/>
              </w:rPr>
              <w:t>to</w:t>
            </w:r>
            <w:r w:rsidRPr="002A27F6">
              <w:rPr>
                <w:spacing w:val="43"/>
                <w:sz w:val="20"/>
              </w:rPr>
              <w:t xml:space="preserve"> </w:t>
            </w:r>
            <w:r w:rsidRPr="002A27F6">
              <w:rPr>
                <w:sz w:val="20"/>
              </w:rPr>
              <w:t>comprehend</w:t>
            </w:r>
            <w:r w:rsidRPr="002A27F6">
              <w:rPr>
                <w:spacing w:val="-47"/>
                <w:sz w:val="20"/>
              </w:rPr>
              <w:t xml:space="preserve"> </w:t>
            </w:r>
            <w:r w:rsidRPr="002A27F6">
              <w:rPr>
                <w:spacing w:val="-1"/>
                <w:sz w:val="20"/>
              </w:rPr>
              <w:t>technical</w:t>
            </w:r>
            <w:r w:rsidRPr="002A27F6">
              <w:rPr>
                <w:spacing w:val="-11"/>
                <w:sz w:val="20"/>
              </w:rPr>
              <w:t xml:space="preserve"> </w:t>
            </w:r>
            <w:r w:rsidRPr="002A27F6">
              <w:rPr>
                <w:sz w:val="20"/>
              </w:rPr>
              <w:t>literature</w:t>
            </w:r>
            <w:r w:rsidRPr="002A27F6">
              <w:rPr>
                <w:spacing w:val="-10"/>
                <w:sz w:val="20"/>
              </w:rPr>
              <w:t xml:space="preserve"> </w:t>
            </w:r>
            <w:r w:rsidRPr="002A27F6">
              <w:rPr>
                <w:sz w:val="20"/>
              </w:rPr>
              <w:t>and</w:t>
            </w:r>
            <w:r w:rsidRPr="002A27F6">
              <w:rPr>
                <w:spacing w:val="-10"/>
                <w:sz w:val="20"/>
              </w:rPr>
              <w:t xml:space="preserve"> </w:t>
            </w:r>
            <w:r w:rsidRPr="002A27F6">
              <w:rPr>
                <w:sz w:val="20"/>
              </w:rPr>
              <w:t>document</w:t>
            </w:r>
            <w:r w:rsidRPr="002A27F6">
              <w:rPr>
                <w:spacing w:val="-11"/>
                <w:sz w:val="20"/>
              </w:rPr>
              <w:t xml:space="preserve"> </w:t>
            </w:r>
            <w:r w:rsidRPr="002A27F6">
              <w:rPr>
                <w:sz w:val="20"/>
              </w:rPr>
              <w:t>project</w:t>
            </w:r>
            <w:r w:rsidRPr="002A27F6">
              <w:rPr>
                <w:spacing w:val="-11"/>
                <w:sz w:val="20"/>
              </w:rPr>
              <w:t xml:space="preserve"> </w:t>
            </w:r>
            <w:r w:rsidRPr="002A27F6">
              <w:rPr>
                <w:sz w:val="20"/>
              </w:rPr>
              <w:t>work</w:t>
            </w:r>
          </w:p>
        </w:tc>
        <w:tc>
          <w:tcPr>
            <w:tcW w:w="5990" w:type="dxa"/>
          </w:tcPr>
          <w:p w14:paraId="3369CB83" w14:textId="77777777" w:rsidR="00F20E4F" w:rsidRPr="002A27F6" w:rsidRDefault="00000000">
            <w:pPr>
              <w:pStyle w:val="TableParagraph"/>
              <w:numPr>
                <w:ilvl w:val="2"/>
                <w:numId w:val="24"/>
              </w:numPr>
              <w:tabs>
                <w:tab w:val="left" w:pos="648"/>
              </w:tabs>
              <w:spacing w:line="222" w:lineRule="exact"/>
              <w:ind w:right="-193" w:hanging="543"/>
              <w:rPr>
                <w:sz w:val="20"/>
              </w:rPr>
            </w:pPr>
            <w:r w:rsidRPr="002A27F6">
              <w:rPr>
                <w:sz w:val="20"/>
              </w:rPr>
              <w:t>Read,</w:t>
            </w:r>
            <w:r w:rsidRPr="002A27F6">
              <w:rPr>
                <w:spacing w:val="-12"/>
                <w:sz w:val="20"/>
              </w:rPr>
              <w:t xml:space="preserve"> </w:t>
            </w:r>
            <w:r w:rsidRPr="002A27F6">
              <w:rPr>
                <w:sz w:val="20"/>
              </w:rPr>
              <w:t>understand</w:t>
            </w:r>
            <w:r w:rsidRPr="002A27F6">
              <w:rPr>
                <w:spacing w:val="-11"/>
                <w:sz w:val="20"/>
              </w:rPr>
              <w:t xml:space="preserve"> </w:t>
            </w:r>
            <w:r w:rsidRPr="002A27F6">
              <w:rPr>
                <w:sz w:val="20"/>
              </w:rPr>
              <w:t>and</w:t>
            </w:r>
            <w:r w:rsidRPr="002A27F6">
              <w:rPr>
                <w:spacing w:val="-12"/>
                <w:sz w:val="20"/>
              </w:rPr>
              <w:t xml:space="preserve"> </w:t>
            </w:r>
            <w:r w:rsidRPr="002A27F6">
              <w:rPr>
                <w:sz w:val="20"/>
              </w:rPr>
              <w:t>interpret</w:t>
            </w:r>
            <w:r w:rsidRPr="002A27F6">
              <w:rPr>
                <w:spacing w:val="-11"/>
                <w:sz w:val="20"/>
              </w:rPr>
              <w:t xml:space="preserve"> </w:t>
            </w:r>
            <w:r w:rsidRPr="002A27F6">
              <w:rPr>
                <w:sz w:val="20"/>
              </w:rPr>
              <w:t>technical</w:t>
            </w:r>
            <w:r w:rsidRPr="002A27F6">
              <w:rPr>
                <w:spacing w:val="-11"/>
                <w:sz w:val="20"/>
              </w:rPr>
              <w:t xml:space="preserve"> </w:t>
            </w:r>
            <w:r w:rsidRPr="002A27F6">
              <w:rPr>
                <w:sz w:val="20"/>
              </w:rPr>
              <w:t>and</w:t>
            </w:r>
            <w:r w:rsidRPr="002A27F6">
              <w:rPr>
                <w:spacing w:val="-9"/>
                <w:sz w:val="20"/>
              </w:rPr>
              <w:t xml:space="preserve"> </w:t>
            </w:r>
            <w:r w:rsidRPr="002A27F6">
              <w:rPr>
                <w:sz w:val="20"/>
              </w:rPr>
              <w:t>non-technical</w:t>
            </w:r>
            <w:r w:rsidRPr="002A27F6">
              <w:rPr>
                <w:spacing w:val="-11"/>
                <w:sz w:val="20"/>
              </w:rPr>
              <w:t xml:space="preserve"> </w:t>
            </w:r>
            <w:r w:rsidRPr="002A27F6">
              <w:rPr>
                <w:sz w:val="20"/>
              </w:rPr>
              <w:t>information</w:t>
            </w:r>
          </w:p>
          <w:p w14:paraId="7CB11F60" w14:textId="77777777" w:rsidR="00F20E4F" w:rsidRPr="002A27F6" w:rsidRDefault="00000000">
            <w:pPr>
              <w:pStyle w:val="TableParagraph"/>
              <w:numPr>
                <w:ilvl w:val="2"/>
                <w:numId w:val="24"/>
              </w:numPr>
              <w:tabs>
                <w:tab w:val="left" w:pos="796"/>
              </w:tabs>
              <w:ind w:left="105" w:right="100" w:firstLine="0"/>
              <w:rPr>
                <w:sz w:val="20"/>
              </w:rPr>
            </w:pPr>
            <w:r w:rsidRPr="002A27F6">
              <w:rPr>
                <w:sz w:val="20"/>
              </w:rPr>
              <w:t>Produce</w:t>
            </w:r>
            <w:r w:rsidRPr="002A27F6">
              <w:rPr>
                <w:spacing w:val="37"/>
                <w:sz w:val="20"/>
              </w:rPr>
              <w:t xml:space="preserve"> </w:t>
            </w:r>
            <w:r w:rsidRPr="002A27F6">
              <w:rPr>
                <w:sz w:val="20"/>
              </w:rPr>
              <w:t>clear,</w:t>
            </w:r>
            <w:r w:rsidRPr="002A27F6">
              <w:rPr>
                <w:spacing w:val="37"/>
                <w:sz w:val="20"/>
              </w:rPr>
              <w:t xml:space="preserve"> </w:t>
            </w:r>
            <w:r w:rsidRPr="002A27F6">
              <w:rPr>
                <w:sz w:val="20"/>
              </w:rPr>
              <w:t>well-constructed,</w:t>
            </w:r>
            <w:r w:rsidRPr="002A27F6">
              <w:rPr>
                <w:spacing w:val="37"/>
                <w:sz w:val="20"/>
              </w:rPr>
              <w:t xml:space="preserve"> </w:t>
            </w:r>
            <w:r w:rsidRPr="002A27F6">
              <w:rPr>
                <w:sz w:val="20"/>
              </w:rPr>
              <w:t>and</w:t>
            </w:r>
            <w:r w:rsidRPr="002A27F6">
              <w:rPr>
                <w:spacing w:val="40"/>
                <w:sz w:val="20"/>
              </w:rPr>
              <w:t xml:space="preserve"> </w:t>
            </w:r>
            <w:r w:rsidRPr="002A27F6">
              <w:rPr>
                <w:sz w:val="20"/>
              </w:rPr>
              <w:t>well-supported</w:t>
            </w:r>
            <w:r w:rsidRPr="002A27F6">
              <w:rPr>
                <w:spacing w:val="38"/>
                <w:sz w:val="20"/>
              </w:rPr>
              <w:t xml:space="preserve"> </w:t>
            </w:r>
            <w:r w:rsidRPr="002A27F6">
              <w:rPr>
                <w:sz w:val="20"/>
              </w:rPr>
              <w:t>written</w:t>
            </w:r>
            <w:r w:rsidRPr="002A27F6">
              <w:rPr>
                <w:spacing w:val="-47"/>
                <w:sz w:val="20"/>
              </w:rPr>
              <w:t xml:space="preserve"> </w:t>
            </w:r>
            <w:r w:rsidRPr="002A27F6">
              <w:rPr>
                <w:sz w:val="20"/>
              </w:rPr>
              <w:t>engineering</w:t>
            </w:r>
            <w:r w:rsidRPr="002A27F6">
              <w:rPr>
                <w:spacing w:val="-2"/>
                <w:sz w:val="20"/>
              </w:rPr>
              <w:t xml:space="preserve"> </w:t>
            </w:r>
            <w:r w:rsidRPr="002A27F6">
              <w:rPr>
                <w:sz w:val="20"/>
              </w:rPr>
              <w:t>documents</w:t>
            </w:r>
          </w:p>
          <w:p w14:paraId="320DAE52" w14:textId="77777777" w:rsidR="00F20E4F" w:rsidRPr="002A27F6" w:rsidRDefault="00000000">
            <w:pPr>
              <w:pStyle w:val="TableParagraph"/>
              <w:numPr>
                <w:ilvl w:val="2"/>
                <w:numId w:val="24"/>
              </w:numPr>
              <w:tabs>
                <w:tab w:val="left" w:pos="674"/>
              </w:tabs>
              <w:spacing w:line="230" w:lineRule="atLeast"/>
              <w:ind w:left="105" w:right="99" w:firstLine="0"/>
              <w:rPr>
                <w:sz w:val="20"/>
              </w:rPr>
            </w:pPr>
            <w:r w:rsidRPr="002A27F6">
              <w:rPr>
                <w:sz w:val="20"/>
              </w:rPr>
              <w:t>Create</w:t>
            </w:r>
            <w:r w:rsidRPr="002A27F6">
              <w:rPr>
                <w:spacing w:val="16"/>
                <w:sz w:val="20"/>
              </w:rPr>
              <w:t xml:space="preserve"> </w:t>
            </w:r>
            <w:r w:rsidRPr="002A27F6">
              <w:rPr>
                <w:sz w:val="20"/>
              </w:rPr>
              <w:t>flow</w:t>
            </w:r>
            <w:r w:rsidRPr="002A27F6">
              <w:rPr>
                <w:spacing w:val="13"/>
                <w:sz w:val="20"/>
              </w:rPr>
              <w:t xml:space="preserve"> </w:t>
            </w:r>
            <w:r w:rsidRPr="002A27F6">
              <w:rPr>
                <w:sz w:val="20"/>
              </w:rPr>
              <w:t>in</w:t>
            </w:r>
            <w:r w:rsidRPr="002A27F6">
              <w:rPr>
                <w:spacing w:val="15"/>
                <w:sz w:val="20"/>
              </w:rPr>
              <w:t xml:space="preserve"> </w:t>
            </w:r>
            <w:r w:rsidRPr="002A27F6">
              <w:rPr>
                <w:sz w:val="20"/>
              </w:rPr>
              <w:t>a</w:t>
            </w:r>
            <w:r w:rsidRPr="002A27F6">
              <w:rPr>
                <w:spacing w:val="16"/>
                <w:sz w:val="20"/>
              </w:rPr>
              <w:t xml:space="preserve"> </w:t>
            </w:r>
            <w:r w:rsidRPr="002A27F6">
              <w:rPr>
                <w:sz w:val="20"/>
              </w:rPr>
              <w:t>document</w:t>
            </w:r>
            <w:r w:rsidRPr="002A27F6">
              <w:rPr>
                <w:spacing w:val="15"/>
                <w:sz w:val="20"/>
              </w:rPr>
              <w:t xml:space="preserve"> </w:t>
            </w:r>
            <w:r w:rsidRPr="002A27F6">
              <w:rPr>
                <w:sz w:val="20"/>
              </w:rPr>
              <w:t>or</w:t>
            </w:r>
            <w:r w:rsidRPr="002A27F6">
              <w:rPr>
                <w:spacing w:val="17"/>
                <w:sz w:val="20"/>
              </w:rPr>
              <w:t xml:space="preserve"> </w:t>
            </w:r>
            <w:r w:rsidRPr="002A27F6">
              <w:rPr>
                <w:sz w:val="20"/>
              </w:rPr>
              <w:t>presentation</w:t>
            </w:r>
            <w:r w:rsidRPr="002A27F6">
              <w:rPr>
                <w:spacing w:val="24"/>
                <w:sz w:val="20"/>
              </w:rPr>
              <w:t xml:space="preserve"> </w:t>
            </w:r>
            <w:r w:rsidRPr="002A27F6">
              <w:rPr>
                <w:sz w:val="20"/>
              </w:rPr>
              <w:t>-</w:t>
            </w:r>
            <w:r w:rsidRPr="002A27F6">
              <w:rPr>
                <w:spacing w:val="14"/>
                <w:sz w:val="20"/>
              </w:rPr>
              <w:t xml:space="preserve"> </w:t>
            </w:r>
            <w:r w:rsidRPr="002A27F6">
              <w:rPr>
                <w:sz w:val="20"/>
              </w:rPr>
              <w:t>a</w:t>
            </w:r>
            <w:r w:rsidRPr="002A27F6">
              <w:rPr>
                <w:spacing w:val="16"/>
                <w:sz w:val="20"/>
              </w:rPr>
              <w:t xml:space="preserve"> </w:t>
            </w:r>
            <w:r w:rsidRPr="002A27F6">
              <w:rPr>
                <w:sz w:val="20"/>
              </w:rPr>
              <w:t>logical</w:t>
            </w:r>
            <w:r w:rsidRPr="002A27F6">
              <w:rPr>
                <w:spacing w:val="17"/>
                <w:sz w:val="20"/>
              </w:rPr>
              <w:t xml:space="preserve"> </w:t>
            </w:r>
            <w:r w:rsidRPr="002A27F6">
              <w:rPr>
                <w:sz w:val="20"/>
              </w:rPr>
              <w:t>progression</w:t>
            </w:r>
            <w:r w:rsidRPr="002A27F6">
              <w:rPr>
                <w:spacing w:val="14"/>
                <w:sz w:val="20"/>
              </w:rPr>
              <w:t xml:space="preserve"> </w:t>
            </w:r>
            <w:r w:rsidRPr="002A27F6">
              <w:rPr>
                <w:sz w:val="20"/>
              </w:rPr>
              <w:t>of</w:t>
            </w:r>
            <w:r w:rsidRPr="002A27F6">
              <w:rPr>
                <w:spacing w:val="-47"/>
                <w:sz w:val="20"/>
              </w:rPr>
              <w:t xml:space="preserve"> </w:t>
            </w:r>
            <w:r w:rsidRPr="002A27F6">
              <w:rPr>
                <w:sz w:val="20"/>
              </w:rPr>
              <w:t>ideas</w:t>
            </w:r>
            <w:r w:rsidRPr="002A27F6">
              <w:rPr>
                <w:spacing w:val="-2"/>
                <w:sz w:val="20"/>
              </w:rPr>
              <w:t xml:space="preserve"> </w:t>
            </w:r>
            <w:r w:rsidRPr="002A27F6">
              <w:rPr>
                <w:sz w:val="20"/>
              </w:rPr>
              <w:t>so</w:t>
            </w:r>
            <w:r w:rsidRPr="002A27F6">
              <w:rPr>
                <w:spacing w:val="1"/>
                <w:sz w:val="20"/>
              </w:rPr>
              <w:t xml:space="preserve"> </w:t>
            </w:r>
            <w:r w:rsidRPr="002A27F6">
              <w:rPr>
                <w:sz w:val="20"/>
              </w:rPr>
              <w:t>that the</w:t>
            </w:r>
            <w:r w:rsidRPr="002A27F6">
              <w:rPr>
                <w:spacing w:val="3"/>
                <w:sz w:val="20"/>
              </w:rPr>
              <w:t xml:space="preserve"> </w:t>
            </w:r>
            <w:r w:rsidRPr="002A27F6">
              <w:rPr>
                <w:sz w:val="20"/>
              </w:rPr>
              <w:t>main</w:t>
            </w:r>
            <w:r w:rsidRPr="002A27F6">
              <w:rPr>
                <w:spacing w:val="-1"/>
                <w:sz w:val="20"/>
              </w:rPr>
              <w:t xml:space="preserve"> </w:t>
            </w:r>
            <w:r w:rsidRPr="002A27F6">
              <w:rPr>
                <w:sz w:val="20"/>
              </w:rPr>
              <w:t>point</w:t>
            </w:r>
            <w:r w:rsidRPr="002A27F6">
              <w:rPr>
                <w:spacing w:val="-2"/>
                <w:sz w:val="20"/>
              </w:rPr>
              <w:t xml:space="preserve"> </w:t>
            </w:r>
            <w:r w:rsidRPr="002A27F6">
              <w:rPr>
                <w:sz w:val="20"/>
              </w:rPr>
              <w:t>is</w:t>
            </w:r>
            <w:r w:rsidRPr="002A27F6">
              <w:rPr>
                <w:spacing w:val="2"/>
                <w:sz w:val="20"/>
              </w:rPr>
              <w:t xml:space="preserve"> </w:t>
            </w:r>
            <w:r w:rsidRPr="002A27F6">
              <w:rPr>
                <w:sz w:val="20"/>
              </w:rPr>
              <w:t>clear</w:t>
            </w:r>
          </w:p>
        </w:tc>
      </w:tr>
      <w:tr w:rsidR="00F20E4F" w:rsidRPr="002A27F6" w14:paraId="521EFC99" w14:textId="77777777">
        <w:trPr>
          <w:trHeight w:val="945"/>
        </w:trPr>
        <w:tc>
          <w:tcPr>
            <w:tcW w:w="3791" w:type="dxa"/>
          </w:tcPr>
          <w:p w14:paraId="6559166B" w14:textId="77777777" w:rsidR="00F20E4F" w:rsidRPr="002A27F6" w:rsidRDefault="00000000">
            <w:pPr>
              <w:pStyle w:val="TableParagraph"/>
              <w:ind w:left="107" w:right="363"/>
              <w:rPr>
                <w:sz w:val="20"/>
              </w:rPr>
            </w:pPr>
            <w:r w:rsidRPr="002A27F6">
              <w:rPr>
                <w:sz w:val="20"/>
              </w:rPr>
              <w:t>10.2</w:t>
            </w:r>
            <w:r w:rsidRPr="002A27F6">
              <w:rPr>
                <w:spacing w:val="-3"/>
                <w:sz w:val="20"/>
              </w:rPr>
              <w:t xml:space="preserve"> </w:t>
            </w:r>
            <w:r w:rsidRPr="002A27F6">
              <w:rPr>
                <w:sz w:val="20"/>
              </w:rPr>
              <w:t>Demonstrate</w:t>
            </w:r>
            <w:r w:rsidRPr="002A27F6">
              <w:rPr>
                <w:spacing w:val="-4"/>
                <w:sz w:val="20"/>
              </w:rPr>
              <w:t xml:space="preserve"> </w:t>
            </w:r>
            <w:r w:rsidRPr="002A27F6">
              <w:rPr>
                <w:sz w:val="20"/>
              </w:rPr>
              <w:t>competence</w:t>
            </w:r>
            <w:r w:rsidRPr="002A27F6">
              <w:rPr>
                <w:spacing w:val="-1"/>
                <w:sz w:val="20"/>
              </w:rPr>
              <w:t xml:space="preserve"> </w:t>
            </w:r>
            <w:r w:rsidRPr="002A27F6">
              <w:rPr>
                <w:sz w:val="20"/>
              </w:rPr>
              <w:t>in</w:t>
            </w:r>
            <w:r w:rsidRPr="002A27F6">
              <w:rPr>
                <w:spacing w:val="-6"/>
                <w:sz w:val="20"/>
              </w:rPr>
              <w:t xml:space="preserve"> </w:t>
            </w:r>
            <w:r w:rsidRPr="002A27F6">
              <w:rPr>
                <w:sz w:val="20"/>
              </w:rPr>
              <w:t>listening,</w:t>
            </w:r>
            <w:r w:rsidRPr="002A27F6">
              <w:rPr>
                <w:spacing w:val="-47"/>
                <w:sz w:val="20"/>
              </w:rPr>
              <w:t xml:space="preserve"> </w:t>
            </w:r>
            <w:r w:rsidRPr="002A27F6">
              <w:rPr>
                <w:sz w:val="20"/>
              </w:rPr>
              <w:t>speaking, and</w:t>
            </w:r>
            <w:r w:rsidRPr="002A27F6">
              <w:rPr>
                <w:spacing w:val="1"/>
                <w:sz w:val="20"/>
              </w:rPr>
              <w:t xml:space="preserve"> </w:t>
            </w:r>
            <w:r w:rsidRPr="002A27F6">
              <w:rPr>
                <w:sz w:val="20"/>
              </w:rPr>
              <w:t>presentation</w:t>
            </w:r>
          </w:p>
        </w:tc>
        <w:tc>
          <w:tcPr>
            <w:tcW w:w="5990" w:type="dxa"/>
          </w:tcPr>
          <w:p w14:paraId="25BDFA30" w14:textId="77777777" w:rsidR="00F20E4F" w:rsidRPr="002A27F6" w:rsidRDefault="00000000">
            <w:pPr>
              <w:pStyle w:val="TableParagraph"/>
              <w:numPr>
                <w:ilvl w:val="2"/>
                <w:numId w:val="25"/>
              </w:numPr>
              <w:tabs>
                <w:tab w:val="left" w:pos="655"/>
              </w:tabs>
              <w:ind w:right="105" w:firstLine="0"/>
              <w:rPr>
                <w:sz w:val="20"/>
              </w:rPr>
            </w:pPr>
            <w:r w:rsidRPr="002A27F6">
              <w:rPr>
                <w:sz w:val="20"/>
              </w:rPr>
              <w:t>Listen</w:t>
            </w:r>
            <w:r w:rsidRPr="002A27F6">
              <w:rPr>
                <w:spacing w:val="-7"/>
                <w:sz w:val="20"/>
              </w:rPr>
              <w:t xml:space="preserve"> </w:t>
            </w:r>
            <w:r w:rsidRPr="002A27F6">
              <w:rPr>
                <w:sz w:val="20"/>
              </w:rPr>
              <w:t>to</w:t>
            </w:r>
            <w:r w:rsidRPr="002A27F6">
              <w:rPr>
                <w:spacing w:val="-5"/>
                <w:sz w:val="20"/>
              </w:rPr>
              <w:t xml:space="preserve"> </w:t>
            </w:r>
            <w:r w:rsidRPr="002A27F6">
              <w:rPr>
                <w:sz w:val="20"/>
              </w:rPr>
              <w:t>and</w:t>
            </w:r>
            <w:r w:rsidRPr="002A27F6">
              <w:rPr>
                <w:spacing w:val="-4"/>
                <w:sz w:val="20"/>
              </w:rPr>
              <w:t xml:space="preserve"> </w:t>
            </w:r>
            <w:r w:rsidRPr="002A27F6">
              <w:rPr>
                <w:sz w:val="20"/>
              </w:rPr>
              <w:t>comprehend</w:t>
            </w:r>
            <w:r w:rsidRPr="002A27F6">
              <w:rPr>
                <w:spacing w:val="-4"/>
                <w:sz w:val="20"/>
              </w:rPr>
              <w:t xml:space="preserve"> </w:t>
            </w:r>
            <w:r w:rsidRPr="002A27F6">
              <w:rPr>
                <w:sz w:val="20"/>
              </w:rPr>
              <w:t>information,</w:t>
            </w:r>
            <w:r w:rsidRPr="002A27F6">
              <w:rPr>
                <w:spacing w:val="-5"/>
                <w:sz w:val="20"/>
              </w:rPr>
              <w:t xml:space="preserve"> </w:t>
            </w:r>
            <w:r w:rsidRPr="002A27F6">
              <w:rPr>
                <w:sz w:val="20"/>
              </w:rPr>
              <w:t>instructions,</w:t>
            </w:r>
            <w:r w:rsidRPr="002A27F6">
              <w:rPr>
                <w:spacing w:val="-5"/>
                <w:sz w:val="20"/>
              </w:rPr>
              <w:t xml:space="preserve"> </w:t>
            </w:r>
            <w:r w:rsidRPr="002A27F6">
              <w:rPr>
                <w:sz w:val="20"/>
              </w:rPr>
              <w:t>and</w:t>
            </w:r>
            <w:r w:rsidRPr="002A27F6">
              <w:rPr>
                <w:spacing w:val="-4"/>
                <w:sz w:val="20"/>
              </w:rPr>
              <w:t xml:space="preserve"> </w:t>
            </w:r>
            <w:r w:rsidRPr="002A27F6">
              <w:rPr>
                <w:sz w:val="20"/>
              </w:rPr>
              <w:t>viewpoints</w:t>
            </w:r>
            <w:r w:rsidRPr="002A27F6">
              <w:rPr>
                <w:spacing w:val="-5"/>
                <w:sz w:val="20"/>
              </w:rPr>
              <w:t xml:space="preserve"> </w:t>
            </w:r>
            <w:r w:rsidRPr="002A27F6">
              <w:rPr>
                <w:sz w:val="20"/>
              </w:rPr>
              <w:t>of</w:t>
            </w:r>
            <w:r w:rsidRPr="002A27F6">
              <w:rPr>
                <w:spacing w:val="-47"/>
                <w:sz w:val="20"/>
              </w:rPr>
              <w:t xml:space="preserve"> </w:t>
            </w:r>
            <w:r w:rsidRPr="002A27F6">
              <w:rPr>
                <w:sz w:val="20"/>
              </w:rPr>
              <w:t>others</w:t>
            </w:r>
          </w:p>
          <w:p w14:paraId="0433CBD2" w14:textId="77777777" w:rsidR="00F20E4F" w:rsidRPr="002A27F6" w:rsidRDefault="00000000">
            <w:pPr>
              <w:pStyle w:val="TableParagraph"/>
              <w:numPr>
                <w:ilvl w:val="2"/>
                <w:numId w:val="25"/>
              </w:numPr>
              <w:tabs>
                <w:tab w:val="left" w:pos="657"/>
              </w:tabs>
              <w:spacing w:line="228" w:lineRule="exact"/>
              <w:ind w:right="456" w:firstLine="0"/>
              <w:rPr>
                <w:sz w:val="20"/>
              </w:rPr>
            </w:pPr>
            <w:r w:rsidRPr="002A27F6">
              <w:rPr>
                <w:sz w:val="20"/>
              </w:rPr>
              <w:t>Deliver</w:t>
            </w:r>
            <w:r w:rsidRPr="002A27F6">
              <w:rPr>
                <w:spacing w:val="-2"/>
                <w:sz w:val="20"/>
              </w:rPr>
              <w:t xml:space="preserve"> </w:t>
            </w:r>
            <w:r w:rsidRPr="002A27F6">
              <w:rPr>
                <w:sz w:val="20"/>
              </w:rPr>
              <w:t>effective</w:t>
            </w:r>
            <w:r w:rsidRPr="002A27F6">
              <w:rPr>
                <w:spacing w:val="-2"/>
                <w:sz w:val="20"/>
              </w:rPr>
              <w:t xml:space="preserve"> </w:t>
            </w:r>
            <w:r w:rsidRPr="002A27F6">
              <w:rPr>
                <w:sz w:val="20"/>
              </w:rPr>
              <w:t>oral</w:t>
            </w:r>
            <w:r w:rsidRPr="002A27F6">
              <w:rPr>
                <w:spacing w:val="-3"/>
                <w:sz w:val="20"/>
              </w:rPr>
              <w:t xml:space="preserve"> </w:t>
            </w:r>
            <w:r w:rsidRPr="002A27F6">
              <w:rPr>
                <w:sz w:val="20"/>
              </w:rPr>
              <w:t>presentations</w:t>
            </w:r>
            <w:r w:rsidRPr="002A27F6">
              <w:rPr>
                <w:spacing w:val="-3"/>
                <w:sz w:val="20"/>
              </w:rPr>
              <w:t xml:space="preserve"> </w:t>
            </w:r>
            <w:r w:rsidRPr="002A27F6">
              <w:rPr>
                <w:sz w:val="20"/>
              </w:rPr>
              <w:t>to</w:t>
            </w:r>
            <w:r w:rsidRPr="002A27F6">
              <w:rPr>
                <w:spacing w:val="-2"/>
                <w:sz w:val="20"/>
              </w:rPr>
              <w:t xml:space="preserve"> </w:t>
            </w:r>
            <w:r w:rsidRPr="002A27F6">
              <w:rPr>
                <w:sz w:val="20"/>
              </w:rPr>
              <w:t>technical</w:t>
            </w:r>
            <w:r w:rsidRPr="002A27F6">
              <w:rPr>
                <w:spacing w:val="-2"/>
                <w:sz w:val="20"/>
              </w:rPr>
              <w:t xml:space="preserve"> </w:t>
            </w:r>
            <w:r w:rsidRPr="002A27F6">
              <w:rPr>
                <w:sz w:val="20"/>
              </w:rPr>
              <w:t>and</w:t>
            </w:r>
            <w:r w:rsidRPr="002A27F6">
              <w:rPr>
                <w:spacing w:val="-1"/>
                <w:sz w:val="20"/>
              </w:rPr>
              <w:t xml:space="preserve"> </w:t>
            </w:r>
            <w:r w:rsidRPr="002A27F6">
              <w:rPr>
                <w:sz w:val="20"/>
              </w:rPr>
              <w:t>non-technical</w:t>
            </w:r>
            <w:r w:rsidRPr="002A27F6">
              <w:rPr>
                <w:spacing w:val="-47"/>
                <w:sz w:val="20"/>
              </w:rPr>
              <w:t xml:space="preserve"> </w:t>
            </w:r>
            <w:r w:rsidRPr="002A27F6">
              <w:rPr>
                <w:sz w:val="20"/>
              </w:rPr>
              <w:t>audiences</w:t>
            </w:r>
          </w:p>
        </w:tc>
      </w:tr>
      <w:tr w:rsidR="00F20E4F" w:rsidRPr="002A27F6" w14:paraId="600F0E88" w14:textId="77777777">
        <w:trPr>
          <w:trHeight w:val="948"/>
        </w:trPr>
        <w:tc>
          <w:tcPr>
            <w:tcW w:w="3791" w:type="dxa"/>
          </w:tcPr>
          <w:p w14:paraId="09CD5419" w14:textId="77777777" w:rsidR="00F20E4F" w:rsidRPr="002A27F6" w:rsidRDefault="00000000">
            <w:pPr>
              <w:pStyle w:val="TableParagraph"/>
              <w:ind w:left="107" w:right="552"/>
              <w:rPr>
                <w:sz w:val="20"/>
              </w:rPr>
            </w:pPr>
            <w:r w:rsidRPr="002A27F6">
              <w:rPr>
                <w:sz w:val="20"/>
              </w:rPr>
              <w:t>10.3</w:t>
            </w:r>
            <w:r w:rsidRPr="002A27F6">
              <w:rPr>
                <w:spacing w:val="-2"/>
                <w:sz w:val="20"/>
              </w:rPr>
              <w:t xml:space="preserve"> </w:t>
            </w:r>
            <w:r w:rsidRPr="002A27F6">
              <w:rPr>
                <w:sz w:val="20"/>
              </w:rPr>
              <w:t>Demonstrate</w:t>
            </w:r>
            <w:r w:rsidRPr="002A27F6">
              <w:rPr>
                <w:spacing w:val="-3"/>
                <w:sz w:val="20"/>
              </w:rPr>
              <w:t xml:space="preserve"> </w:t>
            </w:r>
            <w:r w:rsidRPr="002A27F6">
              <w:rPr>
                <w:sz w:val="20"/>
              </w:rPr>
              <w:t>the</w:t>
            </w:r>
            <w:r w:rsidRPr="002A27F6">
              <w:rPr>
                <w:spacing w:val="-3"/>
                <w:sz w:val="20"/>
              </w:rPr>
              <w:t xml:space="preserve"> </w:t>
            </w:r>
            <w:r w:rsidRPr="002A27F6">
              <w:rPr>
                <w:sz w:val="20"/>
              </w:rPr>
              <w:t>ability</w:t>
            </w:r>
            <w:r w:rsidRPr="002A27F6">
              <w:rPr>
                <w:spacing w:val="-4"/>
                <w:sz w:val="20"/>
              </w:rPr>
              <w:t xml:space="preserve"> </w:t>
            </w:r>
            <w:r w:rsidRPr="002A27F6">
              <w:rPr>
                <w:sz w:val="20"/>
              </w:rPr>
              <w:t>to</w:t>
            </w:r>
            <w:r w:rsidRPr="002A27F6">
              <w:rPr>
                <w:spacing w:val="-2"/>
                <w:sz w:val="20"/>
              </w:rPr>
              <w:t xml:space="preserve"> </w:t>
            </w:r>
            <w:r w:rsidRPr="002A27F6">
              <w:rPr>
                <w:sz w:val="20"/>
              </w:rPr>
              <w:t>integrate</w:t>
            </w:r>
            <w:r w:rsidRPr="002A27F6">
              <w:rPr>
                <w:spacing w:val="-47"/>
                <w:sz w:val="20"/>
              </w:rPr>
              <w:t xml:space="preserve"> </w:t>
            </w:r>
            <w:r w:rsidRPr="002A27F6">
              <w:rPr>
                <w:sz w:val="20"/>
              </w:rPr>
              <w:t>different</w:t>
            </w:r>
            <w:r w:rsidRPr="002A27F6">
              <w:rPr>
                <w:spacing w:val="1"/>
                <w:sz w:val="20"/>
              </w:rPr>
              <w:t xml:space="preserve"> </w:t>
            </w:r>
            <w:r w:rsidRPr="002A27F6">
              <w:rPr>
                <w:sz w:val="20"/>
              </w:rPr>
              <w:t>modes</w:t>
            </w:r>
            <w:r w:rsidRPr="002A27F6">
              <w:rPr>
                <w:spacing w:val="-2"/>
                <w:sz w:val="20"/>
              </w:rPr>
              <w:t xml:space="preserve"> </w:t>
            </w:r>
            <w:r w:rsidRPr="002A27F6">
              <w:rPr>
                <w:sz w:val="20"/>
              </w:rPr>
              <w:t>of</w:t>
            </w:r>
            <w:r w:rsidRPr="002A27F6">
              <w:rPr>
                <w:spacing w:val="-1"/>
                <w:sz w:val="20"/>
              </w:rPr>
              <w:t xml:space="preserve"> </w:t>
            </w:r>
            <w:r w:rsidRPr="002A27F6">
              <w:rPr>
                <w:sz w:val="20"/>
              </w:rPr>
              <w:t>communication</w:t>
            </w:r>
          </w:p>
        </w:tc>
        <w:tc>
          <w:tcPr>
            <w:tcW w:w="5990" w:type="dxa"/>
          </w:tcPr>
          <w:p w14:paraId="252006BF" w14:textId="77777777" w:rsidR="00F20E4F" w:rsidRPr="002A27F6" w:rsidRDefault="00000000">
            <w:pPr>
              <w:pStyle w:val="TableParagraph"/>
              <w:numPr>
                <w:ilvl w:val="2"/>
                <w:numId w:val="26"/>
              </w:numPr>
              <w:tabs>
                <w:tab w:val="left" w:pos="767"/>
              </w:tabs>
              <w:ind w:right="101" w:firstLine="0"/>
              <w:rPr>
                <w:sz w:val="20"/>
              </w:rPr>
            </w:pPr>
            <w:r w:rsidRPr="002A27F6">
              <w:rPr>
                <w:sz w:val="20"/>
              </w:rPr>
              <w:t>Create</w:t>
            </w:r>
            <w:r w:rsidRPr="002A27F6">
              <w:rPr>
                <w:spacing w:val="8"/>
                <w:sz w:val="20"/>
              </w:rPr>
              <w:t xml:space="preserve"> </w:t>
            </w:r>
            <w:r w:rsidRPr="002A27F6">
              <w:rPr>
                <w:sz w:val="20"/>
              </w:rPr>
              <w:t>engineering-standard</w:t>
            </w:r>
            <w:r w:rsidRPr="002A27F6">
              <w:rPr>
                <w:spacing w:val="9"/>
                <w:sz w:val="20"/>
              </w:rPr>
              <w:t xml:space="preserve"> </w:t>
            </w:r>
            <w:r w:rsidRPr="002A27F6">
              <w:rPr>
                <w:sz w:val="20"/>
              </w:rPr>
              <w:t>figures,</w:t>
            </w:r>
            <w:r w:rsidRPr="002A27F6">
              <w:rPr>
                <w:spacing w:val="8"/>
                <w:sz w:val="20"/>
              </w:rPr>
              <w:t xml:space="preserve"> </w:t>
            </w:r>
            <w:r w:rsidRPr="002A27F6">
              <w:rPr>
                <w:sz w:val="20"/>
              </w:rPr>
              <w:t>reports</w:t>
            </w:r>
            <w:r w:rsidRPr="002A27F6">
              <w:rPr>
                <w:spacing w:val="7"/>
                <w:sz w:val="20"/>
              </w:rPr>
              <w:t xml:space="preserve"> </w:t>
            </w:r>
            <w:r w:rsidRPr="002A27F6">
              <w:rPr>
                <w:sz w:val="20"/>
              </w:rPr>
              <w:t>and</w:t>
            </w:r>
            <w:r w:rsidRPr="002A27F6">
              <w:rPr>
                <w:spacing w:val="9"/>
                <w:sz w:val="20"/>
              </w:rPr>
              <w:t xml:space="preserve"> </w:t>
            </w:r>
            <w:r w:rsidRPr="002A27F6">
              <w:rPr>
                <w:sz w:val="20"/>
              </w:rPr>
              <w:t>drawings</w:t>
            </w:r>
            <w:r w:rsidRPr="002A27F6">
              <w:rPr>
                <w:spacing w:val="10"/>
                <w:sz w:val="20"/>
              </w:rPr>
              <w:t xml:space="preserve"> </w:t>
            </w:r>
            <w:r w:rsidRPr="002A27F6">
              <w:rPr>
                <w:sz w:val="20"/>
              </w:rPr>
              <w:t>to</w:t>
            </w:r>
            <w:r w:rsidRPr="002A27F6">
              <w:rPr>
                <w:spacing w:val="-47"/>
                <w:sz w:val="20"/>
              </w:rPr>
              <w:t xml:space="preserve"> </w:t>
            </w:r>
            <w:r w:rsidRPr="002A27F6">
              <w:rPr>
                <w:sz w:val="20"/>
              </w:rPr>
              <w:t>complement</w:t>
            </w:r>
            <w:r w:rsidRPr="002A27F6">
              <w:rPr>
                <w:spacing w:val="1"/>
                <w:sz w:val="20"/>
              </w:rPr>
              <w:t xml:space="preserve"> </w:t>
            </w:r>
            <w:r w:rsidRPr="002A27F6">
              <w:rPr>
                <w:sz w:val="20"/>
              </w:rPr>
              <w:t>writing</w:t>
            </w:r>
            <w:r w:rsidRPr="002A27F6">
              <w:rPr>
                <w:spacing w:val="-1"/>
                <w:sz w:val="20"/>
              </w:rPr>
              <w:t xml:space="preserve"> </w:t>
            </w:r>
            <w:r w:rsidRPr="002A27F6">
              <w:rPr>
                <w:sz w:val="20"/>
              </w:rPr>
              <w:t>and</w:t>
            </w:r>
            <w:r w:rsidRPr="002A27F6">
              <w:rPr>
                <w:spacing w:val="1"/>
                <w:sz w:val="20"/>
              </w:rPr>
              <w:t xml:space="preserve"> </w:t>
            </w:r>
            <w:r w:rsidRPr="002A27F6">
              <w:rPr>
                <w:sz w:val="20"/>
              </w:rPr>
              <w:t>presentations</w:t>
            </w:r>
          </w:p>
          <w:p w14:paraId="58AF81AF" w14:textId="77777777" w:rsidR="00F20E4F" w:rsidRPr="002A27F6" w:rsidRDefault="00000000">
            <w:pPr>
              <w:pStyle w:val="TableParagraph"/>
              <w:numPr>
                <w:ilvl w:val="2"/>
                <w:numId w:val="26"/>
              </w:numPr>
              <w:tabs>
                <w:tab w:val="left" w:pos="659"/>
              </w:tabs>
              <w:spacing w:line="230" w:lineRule="atLeast"/>
              <w:ind w:right="108" w:firstLine="0"/>
              <w:rPr>
                <w:sz w:val="20"/>
              </w:rPr>
            </w:pPr>
            <w:r w:rsidRPr="002A27F6">
              <w:rPr>
                <w:sz w:val="20"/>
              </w:rPr>
              <w:t>Use a</w:t>
            </w:r>
            <w:r w:rsidRPr="002A27F6">
              <w:rPr>
                <w:spacing w:val="1"/>
                <w:sz w:val="20"/>
              </w:rPr>
              <w:t xml:space="preserve"> </w:t>
            </w:r>
            <w:r w:rsidRPr="002A27F6">
              <w:rPr>
                <w:sz w:val="20"/>
              </w:rPr>
              <w:t>variety</w:t>
            </w:r>
            <w:r w:rsidRPr="002A27F6">
              <w:rPr>
                <w:spacing w:val="-3"/>
                <w:sz w:val="20"/>
              </w:rPr>
              <w:t xml:space="preserve"> </w:t>
            </w:r>
            <w:r w:rsidRPr="002A27F6">
              <w:rPr>
                <w:sz w:val="20"/>
              </w:rPr>
              <w:t>of</w:t>
            </w:r>
            <w:r w:rsidRPr="002A27F6">
              <w:rPr>
                <w:spacing w:val="2"/>
                <w:sz w:val="20"/>
              </w:rPr>
              <w:t xml:space="preserve"> </w:t>
            </w:r>
            <w:r w:rsidRPr="002A27F6">
              <w:rPr>
                <w:sz w:val="20"/>
              </w:rPr>
              <w:t>media</w:t>
            </w:r>
            <w:r w:rsidRPr="002A27F6">
              <w:rPr>
                <w:spacing w:val="3"/>
                <w:sz w:val="20"/>
              </w:rPr>
              <w:t xml:space="preserve"> </w:t>
            </w:r>
            <w:r w:rsidRPr="002A27F6">
              <w:rPr>
                <w:sz w:val="20"/>
              </w:rPr>
              <w:t>effectively</w:t>
            </w:r>
            <w:r w:rsidRPr="002A27F6">
              <w:rPr>
                <w:spacing w:val="-3"/>
                <w:sz w:val="20"/>
              </w:rPr>
              <w:t xml:space="preserve"> </w:t>
            </w:r>
            <w:r w:rsidRPr="002A27F6">
              <w:rPr>
                <w:sz w:val="20"/>
              </w:rPr>
              <w:t>to</w:t>
            </w:r>
            <w:r w:rsidRPr="002A27F6">
              <w:rPr>
                <w:spacing w:val="1"/>
                <w:sz w:val="20"/>
              </w:rPr>
              <w:t xml:space="preserve"> </w:t>
            </w:r>
            <w:r w:rsidRPr="002A27F6">
              <w:rPr>
                <w:sz w:val="20"/>
              </w:rPr>
              <w:t>convey</w:t>
            </w:r>
            <w:r w:rsidRPr="002A27F6">
              <w:rPr>
                <w:spacing w:val="-2"/>
                <w:sz w:val="20"/>
              </w:rPr>
              <w:t xml:space="preserve"> </w:t>
            </w:r>
            <w:r w:rsidRPr="002A27F6">
              <w:rPr>
                <w:sz w:val="20"/>
              </w:rPr>
              <w:t>a</w:t>
            </w:r>
            <w:r w:rsidRPr="002A27F6">
              <w:rPr>
                <w:spacing w:val="3"/>
                <w:sz w:val="20"/>
              </w:rPr>
              <w:t xml:space="preserve"> </w:t>
            </w:r>
            <w:r w:rsidRPr="002A27F6">
              <w:rPr>
                <w:sz w:val="20"/>
              </w:rPr>
              <w:t>message</w:t>
            </w:r>
            <w:r w:rsidRPr="002A27F6">
              <w:rPr>
                <w:spacing w:val="1"/>
                <w:sz w:val="20"/>
              </w:rPr>
              <w:t xml:space="preserve"> </w:t>
            </w:r>
            <w:r w:rsidRPr="002A27F6">
              <w:rPr>
                <w:sz w:val="20"/>
              </w:rPr>
              <w:t>in a</w:t>
            </w:r>
            <w:r w:rsidRPr="002A27F6">
              <w:rPr>
                <w:spacing w:val="1"/>
                <w:sz w:val="20"/>
              </w:rPr>
              <w:t xml:space="preserve"> </w:t>
            </w:r>
            <w:r w:rsidRPr="002A27F6">
              <w:rPr>
                <w:sz w:val="20"/>
              </w:rPr>
              <w:t>document</w:t>
            </w:r>
            <w:r w:rsidRPr="002A27F6">
              <w:rPr>
                <w:spacing w:val="-47"/>
                <w:sz w:val="20"/>
              </w:rPr>
              <w:t xml:space="preserve"> </w:t>
            </w:r>
            <w:r w:rsidRPr="002A27F6">
              <w:rPr>
                <w:sz w:val="20"/>
              </w:rPr>
              <w:t>or</w:t>
            </w:r>
            <w:r w:rsidRPr="002A27F6">
              <w:rPr>
                <w:spacing w:val="-1"/>
                <w:sz w:val="20"/>
              </w:rPr>
              <w:t xml:space="preserve"> </w:t>
            </w:r>
            <w:r w:rsidRPr="002A27F6">
              <w:rPr>
                <w:sz w:val="20"/>
              </w:rPr>
              <w:t>a presentation</w:t>
            </w:r>
          </w:p>
        </w:tc>
      </w:tr>
    </w:tbl>
    <w:p w14:paraId="3CAD7031" w14:textId="77777777" w:rsidR="00F20E4F" w:rsidRPr="002A27F6" w:rsidRDefault="00F20E4F">
      <w:pPr>
        <w:pStyle w:val="BodyText"/>
        <w:spacing w:before="4"/>
        <w:rPr>
          <w:sz w:val="28"/>
        </w:rPr>
      </w:pPr>
    </w:p>
    <w:tbl>
      <w:tblPr>
        <w:tblW w:w="9781"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3790"/>
        <w:gridCol w:w="5991"/>
      </w:tblGrid>
      <w:tr w:rsidR="00F20E4F" w:rsidRPr="002A27F6" w14:paraId="2F7EAF2F" w14:textId="77777777">
        <w:trPr>
          <w:trHeight w:val="838"/>
        </w:trPr>
        <w:tc>
          <w:tcPr>
            <w:tcW w:w="9781" w:type="dxa"/>
            <w:gridSpan w:val="2"/>
          </w:tcPr>
          <w:p w14:paraId="64B5DA25" w14:textId="77777777" w:rsidR="00F20E4F" w:rsidRPr="002A27F6" w:rsidRDefault="00000000">
            <w:pPr>
              <w:pStyle w:val="TableParagraph"/>
              <w:ind w:left="107" w:right="103"/>
              <w:jc w:val="both"/>
              <w:rPr>
                <w:sz w:val="20"/>
                <w:rPrChange w:id="8" w:author="Subhrajit Nandy" w:date="2023-05-23T15:38:00Z">
                  <w:rPr>
                    <w:rFonts w:ascii="Arial MT" w:hAnsi="Arial MT"/>
                    <w:sz w:val="20"/>
                  </w:rPr>
                </w:rPrChange>
              </w:rPr>
            </w:pPr>
            <w:r w:rsidRPr="002A27F6">
              <w:rPr>
                <w:b/>
                <w:sz w:val="24"/>
              </w:rPr>
              <w:t>PO</w:t>
            </w:r>
            <w:r w:rsidRPr="002A27F6">
              <w:rPr>
                <w:b/>
                <w:spacing w:val="1"/>
                <w:sz w:val="24"/>
              </w:rPr>
              <w:t xml:space="preserve"> </w:t>
            </w:r>
            <w:r w:rsidRPr="002A27F6">
              <w:rPr>
                <w:b/>
                <w:sz w:val="24"/>
              </w:rPr>
              <w:t>11:</w:t>
            </w:r>
            <w:r w:rsidRPr="002A27F6">
              <w:rPr>
                <w:b/>
                <w:spacing w:val="1"/>
                <w:sz w:val="24"/>
              </w:rPr>
              <w:t xml:space="preserve"> </w:t>
            </w:r>
            <w:r w:rsidRPr="002A27F6">
              <w:rPr>
                <w:b/>
                <w:sz w:val="24"/>
              </w:rPr>
              <w:t>Project</w:t>
            </w:r>
            <w:r w:rsidRPr="002A27F6">
              <w:rPr>
                <w:b/>
                <w:spacing w:val="1"/>
                <w:sz w:val="24"/>
              </w:rPr>
              <w:t xml:space="preserve"> </w:t>
            </w:r>
            <w:r w:rsidRPr="002A27F6">
              <w:rPr>
                <w:b/>
                <w:sz w:val="24"/>
              </w:rPr>
              <w:t>management</w:t>
            </w:r>
            <w:r w:rsidRPr="002A27F6">
              <w:rPr>
                <w:b/>
                <w:spacing w:val="1"/>
                <w:sz w:val="24"/>
              </w:rPr>
              <w:t xml:space="preserve"> </w:t>
            </w:r>
            <w:r w:rsidRPr="002A27F6">
              <w:rPr>
                <w:b/>
                <w:sz w:val="24"/>
              </w:rPr>
              <w:t>and</w:t>
            </w:r>
            <w:r w:rsidRPr="002A27F6">
              <w:rPr>
                <w:b/>
                <w:spacing w:val="1"/>
                <w:sz w:val="24"/>
              </w:rPr>
              <w:t xml:space="preserve"> </w:t>
            </w:r>
            <w:r w:rsidRPr="002A27F6">
              <w:rPr>
                <w:b/>
                <w:sz w:val="24"/>
              </w:rPr>
              <w:t>finance:</w:t>
            </w:r>
            <w:r w:rsidRPr="002A27F6">
              <w:rPr>
                <w:b/>
                <w:spacing w:val="1"/>
                <w:sz w:val="24"/>
              </w:rPr>
              <w:t xml:space="preserve"> </w:t>
            </w:r>
            <w:r w:rsidRPr="002A27F6">
              <w:rPr>
                <w:b/>
                <w:sz w:val="24"/>
              </w:rPr>
              <w:t>Demonstrate</w:t>
            </w:r>
            <w:r w:rsidRPr="002A27F6">
              <w:rPr>
                <w:b/>
                <w:spacing w:val="1"/>
                <w:sz w:val="24"/>
              </w:rPr>
              <w:t xml:space="preserve"> </w:t>
            </w:r>
            <w:r w:rsidRPr="002A27F6">
              <w:rPr>
                <w:b/>
                <w:sz w:val="24"/>
              </w:rPr>
              <w:t>knowledge</w:t>
            </w:r>
            <w:r w:rsidRPr="002A27F6">
              <w:rPr>
                <w:b/>
                <w:spacing w:val="1"/>
                <w:sz w:val="24"/>
              </w:rPr>
              <w:t xml:space="preserve"> </w:t>
            </w:r>
            <w:r w:rsidRPr="002A27F6">
              <w:rPr>
                <w:b/>
                <w:sz w:val="24"/>
              </w:rPr>
              <w:t>and</w:t>
            </w:r>
            <w:r w:rsidRPr="002A27F6">
              <w:rPr>
                <w:b/>
                <w:spacing w:val="1"/>
                <w:sz w:val="24"/>
              </w:rPr>
              <w:t xml:space="preserve"> </w:t>
            </w:r>
            <w:r w:rsidRPr="002A27F6">
              <w:rPr>
                <w:b/>
                <w:sz w:val="24"/>
              </w:rPr>
              <w:t>understanding</w:t>
            </w:r>
            <w:r w:rsidRPr="002A27F6">
              <w:rPr>
                <w:b/>
                <w:spacing w:val="1"/>
                <w:sz w:val="24"/>
              </w:rPr>
              <w:t xml:space="preserve"> </w:t>
            </w:r>
            <w:r w:rsidRPr="002A27F6">
              <w:rPr>
                <w:b/>
                <w:sz w:val="24"/>
              </w:rPr>
              <w:t>of</w:t>
            </w:r>
            <w:r w:rsidRPr="002A27F6">
              <w:rPr>
                <w:b/>
                <w:spacing w:val="1"/>
                <w:sz w:val="24"/>
              </w:rPr>
              <w:t xml:space="preserve"> </w:t>
            </w:r>
            <w:r w:rsidRPr="002A27F6">
              <w:rPr>
                <w:b/>
                <w:sz w:val="24"/>
              </w:rPr>
              <w:t>the</w:t>
            </w:r>
            <w:r w:rsidRPr="002A27F6">
              <w:rPr>
                <w:b/>
                <w:spacing w:val="-57"/>
                <w:sz w:val="24"/>
              </w:rPr>
              <w:t xml:space="preserve"> </w:t>
            </w:r>
            <w:r w:rsidRPr="002A27F6">
              <w:rPr>
                <w:b/>
                <w:sz w:val="24"/>
              </w:rPr>
              <w:t>engineering and management principles and apply these to one’s work, as a member and leader in</w:t>
            </w:r>
            <w:r w:rsidRPr="002A27F6">
              <w:rPr>
                <w:b/>
                <w:spacing w:val="-57"/>
                <w:sz w:val="24"/>
              </w:rPr>
              <w:t xml:space="preserve"> </w:t>
            </w:r>
            <w:r w:rsidRPr="002A27F6">
              <w:rPr>
                <w:b/>
                <w:sz w:val="24"/>
              </w:rPr>
              <w:t>a</w:t>
            </w:r>
            <w:r w:rsidRPr="002A27F6">
              <w:rPr>
                <w:b/>
                <w:spacing w:val="-1"/>
                <w:sz w:val="24"/>
              </w:rPr>
              <w:t xml:space="preserve"> </w:t>
            </w:r>
            <w:r w:rsidRPr="002A27F6">
              <w:rPr>
                <w:b/>
                <w:sz w:val="24"/>
              </w:rPr>
              <w:t>team, to</w:t>
            </w:r>
            <w:r w:rsidRPr="002A27F6">
              <w:rPr>
                <w:b/>
                <w:spacing w:val="1"/>
                <w:sz w:val="24"/>
              </w:rPr>
              <w:t xml:space="preserve"> </w:t>
            </w:r>
            <w:r w:rsidRPr="002A27F6">
              <w:rPr>
                <w:b/>
                <w:sz w:val="24"/>
              </w:rPr>
              <w:t>manage</w:t>
            </w:r>
            <w:r w:rsidRPr="002A27F6">
              <w:rPr>
                <w:b/>
                <w:spacing w:val="-2"/>
                <w:sz w:val="24"/>
              </w:rPr>
              <w:t xml:space="preserve"> </w:t>
            </w:r>
            <w:r w:rsidRPr="002A27F6">
              <w:rPr>
                <w:b/>
                <w:sz w:val="24"/>
              </w:rPr>
              <w:t>projects and</w:t>
            </w:r>
            <w:r w:rsidRPr="002A27F6">
              <w:rPr>
                <w:b/>
                <w:spacing w:val="1"/>
                <w:sz w:val="24"/>
              </w:rPr>
              <w:t xml:space="preserve"> </w:t>
            </w:r>
            <w:r w:rsidRPr="002A27F6">
              <w:rPr>
                <w:b/>
                <w:sz w:val="24"/>
              </w:rPr>
              <w:t>in multidisciplinary environments.</w:t>
            </w:r>
            <w:r w:rsidRPr="002A27F6">
              <w:rPr>
                <w:b/>
                <w:spacing w:val="59"/>
                <w:sz w:val="24"/>
              </w:rPr>
              <w:t xml:space="preserve"> </w:t>
            </w:r>
            <w:r w:rsidRPr="002A27F6">
              <w:rPr>
                <w:sz w:val="20"/>
                <w:rPrChange w:id="9" w:author="Subhrajit Nandy" w:date="2023-05-23T15:38:00Z">
                  <w:rPr>
                    <w:rFonts w:ascii="Arial MT" w:hAnsi="Arial MT"/>
                    <w:sz w:val="20"/>
                  </w:rPr>
                </w:rPrChange>
              </w:rPr>
              <w:t>.</w:t>
            </w:r>
          </w:p>
        </w:tc>
      </w:tr>
      <w:tr w:rsidR="00F20E4F" w:rsidRPr="002A27F6" w14:paraId="564660B0" w14:textId="77777777">
        <w:trPr>
          <w:trHeight w:val="266"/>
        </w:trPr>
        <w:tc>
          <w:tcPr>
            <w:tcW w:w="3790" w:type="dxa"/>
          </w:tcPr>
          <w:p w14:paraId="2A136D93" w14:textId="77777777" w:rsidR="00F20E4F" w:rsidRPr="002A27F6" w:rsidRDefault="00000000">
            <w:pPr>
              <w:pStyle w:val="TableParagraph"/>
              <w:spacing w:line="256" w:lineRule="exact"/>
              <w:ind w:left="1024" w:right="1008"/>
              <w:jc w:val="center"/>
              <w:rPr>
                <w:b/>
                <w:sz w:val="20"/>
                <w:szCs w:val="20"/>
              </w:rPr>
            </w:pPr>
            <w:r w:rsidRPr="002A27F6">
              <w:rPr>
                <w:b/>
                <w:sz w:val="20"/>
                <w:szCs w:val="20"/>
              </w:rPr>
              <w:t>Competency</w:t>
            </w:r>
          </w:p>
        </w:tc>
        <w:tc>
          <w:tcPr>
            <w:tcW w:w="5991" w:type="dxa"/>
          </w:tcPr>
          <w:p w14:paraId="465F6F87" w14:textId="77777777" w:rsidR="00F20E4F" w:rsidRPr="002A27F6" w:rsidRDefault="00000000">
            <w:pPr>
              <w:pStyle w:val="TableParagraph"/>
              <w:tabs>
                <w:tab w:val="left" w:pos="3098"/>
              </w:tabs>
              <w:spacing w:line="228" w:lineRule="exact"/>
              <w:ind w:left="2162" w:right="2686"/>
              <w:jc w:val="center"/>
              <w:rPr>
                <w:b/>
                <w:sz w:val="20"/>
              </w:rPr>
            </w:pPr>
            <w:r w:rsidRPr="002A27F6">
              <w:rPr>
                <w:b/>
                <w:sz w:val="20"/>
              </w:rPr>
              <w:t>Indicators</w:t>
            </w:r>
          </w:p>
        </w:tc>
      </w:tr>
      <w:tr w:rsidR="00F20E4F" w:rsidRPr="002A27F6" w14:paraId="048A48C9" w14:textId="77777777">
        <w:trPr>
          <w:trHeight w:val="371"/>
        </w:trPr>
        <w:tc>
          <w:tcPr>
            <w:tcW w:w="3790" w:type="dxa"/>
          </w:tcPr>
          <w:p w14:paraId="64F82730" w14:textId="77777777" w:rsidR="00F20E4F" w:rsidRPr="002A27F6" w:rsidRDefault="00000000">
            <w:pPr>
              <w:pStyle w:val="TableParagraph"/>
              <w:ind w:left="107" w:right="102"/>
              <w:jc w:val="both"/>
              <w:rPr>
                <w:sz w:val="20"/>
              </w:rPr>
            </w:pPr>
            <w:r w:rsidRPr="002A27F6">
              <w:rPr>
                <w:sz w:val="20"/>
              </w:rPr>
              <w:t>11.1 Demonstrate an ability to evaluate the</w:t>
            </w:r>
            <w:r w:rsidRPr="002A27F6">
              <w:rPr>
                <w:spacing w:val="1"/>
                <w:sz w:val="20"/>
              </w:rPr>
              <w:t xml:space="preserve"> </w:t>
            </w:r>
            <w:r w:rsidRPr="002A27F6">
              <w:rPr>
                <w:sz w:val="20"/>
              </w:rPr>
              <w:t>economic</w:t>
            </w:r>
            <w:r w:rsidRPr="002A27F6">
              <w:rPr>
                <w:spacing w:val="1"/>
                <w:sz w:val="20"/>
              </w:rPr>
              <w:t xml:space="preserve"> </w:t>
            </w:r>
            <w:r w:rsidRPr="002A27F6">
              <w:rPr>
                <w:sz w:val="20"/>
              </w:rPr>
              <w:t>and</w:t>
            </w:r>
            <w:r w:rsidRPr="002A27F6">
              <w:rPr>
                <w:spacing w:val="1"/>
                <w:sz w:val="20"/>
              </w:rPr>
              <w:t xml:space="preserve"> </w:t>
            </w:r>
            <w:r w:rsidRPr="002A27F6">
              <w:rPr>
                <w:sz w:val="20"/>
              </w:rPr>
              <w:t>financial</w:t>
            </w:r>
            <w:r w:rsidRPr="002A27F6">
              <w:rPr>
                <w:spacing w:val="1"/>
                <w:sz w:val="20"/>
              </w:rPr>
              <w:t xml:space="preserve"> </w:t>
            </w:r>
            <w:r w:rsidRPr="002A27F6">
              <w:rPr>
                <w:sz w:val="20"/>
              </w:rPr>
              <w:t>performance</w:t>
            </w:r>
            <w:r w:rsidRPr="002A27F6">
              <w:rPr>
                <w:spacing w:val="1"/>
                <w:sz w:val="20"/>
              </w:rPr>
              <w:t xml:space="preserve"> </w:t>
            </w:r>
            <w:r w:rsidRPr="002A27F6">
              <w:rPr>
                <w:sz w:val="20"/>
              </w:rPr>
              <w:t>of</w:t>
            </w:r>
            <w:r w:rsidRPr="002A27F6">
              <w:rPr>
                <w:spacing w:val="1"/>
                <w:sz w:val="20"/>
              </w:rPr>
              <w:t xml:space="preserve"> </w:t>
            </w:r>
            <w:r w:rsidRPr="002A27F6">
              <w:rPr>
                <w:sz w:val="20"/>
              </w:rPr>
              <w:t>an</w:t>
            </w:r>
            <w:r w:rsidRPr="002A27F6">
              <w:rPr>
                <w:spacing w:val="1"/>
                <w:sz w:val="20"/>
              </w:rPr>
              <w:t xml:space="preserve"> </w:t>
            </w:r>
            <w:r w:rsidRPr="002A27F6">
              <w:rPr>
                <w:sz w:val="20"/>
              </w:rPr>
              <w:t>engineering</w:t>
            </w:r>
            <w:r w:rsidRPr="002A27F6">
              <w:rPr>
                <w:spacing w:val="-2"/>
                <w:sz w:val="20"/>
              </w:rPr>
              <w:t xml:space="preserve"> </w:t>
            </w:r>
            <w:r w:rsidRPr="002A27F6">
              <w:rPr>
                <w:sz w:val="20"/>
              </w:rPr>
              <w:t>activity</w:t>
            </w:r>
          </w:p>
        </w:tc>
        <w:tc>
          <w:tcPr>
            <w:tcW w:w="5991" w:type="dxa"/>
          </w:tcPr>
          <w:p w14:paraId="1F0441D1" w14:textId="77777777" w:rsidR="00F20E4F" w:rsidRPr="002A27F6" w:rsidRDefault="00000000">
            <w:pPr>
              <w:pStyle w:val="TableParagraph"/>
              <w:numPr>
                <w:ilvl w:val="2"/>
                <w:numId w:val="27"/>
              </w:numPr>
              <w:tabs>
                <w:tab w:val="left" w:pos="753"/>
              </w:tabs>
              <w:ind w:right="103" w:firstLine="0"/>
              <w:rPr>
                <w:sz w:val="20"/>
              </w:rPr>
            </w:pPr>
            <w:r w:rsidRPr="002A27F6">
              <w:rPr>
                <w:sz w:val="20"/>
              </w:rPr>
              <w:t>Describe</w:t>
            </w:r>
            <w:r w:rsidRPr="002A27F6">
              <w:rPr>
                <w:spacing w:val="43"/>
                <w:sz w:val="20"/>
              </w:rPr>
              <w:t xml:space="preserve"> </w:t>
            </w:r>
            <w:r w:rsidRPr="002A27F6">
              <w:rPr>
                <w:sz w:val="20"/>
              </w:rPr>
              <w:t>various</w:t>
            </w:r>
            <w:r w:rsidRPr="002A27F6">
              <w:rPr>
                <w:spacing w:val="42"/>
                <w:sz w:val="20"/>
              </w:rPr>
              <w:t xml:space="preserve"> </w:t>
            </w:r>
            <w:r w:rsidRPr="002A27F6">
              <w:rPr>
                <w:sz w:val="20"/>
              </w:rPr>
              <w:t>economic</w:t>
            </w:r>
            <w:r w:rsidRPr="002A27F6">
              <w:rPr>
                <w:spacing w:val="43"/>
                <w:sz w:val="20"/>
              </w:rPr>
              <w:t xml:space="preserve"> </w:t>
            </w:r>
            <w:r w:rsidRPr="002A27F6">
              <w:rPr>
                <w:sz w:val="20"/>
              </w:rPr>
              <w:t>and</w:t>
            </w:r>
            <w:r w:rsidRPr="002A27F6">
              <w:rPr>
                <w:spacing w:val="46"/>
                <w:sz w:val="20"/>
              </w:rPr>
              <w:t xml:space="preserve"> </w:t>
            </w:r>
            <w:r w:rsidRPr="002A27F6">
              <w:rPr>
                <w:sz w:val="20"/>
              </w:rPr>
              <w:t>financial</w:t>
            </w:r>
            <w:r w:rsidRPr="002A27F6">
              <w:rPr>
                <w:spacing w:val="43"/>
                <w:sz w:val="20"/>
              </w:rPr>
              <w:t xml:space="preserve"> </w:t>
            </w:r>
            <w:r w:rsidRPr="002A27F6">
              <w:rPr>
                <w:sz w:val="20"/>
              </w:rPr>
              <w:t>costs/benefits</w:t>
            </w:r>
            <w:r w:rsidRPr="002A27F6">
              <w:rPr>
                <w:spacing w:val="42"/>
                <w:sz w:val="20"/>
              </w:rPr>
              <w:t xml:space="preserve"> </w:t>
            </w:r>
            <w:r w:rsidRPr="002A27F6">
              <w:rPr>
                <w:sz w:val="20"/>
              </w:rPr>
              <w:t>of</w:t>
            </w:r>
            <w:r w:rsidRPr="002A27F6">
              <w:rPr>
                <w:spacing w:val="41"/>
                <w:sz w:val="20"/>
              </w:rPr>
              <w:t xml:space="preserve"> </w:t>
            </w:r>
            <w:r w:rsidRPr="002A27F6">
              <w:rPr>
                <w:sz w:val="20"/>
              </w:rPr>
              <w:t>an</w:t>
            </w:r>
            <w:r w:rsidRPr="002A27F6">
              <w:rPr>
                <w:spacing w:val="-47"/>
                <w:sz w:val="20"/>
              </w:rPr>
              <w:t xml:space="preserve"> </w:t>
            </w:r>
            <w:r w:rsidRPr="002A27F6">
              <w:rPr>
                <w:sz w:val="20"/>
              </w:rPr>
              <w:t>engineering</w:t>
            </w:r>
            <w:r w:rsidRPr="002A27F6">
              <w:rPr>
                <w:spacing w:val="-2"/>
                <w:sz w:val="20"/>
              </w:rPr>
              <w:t xml:space="preserve"> </w:t>
            </w:r>
            <w:r w:rsidRPr="002A27F6">
              <w:rPr>
                <w:sz w:val="20"/>
              </w:rPr>
              <w:t>activity</w:t>
            </w:r>
          </w:p>
          <w:p w14:paraId="015DBF8E" w14:textId="77777777" w:rsidR="00F20E4F" w:rsidRPr="002A27F6" w:rsidRDefault="00000000">
            <w:pPr>
              <w:pStyle w:val="TableParagraph"/>
              <w:numPr>
                <w:ilvl w:val="2"/>
                <w:numId w:val="27"/>
              </w:numPr>
              <w:tabs>
                <w:tab w:val="left" w:pos="645"/>
              </w:tabs>
              <w:spacing w:line="230" w:lineRule="atLeast"/>
              <w:ind w:right="100" w:firstLine="0"/>
              <w:rPr>
                <w:sz w:val="20"/>
              </w:rPr>
            </w:pPr>
            <w:r w:rsidRPr="002A27F6">
              <w:rPr>
                <w:spacing w:val="-1"/>
                <w:sz w:val="20"/>
              </w:rPr>
              <w:t>Analyze</w:t>
            </w:r>
            <w:r w:rsidRPr="002A27F6">
              <w:rPr>
                <w:spacing w:val="-11"/>
                <w:sz w:val="20"/>
              </w:rPr>
              <w:t xml:space="preserve"> </w:t>
            </w:r>
            <w:r w:rsidRPr="002A27F6">
              <w:rPr>
                <w:spacing w:val="-1"/>
                <w:sz w:val="20"/>
              </w:rPr>
              <w:t>different</w:t>
            </w:r>
            <w:r w:rsidRPr="002A27F6">
              <w:rPr>
                <w:spacing w:val="-9"/>
                <w:sz w:val="20"/>
              </w:rPr>
              <w:t xml:space="preserve"> </w:t>
            </w:r>
            <w:r w:rsidRPr="002A27F6">
              <w:rPr>
                <w:spacing w:val="-1"/>
                <w:sz w:val="20"/>
              </w:rPr>
              <w:t>forms</w:t>
            </w:r>
            <w:r w:rsidRPr="002A27F6">
              <w:rPr>
                <w:spacing w:val="-9"/>
                <w:sz w:val="20"/>
              </w:rPr>
              <w:t xml:space="preserve"> </w:t>
            </w:r>
            <w:r w:rsidRPr="002A27F6">
              <w:rPr>
                <w:spacing w:val="-1"/>
                <w:sz w:val="20"/>
              </w:rPr>
              <w:t>of</w:t>
            </w:r>
            <w:r w:rsidRPr="002A27F6">
              <w:rPr>
                <w:spacing w:val="-9"/>
                <w:sz w:val="20"/>
              </w:rPr>
              <w:t xml:space="preserve"> </w:t>
            </w:r>
            <w:r w:rsidRPr="002A27F6">
              <w:rPr>
                <w:spacing w:val="-1"/>
                <w:sz w:val="20"/>
              </w:rPr>
              <w:t>financial</w:t>
            </w:r>
            <w:r w:rsidRPr="002A27F6">
              <w:rPr>
                <w:spacing w:val="-8"/>
                <w:sz w:val="20"/>
              </w:rPr>
              <w:t xml:space="preserve"> </w:t>
            </w:r>
            <w:r w:rsidRPr="002A27F6">
              <w:rPr>
                <w:spacing w:val="-1"/>
                <w:sz w:val="20"/>
              </w:rPr>
              <w:t>statements</w:t>
            </w:r>
            <w:r w:rsidRPr="002A27F6">
              <w:rPr>
                <w:spacing w:val="-13"/>
                <w:sz w:val="20"/>
              </w:rPr>
              <w:t xml:space="preserve"> </w:t>
            </w:r>
            <w:r w:rsidRPr="002A27F6">
              <w:rPr>
                <w:sz w:val="20"/>
              </w:rPr>
              <w:t>to</w:t>
            </w:r>
            <w:r w:rsidRPr="002A27F6">
              <w:rPr>
                <w:spacing w:val="-10"/>
                <w:sz w:val="20"/>
              </w:rPr>
              <w:t xml:space="preserve"> </w:t>
            </w:r>
            <w:r w:rsidRPr="002A27F6">
              <w:rPr>
                <w:sz w:val="20"/>
              </w:rPr>
              <w:t>evaluate</w:t>
            </w:r>
            <w:r w:rsidRPr="002A27F6">
              <w:rPr>
                <w:spacing w:val="-11"/>
                <w:sz w:val="20"/>
              </w:rPr>
              <w:t xml:space="preserve"> </w:t>
            </w:r>
            <w:r w:rsidRPr="002A27F6">
              <w:rPr>
                <w:sz w:val="20"/>
              </w:rPr>
              <w:t>the</w:t>
            </w:r>
            <w:r w:rsidRPr="002A27F6">
              <w:rPr>
                <w:spacing w:val="-8"/>
                <w:sz w:val="20"/>
              </w:rPr>
              <w:t xml:space="preserve"> </w:t>
            </w:r>
            <w:r w:rsidRPr="002A27F6">
              <w:rPr>
                <w:sz w:val="20"/>
              </w:rPr>
              <w:t>financial</w:t>
            </w:r>
            <w:r w:rsidRPr="002A27F6">
              <w:rPr>
                <w:spacing w:val="-47"/>
                <w:sz w:val="20"/>
              </w:rPr>
              <w:t xml:space="preserve"> </w:t>
            </w:r>
            <w:r w:rsidRPr="002A27F6">
              <w:rPr>
                <w:sz w:val="20"/>
              </w:rPr>
              <w:t>status</w:t>
            </w:r>
            <w:r w:rsidRPr="002A27F6">
              <w:rPr>
                <w:spacing w:val="-2"/>
                <w:sz w:val="20"/>
              </w:rPr>
              <w:t xml:space="preserve"> </w:t>
            </w:r>
            <w:r w:rsidRPr="002A27F6">
              <w:rPr>
                <w:sz w:val="20"/>
              </w:rPr>
              <w:t>of</w:t>
            </w:r>
            <w:r w:rsidRPr="002A27F6">
              <w:rPr>
                <w:spacing w:val="-2"/>
                <w:sz w:val="20"/>
              </w:rPr>
              <w:t xml:space="preserve"> </w:t>
            </w:r>
            <w:r w:rsidRPr="002A27F6">
              <w:rPr>
                <w:sz w:val="20"/>
              </w:rPr>
              <w:t>an</w:t>
            </w:r>
            <w:r w:rsidRPr="002A27F6">
              <w:rPr>
                <w:spacing w:val="-1"/>
                <w:sz w:val="20"/>
              </w:rPr>
              <w:t xml:space="preserve"> </w:t>
            </w:r>
            <w:r w:rsidRPr="002A27F6">
              <w:rPr>
                <w:sz w:val="20"/>
              </w:rPr>
              <w:t>engineering</w:t>
            </w:r>
            <w:r w:rsidRPr="002A27F6">
              <w:rPr>
                <w:spacing w:val="-1"/>
                <w:sz w:val="20"/>
              </w:rPr>
              <w:t xml:space="preserve"> </w:t>
            </w:r>
            <w:r w:rsidRPr="002A27F6">
              <w:rPr>
                <w:sz w:val="20"/>
              </w:rPr>
              <w:t>project</w:t>
            </w:r>
          </w:p>
        </w:tc>
      </w:tr>
      <w:tr w:rsidR="00F20E4F" w:rsidRPr="002A27F6" w14:paraId="269DA682" w14:textId="77777777">
        <w:trPr>
          <w:trHeight w:val="789"/>
        </w:trPr>
        <w:tc>
          <w:tcPr>
            <w:tcW w:w="3790" w:type="dxa"/>
          </w:tcPr>
          <w:p w14:paraId="48170237" w14:textId="77777777" w:rsidR="00F20E4F" w:rsidRPr="002A27F6" w:rsidRDefault="00000000">
            <w:pPr>
              <w:pStyle w:val="TableParagraph"/>
              <w:ind w:left="107" w:right="281"/>
              <w:rPr>
                <w:sz w:val="20"/>
              </w:rPr>
            </w:pPr>
            <w:r w:rsidRPr="002A27F6">
              <w:rPr>
                <w:sz w:val="20"/>
              </w:rPr>
              <w:t>11.2</w:t>
            </w:r>
            <w:r w:rsidRPr="002A27F6">
              <w:rPr>
                <w:spacing w:val="-2"/>
                <w:sz w:val="20"/>
              </w:rPr>
              <w:t xml:space="preserve"> </w:t>
            </w:r>
            <w:r w:rsidRPr="002A27F6">
              <w:rPr>
                <w:sz w:val="20"/>
              </w:rPr>
              <w:t>Demonstrate</w:t>
            </w:r>
            <w:r w:rsidRPr="002A27F6">
              <w:rPr>
                <w:spacing w:val="-2"/>
                <w:sz w:val="20"/>
              </w:rPr>
              <w:t xml:space="preserve"> </w:t>
            </w:r>
            <w:r w:rsidRPr="002A27F6">
              <w:rPr>
                <w:sz w:val="20"/>
              </w:rPr>
              <w:t>an</w:t>
            </w:r>
            <w:r w:rsidRPr="002A27F6">
              <w:rPr>
                <w:spacing w:val="-4"/>
                <w:sz w:val="20"/>
              </w:rPr>
              <w:t xml:space="preserve"> </w:t>
            </w:r>
            <w:r w:rsidRPr="002A27F6">
              <w:rPr>
                <w:sz w:val="20"/>
              </w:rPr>
              <w:t>ability</w:t>
            </w:r>
            <w:r w:rsidRPr="002A27F6">
              <w:rPr>
                <w:spacing w:val="-3"/>
                <w:sz w:val="20"/>
              </w:rPr>
              <w:t xml:space="preserve"> </w:t>
            </w:r>
            <w:r w:rsidRPr="002A27F6">
              <w:rPr>
                <w:sz w:val="20"/>
              </w:rPr>
              <w:t>to</w:t>
            </w:r>
            <w:r w:rsidRPr="002A27F6">
              <w:rPr>
                <w:spacing w:val="-1"/>
                <w:sz w:val="20"/>
              </w:rPr>
              <w:t xml:space="preserve"> </w:t>
            </w:r>
            <w:r w:rsidRPr="002A27F6">
              <w:rPr>
                <w:sz w:val="20"/>
              </w:rPr>
              <w:t>compare</w:t>
            </w:r>
            <w:r w:rsidRPr="002A27F6">
              <w:rPr>
                <w:spacing w:val="-3"/>
                <w:sz w:val="20"/>
              </w:rPr>
              <w:t xml:space="preserve"> </w:t>
            </w:r>
            <w:r w:rsidRPr="002A27F6">
              <w:rPr>
                <w:sz w:val="20"/>
              </w:rPr>
              <w:t>and</w:t>
            </w:r>
            <w:r w:rsidRPr="002A27F6">
              <w:rPr>
                <w:spacing w:val="-47"/>
                <w:sz w:val="20"/>
              </w:rPr>
              <w:t xml:space="preserve"> </w:t>
            </w:r>
            <w:r w:rsidRPr="002A27F6">
              <w:rPr>
                <w:sz w:val="20"/>
              </w:rPr>
              <w:t>contrast the costs/benefits of alternate</w:t>
            </w:r>
            <w:r w:rsidRPr="002A27F6">
              <w:rPr>
                <w:spacing w:val="1"/>
                <w:sz w:val="20"/>
              </w:rPr>
              <w:t xml:space="preserve"> </w:t>
            </w:r>
            <w:r w:rsidRPr="002A27F6">
              <w:rPr>
                <w:sz w:val="20"/>
              </w:rPr>
              <w:t>proposals</w:t>
            </w:r>
            <w:r w:rsidRPr="002A27F6">
              <w:rPr>
                <w:spacing w:val="-2"/>
                <w:sz w:val="20"/>
              </w:rPr>
              <w:t xml:space="preserve"> </w:t>
            </w:r>
            <w:r w:rsidRPr="002A27F6">
              <w:rPr>
                <w:sz w:val="20"/>
              </w:rPr>
              <w:t>for</w:t>
            </w:r>
            <w:r w:rsidRPr="002A27F6">
              <w:rPr>
                <w:spacing w:val="-1"/>
                <w:sz w:val="20"/>
              </w:rPr>
              <w:t xml:space="preserve"> </w:t>
            </w:r>
            <w:r w:rsidRPr="002A27F6">
              <w:rPr>
                <w:sz w:val="20"/>
              </w:rPr>
              <w:t>an</w:t>
            </w:r>
            <w:r w:rsidRPr="002A27F6">
              <w:rPr>
                <w:spacing w:val="-2"/>
                <w:sz w:val="20"/>
              </w:rPr>
              <w:t xml:space="preserve"> </w:t>
            </w:r>
            <w:r w:rsidRPr="002A27F6">
              <w:rPr>
                <w:sz w:val="20"/>
              </w:rPr>
              <w:t>engineering</w:t>
            </w:r>
            <w:r w:rsidRPr="002A27F6">
              <w:rPr>
                <w:spacing w:val="-2"/>
                <w:sz w:val="20"/>
              </w:rPr>
              <w:t xml:space="preserve"> </w:t>
            </w:r>
            <w:r w:rsidRPr="002A27F6">
              <w:rPr>
                <w:sz w:val="20"/>
              </w:rPr>
              <w:t>activity</w:t>
            </w:r>
          </w:p>
        </w:tc>
        <w:tc>
          <w:tcPr>
            <w:tcW w:w="5991" w:type="dxa"/>
          </w:tcPr>
          <w:p w14:paraId="35BCC9FC" w14:textId="77777777" w:rsidR="00F20E4F" w:rsidRPr="002A27F6" w:rsidRDefault="00000000">
            <w:pPr>
              <w:pStyle w:val="TableParagraph"/>
              <w:spacing w:line="237" w:lineRule="auto"/>
              <w:ind w:left="105" w:right="198"/>
              <w:rPr>
                <w:sz w:val="20"/>
              </w:rPr>
            </w:pPr>
            <w:r w:rsidRPr="002A27F6">
              <w:rPr>
                <w:sz w:val="20"/>
              </w:rPr>
              <w:t>11.2.1</w:t>
            </w:r>
            <w:r w:rsidRPr="002A27F6">
              <w:rPr>
                <w:spacing w:val="-1"/>
                <w:sz w:val="20"/>
              </w:rPr>
              <w:t xml:space="preserve"> </w:t>
            </w:r>
            <w:r w:rsidRPr="002A27F6">
              <w:rPr>
                <w:sz w:val="20"/>
              </w:rPr>
              <w:t>Analyze</w:t>
            </w:r>
            <w:r w:rsidRPr="002A27F6">
              <w:rPr>
                <w:spacing w:val="-2"/>
                <w:sz w:val="20"/>
              </w:rPr>
              <w:t xml:space="preserve"> </w:t>
            </w:r>
            <w:r w:rsidRPr="002A27F6">
              <w:rPr>
                <w:sz w:val="20"/>
              </w:rPr>
              <w:t>and</w:t>
            </w:r>
            <w:r w:rsidRPr="002A27F6">
              <w:rPr>
                <w:spacing w:val="-1"/>
                <w:sz w:val="20"/>
              </w:rPr>
              <w:t xml:space="preserve"> </w:t>
            </w:r>
            <w:r w:rsidRPr="002A27F6">
              <w:rPr>
                <w:sz w:val="20"/>
              </w:rPr>
              <w:t>select</w:t>
            </w:r>
            <w:r w:rsidRPr="002A27F6">
              <w:rPr>
                <w:spacing w:val="-3"/>
                <w:sz w:val="20"/>
              </w:rPr>
              <w:t xml:space="preserve"> </w:t>
            </w:r>
            <w:r w:rsidRPr="002A27F6">
              <w:rPr>
                <w:sz w:val="20"/>
              </w:rPr>
              <w:t>the</w:t>
            </w:r>
            <w:r w:rsidRPr="002A27F6">
              <w:rPr>
                <w:spacing w:val="1"/>
                <w:sz w:val="20"/>
              </w:rPr>
              <w:t xml:space="preserve"> </w:t>
            </w:r>
            <w:r w:rsidRPr="002A27F6">
              <w:rPr>
                <w:sz w:val="20"/>
              </w:rPr>
              <w:t>most</w:t>
            </w:r>
            <w:r w:rsidRPr="002A27F6">
              <w:rPr>
                <w:spacing w:val="-3"/>
                <w:sz w:val="20"/>
              </w:rPr>
              <w:t xml:space="preserve"> </w:t>
            </w:r>
            <w:r w:rsidRPr="002A27F6">
              <w:rPr>
                <w:sz w:val="20"/>
              </w:rPr>
              <w:t>appropriate</w:t>
            </w:r>
            <w:r w:rsidRPr="002A27F6">
              <w:rPr>
                <w:spacing w:val="-2"/>
                <w:sz w:val="20"/>
              </w:rPr>
              <w:t xml:space="preserve"> </w:t>
            </w:r>
            <w:r w:rsidRPr="002A27F6">
              <w:rPr>
                <w:sz w:val="20"/>
              </w:rPr>
              <w:t>proposal</w:t>
            </w:r>
            <w:r w:rsidRPr="002A27F6">
              <w:rPr>
                <w:spacing w:val="-2"/>
                <w:sz w:val="20"/>
              </w:rPr>
              <w:t xml:space="preserve"> </w:t>
            </w:r>
            <w:r w:rsidRPr="002A27F6">
              <w:rPr>
                <w:sz w:val="20"/>
              </w:rPr>
              <w:t>based</w:t>
            </w:r>
            <w:r w:rsidRPr="002A27F6">
              <w:rPr>
                <w:spacing w:val="-1"/>
                <w:sz w:val="20"/>
              </w:rPr>
              <w:t xml:space="preserve"> </w:t>
            </w:r>
            <w:r w:rsidRPr="002A27F6">
              <w:rPr>
                <w:sz w:val="20"/>
              </w:rPr>
              <w:t>on</w:t>
            </w:r>
            <w:r w:rsidRPr="002A27F6">
              <w:rPr>
                <w:spacing w:val="-3"/>
                <w:sz w:val="20"/>
              </w:rPr>
              <w:t xml:space="preserve"> </w:t>
            </w:r>
            <w:r w:rsidRPr="002A27F6">
              <w:rPr>
                <w:sz w:val="20"/>
              </w:rPr>
              <w:t>economic</w:t>
            </w:r>
            <w:r w:rsidRPr="002A27F6">
              <w:rPr>
                <w:spacing w:val="-47"/>
                <w:sz w:val="20"/>
              </w:rPr>
              <w:t xml:space="preserve"> </w:t>
            </w:r>
            <w:r w:rsidRPr="002A27F6">
              <w:rPr>
                <w:sz w:val="20"/>
              </w:rPr>
              <w:t>and financial considerations.</w:t>
            </w:r>
          </w:p>
        </w:tc>
      </w:tr>
      <w:tr w:rsidR="00F20E4F" w:rsidRPr="002A27F6" w14:paraId="45C9FBD1" w14:textId="77777777">
        <w:trPr>
          <w:trHeight w:val="890"/>
        </w:trPr>
        <w:tc>
          <w:tcPr>
            <w:tcW w:w="3790" w:type="dxa"/>
          </w:tcPr>
          <w:p w14:paraId="09099A87" w14:textId="77777777" w:rsidR="00F20E4F" w:rsidRPr="002A27F6" w:rsidRDefault="00000000">
            <w:pPr>
              <w:pStyle w:val="TableParagraph"/>
              <w:ind w:left="107" w:right="286"/>
              <w:rPr>
                <w:sz w:val="20"/>
              </w:rPr>
            </w:pPr>
            <w:r w:rsidRPr="002A27F6">
              <w:rPr>
                <w:sz w:val="20"/>
              </w:rPr>
              <w:t>11.3</w:t>
            </w:r>
            <w:r w:rsidRPr="002A27F6">
              <w:rPr>
                <w:spacing w:val="-2"/>
                <w:sz w:val="20"/>
              </w:rPr>
              <w:t xml:space="preserve"> </w:t>
            </w:r>
            <w:r w:rsidRPr="002A27F6">
              <w:rPr>
                <w:sz w:val="20"/>
              </w:rPr>
              <w:t>Demonstrate</w:t>
            </w:r>
            <w:r w:rsidRPr="002A27F6">
              <w:rPr>
                <w:spacing w:val="-3"/>
                <w:sz w:val="20"/>
              </w:rPr>
              <w:t xml:space="preserve"> </w:t>
            </w:r>
            <w:r w:rsidRPr="002A27F6">
              <w:rPr>
                <w:sz w:val="20"/>
              </w:rPr>
              <w:t>an</w:t>
            </w:r>
            <w:r w:rsidRPr="002A27F6">
              <w:rPr>
                <w:spacing w:val="-4"/>
                <w:sz w:val="20"/>
              </w:rPr>
              <w:t xml:space="preserve"> </w:t>
            </w:r>
            <w:r w:rsidRPr="002A27F6">
              <w:rPr>
                <w:sz w:val="20"/>
              </w:rPr>
              <w:t>ability</w:t>
            </w:r>
            <w:r w:rsidRPr="002A27F6">
              <w:rPr>
                <w:spacing w:val="-4"/>
                <w:sz w:val="20"/>
              </w:rPr>
              <w:t xml:space="preserve"> </w:t>
            </w:r>
            <w:r w:rsidRPr="002A27F6">
              <w:rPr>
                <w:sz w:val="20"/>
              </w:rPr>
              <w:t>to</w:t>
            </w:r>
            <w:r w:rsidRPr="002A27F6">
              <w:rPr>
                <w:spacing w:val="-2"/>
                <w:sz w:val="20"/>
              </w:rPr>
              <w:t xml:space="preserve"> </w:t>
            </w:r>
            <w:r w:rsidRPr="002A27F6">
              <w:rPr>
                <w:sz w:val="20"/>
              </w:rPr>
              <w:t>plan/manage</w:t>
            </w:r>
            <w:r w:rsidRPr="002A27F6">
              <w:rPr>
                <w:spacing w:val="-47"/>
                <w:sz w:val="20"/>
              </w:rPr>
              <w:t xml:space="preserve"> </w:t>
            </w:r>
            <w:r w:rsidRPr="002A27F6">
              <w:rPr>
                <w:sz w:val="20"/>
              </w:rPr>
              <w:t>an engineering activity within time and</w:t>
            </w:r>
            <w:r w:rsidRPr="002A27F6">
              <w:rPr>
                <w:spacing w:val="1"/>
                <w:sz w:val="20"/>
              </w:rPr>
              <w:t xml:space="preserve"> </w:t>
            </w:r>
            <w:r w:rsidRPr="002A27F6">
              <w:rPr>
                <w:sz w:val="20"/>
              </w:rPr>
              <w:t>budget</w:t>
            </w:r>
            <w:r w:rsidRPr="002A27F6">
              <w:rPr>
                <w:spacing w:val="-1"/>
                <w:sz w:val="20"/>
              </w:rPr>
              <w:t xml:space="preserve"> </w:t>
            </w:r>
            <w:r w:rsidRPr="002A27F6">
              <w:rPr>
                <w:sz w:val="20"/>
              </w:rPr>
              <w:t>constraints</w:t>
            </w:r>
          </w:p>
        </w:tc>
        <w:tc>
          <w:tcPr>
            <w:tcW w:w="5991" w:type="dxa"/>
          </w:tcPr>
          <w:p w14:paraId="5079E397" w14:textId="77777777" w:rsidR="00F20E4F" w:rsidRPr="002A27F6" w:rsidRDefault="00000000">
            <w:pPr>
              <w:pStyle w:val="TableParagraph"/>
              <w:numPr>
                <w:ilvl w:val="2"/>
                <w:numId w:val="28"/>
              </w:numPr>
              <w:tabs>
                <w:tab w:val="left" w:pos="655"/>
              </w:tabs>
              <w:ind w:right="105" w:firstLine="0"/>
              <w:rPr>
                <w:sz w:val="20"/>
              </w:rPr>
            </w:pPr>
            <w:r w:rsidRPr="002A27F6">
              <w:rPr>
                <w:sz w:val="20"/>
              </w:rPr>
              <w:t>Identify</w:t>
            </w:r>
            <w:r w:rsidRPr="002A27F6">
              <w:rPr>
                <w:spacing w:val="-8"/>
                <w:sz w:val="20"/>
              </w:rPr>
              <w:t xml:space="preserve"> </w:t>
            </w:r>
            <w:r w:rsidRPr="002A27F6">
              <w:rPr>
                <w:sz w:val="20"/>
              </w:rPr>
              <w:t>the</w:t>
            </w:r>
            <w:r w:rsidRPr="002A27F6">
              <w:rPr>
                <w:spacing w:val="-5"/>
                <w:sz w:val="20"/>
              </w:rPr>
              <w:t xml:space="preserve"> </w:t>
            </w:r>
            <w:r w:rsidRPr="002A27F6">
              <w:rPr>
                <w:sz w:val="20"/>
              </w:rPr>
              <w:t>tasks</w:t>
            </w:r>
            <w:r w:rsidRPr="002A27F6">
              <w:rPr>
                <w:spacing w:val="-5"/>
                <w:sz w:val="20"/>
              </w:rPr>
              <w:t xml:space="preserve"> </w:t>
            </w:r>
            <w:r w:rsidRPr="002A27F6">
              <w:rPr>
                <w:sz w:val="20"/>
              </w:rPr>
              <w:t>required</w:t>
            </w:r>
            <w:r w:rsidRPr="002A27F6">
              <w:rPr>
                <w:spacing w:val="-3"/>
                <w:sz w:val="20"/>
              </w:rPr>
              <w:t xml:space="preserve"> </w:t>
            </w:r>
            <w:r w:rsidRPr="002A27F6">
              <w:rPr>
                <w:sz w:val="20"/>
              </w:rPr>
              <w:t>to</w:t>
            </w:r>
            <w:r w:rsidRPr="002A27F6">
              <w:rPr>
                <w:spacing w:val="-4"/>
                <w:sz w:val="20"/>
              </w:rPr>
              <w:t xml:space="preserve"> </w:t>
            </w:r>
            <w:r w:rsidRPr="002A27F6">
              <w:rPr>
                <w:sz w:val="20"/>
              </w:rPr>
              <w:t>complete</w:t>
            </w:r>
            <w:r w:rsidRPr="002A27F6">
              <w:rPr>
                <w:spacing w:val="-4"/>
                <w:sz w:val="20"/>
              </w:rPr>
              <w:t xml:space="preserve"> </w:t>
            </w:r>
            <w:r w:rsidRPr="002A27F6">
              <w:rPr>
                <w:sz w:val="20"/>
              </w:rPr>
              <w:t>an</w:t>
            </w:r>
            <w:r w:rsidRPr="002A27F6">
              <w:rPr>
                <w:spacing w:val="-6"/>
                <w:sz w:val="20"/>
              </w:rPr>
              <w:t xml:space="preserve"> </w:t>
            </w:r>
            <w:r w:rsidRPr="002A27F6">
              <w:rPr>
                <w:sz w:val="20"/>
              </w:rPr>
              <w:t>engineering</w:t>
            </w:r>
            <w:r w:rsidRPr="002A27F6">
              <w:rPr>
                <w:spacing w:val="-3"/>
                <w:sz w:val="20"/>
              </w:rPr>
              <w:t xml:space="preserve"> </w:t>
            </w:r>
            <w:r w:rsidRPr="002A27F6">
              <w:rPr>
                <w:sz w:val="20"/>
              </w:rPr>
              <w:t>activity,</w:t>
            </w:r>
            <w:r w:rsidRPr="002A27F6">
              <w:rPr>
                <w:spacing w:val="-4"/>
                <w:sz w:val="20"/>
              </w:rPr>
              <w:t xml:space="preserve"> </w:t>
            </w:r>
            <w:r w:rsidRPr="002A27F6">
              <w:rPr>
                <w:sz w:val="20"/>
              </w:rPr>
              <w:t>and</w:t>
            </w:r>
            <w:r w:rsidRPr="002A27F6">
              <w:rPr>
                <w:spacing w:val="-3"/>
                <w:sz w:val="20"/>
              </w:rPr>
              <w:t xml:space="preserve"> </w:t>
            </w:r>
            <w:r w:rsidRPr="002A27F6">
              <w:rPr>
                <w:sz w:val="20"/>
              </w:rPr>
              <w:t>the</w:t>
            </w:r>
            <w:r w:rsidRPr="002A27F6">
              <w:rPr>
                <w:spacing w:val="-47"/>
                <w:sz w:val="20"/>
              </w:rPr>
              <w:t xml:space="preserve"> </w:t>
            </w:r>
            <w:r w:rsidRPr="002A27F6">
              <w:rPr>
                <w:sz w:val="20"/>
              </w:rPr>
              <w:t>resources</w:t>
            </w:r>
            <w:r w:rsidRPr="002A27F6">
              <w:rPr>
                <w:spacing w:val="-2"/>
                <w:sz w:val="20"/>
              </w:rPr>
              <w:t xml:space="preserve"> </w:t>
            </w:r>
            <w:r w:rsidRPr="002A27F6">
              <w:rPr>
                <w:sz w:val="20"/>
              </w:rPr>
              <w:t>required</w:t>
            </w:r>
            <w:r w:rsidRPr="002A27F6">
              <w:rPr>
                <w:spacing w:val="1"/>
                <w:sz w:val="20"/>
              </w:rPr>
              <w:t xml:space="preserve"> </w:t>
            </w:r>
            <w:r w:rsidRPr="002A27F6">
              <w:rPr>
                <w:sz w:val="20"/>
              </w:rPr>
              <w:t>to</w:t>
            </w:r>
            <w:r w:rsidRPr="002A27F6">
              <w:rPr>
                <w:spacing w:val="3"/>
                <w:sz w:val="20"/>
              </w:rPr>
              <w:t xml:space="preserve"> </w:t>
            </w:r>
            <w:r w:rsidRPr="002A27F6">
              <w:rPr>
                <w:sz w:val="20"/>
              </w:rPr>
              <w:t>complete</w:t>
            </w:r>
            <w:r w:rsidRPr="002A27F6">
              <w:rPr>
                <w:spacing w:val="-1"/>
                <w:sz w:val="20"/>
              </w:rPr>
              <w:t xml:space="preserve"> </w:t>
            </w:r>
            <w:r w:rsidRPr="002A27F6">
              <w:rPr>
                <w:sz w:val="20"/>
              </w:rPr>
              <w:t>the tasks.</w:t>
            </w:r>
          </w:p>
          <w:p w14:paraId="6F1CFAAF" w14:textId="77777777" w:rsidR="00F20E4F" w:rsidRPr="002A27F6" w:rsidRDefault="00000000">
            <w:pPr>
              <w:pStyle w:val="TableParagraph"/>
              <w:numPr>
                <w:ilvl w:val="2"/>
                <w:numId w:val="28"/>
              </w:numPr>
              <w:tabs>
                <w:tab w:val="left" w:pos="655"/>
              </w:tabs>
              <w:spacing w:line="230" w:lineRule="atLeast"/>
              <w:ind w:right="101" w:firstLine="0"/>
              <w:rPr>
                <w:sz w:val="20"/>
              </w:rPr>
            </w:pPr>
            <w:r w:rsidRPr="002A27F6">
              <w:rPr>
                <w:sz w:val="20"/>
              </w:rPr>
              <w:t>Use</w:t>
            </w:r>
            <w:r w:rsidRPr="002A27F6">
              <w:rPr>
                <w:spacing w:val="-6"/>
                <w:sz w:val="20"/>
              </w:rPr>
              <w:t xml:space="preserve"> </w:t>
            </w:r>
            <w:r w:rsidRPr="002A27F6">
              <w:rPr>
                <w:sz w:val="20"/>
              </w:rPr>
              <w:t>project</w:t>
            </w:r>
            <w:r w:rsidRPr="002A27F6">
              <w:rPr>
                <w:spacing w:val="-5"/>
                <w:sz w:val="20"/>
              </w:rPr>
              <w:t xml:space="preserve"> </w:t>
            </w:r>
            <w:r w:rsidRPr="002A27F6">
              <w:rPr>
                <w:sz w:val="20"/>
              </w:rPr>
              <w:t>management</w:t>
            </w:r>
            <w:r w:rsidRPr="002A27F6">
              <w:rPr>
                <w:spacing w:val="-6"/>
                <w:sz w:val="20"/>
              </w:rPr>
              <w:t xml:space="preserve"> </w:t>
            </w:r>
            <w:r w:rsidRPr="002A27F6">
              <w:rPr>
                <w:sz w:val="20"/>
              </w:rPr>
              <w:t>tools</w:t>
            </w:r>
            <w:r w:rsidRPr="002A27F6">
              <w:rPr>
                <w:spacing w:val="-5"/>
                <w:sz w:val="20"/>
              </w:rPr>
              <w:t xml:space="preserve"> </w:t>
            </w:r>
            <w:r w:rsidRPr="002A27F6">
              <w:rPr>
                <w:sz w:val="20"/>
              </w:rPr>
              <w:t>to</w:t>
            </w:r>
            <w:r w:rsidRPr="002A27F6">
              <w:rPr>
                <w:spacing w:val="-5"/>
                <w:sz w:val="20"/>
              </w:rPr>
              <w:t xml:space="preserve"> </w:t>
            </w:r>
            <w:r w:rsidRPr="002A27F6">
              <w:rPr>
                <w:sz w:val="20"/>
              </w:rPr>
              <w:t>schedule</w:t>
            </w:r>
            <w:r w:rsidRPr="002A27F6">
              <w:rPr>
                <w:spacing w:val="-4"/>
                <w:sz w:val="20"/>
              </w:rPr>
              <w:t xml:space="preserve"> </w:t>
            </w:r>
            <w:r w:rsidRPr="002A27F6">
              <w:rPr>
                <w:sz w:val="20"/>
              </w:rPr>
              <w:t>an</w:t>
            </w:r>
            <w:r w:rsidRPr="002A27F6">
              <w:rPr>
                <w:spacing w:val="-6"/>
                <w:sz w:val="20"/>
              </w:rPr>
              <w:t xml:space="preserve"> </w:t>
            </w:r>
            <w:r w:rsidRPr="002A27F6">
              <w:rPr>
                <w:sz w:val="20"/>
              </w:rPr>
              <w:t>engineering</w:t>
            </w:r>
            <w:r w:rsidRPr="002A27F6">
              <w:rPr>
                <w:spacing w:val="-6"/>
                <w:sz w:val="20"/>
              </w:rPr>
              <w:t xml:space="preserve"> </w:t>
            </w:r>
            <w:r w:rsidRPr="002A27F6">
              <w:rPr>
                <w:sz w:val="20"/>
              </w:rPr>
              <w:t>project,</w:t>
            </w:r>
            <w:r w:rsidRPr="002A27F6">
              <w:rPr>
                <w:spacing w:val="-5"/>
                <w:sz w:val="20"/>
              </w:rPr>
              <w:t xml:space="preserve"> </w:t>
            </w:r>
            <w:r w:rsidRPr="002A27F6">
              <w:rPr>
                <w:sz w:val="20"/>
              </w:rPr>
              <w:t>so</w:t>
            </w:r>
            <w:r w:rsidRPr="002A27F6">
              <w:rPr>
                <w:spacing w:val="-6"/>
                <w:sz w:val="20"/>
              </w:rPr>
              <w:t xml:space="preserve"> </w:t>
            </w:r>
            <w:r w:rsidRPr="002A27F6">
              <w:rPr>
                <w:sz w:val="20"/>
              </w:rPr>
              <w:t>it</w:t>
            </w:r>
            <w:r w:rsidRPr="002A27F6">
              <w:rPr>
                <w:spacing w:val="-47"/>
                <w:sz w:val="20"/>
              </w:rPr>
              <w:t xml:space="preserve"> </w:t>
            </w:r>
            <w:r w:rsidRPr="002A27F6">
              <w:rPr>
                <w:sz w:val="20"/>
              </w:rPr>
              <w:t>is</w:t>
            </w:r>
            <w:r w:rsidRPr="002A27F6">
              <w:rPr>
                <w:spacing w:val="-2"/>
                <w:sz w:val="20"/>
              </w:rPr>
              <w:t xml:space="preserve"> </w:t>
            </w:r>
            <w:r w:rsidRPr="002A27F6">
              <w:rPr>
                <w:sz w:val="20"/>
              </w:rPr>
              <w:t>completed</w:t>
            </w:r>
            <w:r w:rsidRPr="002A27F6">
              <w:rPr>
                <w:spacing w:val="1"/>
                <w:sz w:val="20"/>
              </w:rPr>
              <w:t xml:space="preserve"> </w:t>
            </w:r>
            <w:r w:rsidRPr="002A27F6">
              <w:rPr>
                <w:sz w:val="20"/>
              </w:rPr>
              <w:t>on</w:t>
            </w:r>
            <w:r w:rsidRPr="002A27F6">
              <w:rPr>
                <w:spacing w:val="-1"/>
                <w:sz w:val="20"/>
              </w:rPr>
              <w:t xml:space="preserve"> </w:t>
            </w:r>
            <w:r w:rsidRPr="002A27F6">
              <w:rPr>
                <w:sz w:val="20"/>
              </w:rPr>
              <w:t>time and</w:t>
            </w:r>
            <w:r w:rsidRPr="002A27F6">
              <w:rPr>
                <w:spacing w:val="1"/>
                <w:sz w:val="20"/>
              </w:rPr>
              <w:t xml:space="preserve"> </w:t>
            </w:r>
            <w:r w:rsidRPr="002A27F6">
              <w:rPr>
                <w:sz w:val="20"/>
              </w:rPr>
              <w:t>on</w:t>
            </w:r>
            <w:r w:rsidRPr="002A27F6">
              <w:rPr>
                <w:spacing w:val="-1"/>
                <w:sz w:val="20"/>
              </w:rPr>
              <w:t xml:space="preserve"> </w:t>
            </w:r>
            <w:r w:rsidRPr="002A27F6">
              <w:rPr>
                <w:sz w:val="20"/>
              </w:rPr>
              <w:t>budget.</w:t>
            </w:r>
          </w:p>
        </w:tc>
      </w:tr>
    </w:tbl>
    <w:p w14:paraId="70CE5EA9" w14:textId="77777777" w:rsidR="00F20E4F" w:rsidRPr="002A27F6" w:rsidRDefault="00F20E4F">
      <w:pPr>
        <w:pStyle w:val="BodyText"/>
        <w:spacing w:before="4"/>
        <w:rPr>
          <w:sz w:val="28"/>
        </w:rPr>
      </w:pPr>
    </w:p>
    <w:p w14:paraId="38125C27" w14:textId="77777777" w:rsidR="00F20E4F" w:rsidRPr="002A27F6" w:rsidRDefault="00F20E4F">
      <w:pPr>
        <w:pStyle w:val="BodyText"/>
        <w:spacing w:before="4"/>
        <w:rPr>
          <w:sz w:val="28"/>
        </w:rPr>
      </w:pPr>
    </w:p>
    <w:p w14:paraId="3366073B" w14:textId="77777777" w:rsidR="00F20E4F" w:rsidRPr="002A27F6" w:rsidRDefault="00F20E4F">
      <w:pPr>
        <w:pStyle w:val="BodyText"/>
        <w:spacing w:before="4"/>
        <w:rPr>
          <w:sz w:val="28"/>
        </w:rPr>
      </w:pPr>
    </w:p>
    <w:tbl>
      <w:tblPr>
        <w:tblW w:w="9781"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3781"/>
        <w:gridCol w:w="6000"/>
      </w:tblGrid>
      <w:tr w:rsidR="00F20E4F" w:rsidRPr="002A27F6" w14:paraId="0F09D7B0" w14:textId="77777777">
        <w:trPr>
          <w:trHeight w:val="611"/>
        </w:trPr>
        <w:tc>
          <w:tcPr>
            <w:tcW w:w="9781" w:type="dxa"/>
            <w:gridSpan w:val="2"/>
          </w:tcPr>
          <w:p w14:paraId="6C302BB6" w14:textId="77777777" w:rsidR="00F20E4F" w:rsidRPr="002A27F6" w:rsidRDefault="00000000">
            <w:pPr>
              <w:pStyle w:val="TableParagraph"/>
              <w:ind w:left="107"/>
              <w:rPr>
                <w:sz w:val="20"/>
                <w:rPrChange w:id="10" w:author="Subhrajit Nandy" w:date="2023-05-23T15:38:00Z">
                  <w:rPr>
                    <w:rFonts w:ascii="Arial MT"/>
                    <w:sz w:val="20"/>
                  </w:rPr>
                </w:rPrChange>
              </w:rPr>
            </w:pPr>
            <w:r w:rsidRPr="002A27F6">
              <w:rPr>
                <w:b/>
                <w:sz w:val="24"/>
              </w:rPr>
              <w:lastRenderedPageBreak/>
              <w:t>PO</w:t>
            </w:r>
            <w:r w:rsidRPr="002A27F6">
              <w:rPr>
                <w:b/>
                <w:spacing w:val="5"/>
                <w:sz w:val="24"/>
              </w:rPr>
              <w:t xml:space="preserve"> </w:t>
            </w:r>
            <w:r w:rsidRPr="002A27F6">
              <w:rPr>
                <w:b/>
                <w:sz w:val="24"/>
              </w:rPr>
              <w:t>12:</w:t>
            </w:r>
            <w:r w:rsidRPr="002A27F6">
              <w:rPr>
                <w:b/>
                <w:spacing w:val="5"/>
                <w:sz w:val="24"/>
              </w:rPr>
              <w:t xml:space="preserve"> </w:t>
            </w:r>
            <w:r w:rsidRPr="002A27F6">
              <w:rPr>
                <w:b/>
                <w:sz w:val="24"/>
              </w:rPr>
              <w:t>Life-long</w:t>
            </w:r>
            <w:r w:rsidRPr="002A27F6">
              <w:rPr>
                <w:b/>
                <w:spacing w:val="5"/>
                <w:sz w:val="24"/>
              </w:rPr>
              <w:t xml:space="preserve"> </w:t>
            </w:r>
            <w:r w:rsidRPr="002A27F6">
              <w:rPr>
                <w:b/>
                <w:sz w:val="24"/>
              </w:rPr>
              <w:t>learning:</w:t>
            </w:r>
            <w:r w:rsidRPr="002A27F6">
              <w:rPr>
                <w:b/>
                <w:spacing w:val="5"/>
                <w:sz w:val="24"/>
              </w:rPr>
              <w:t xml:space="preserve"> </w:t>
            </w:r>
            <w:r w:rsidRPr="002A27F6">
              <w:rPr>
                <w:b/>
                <w:sz w:val="24"/>
              </w:rPr>
              <w:t>Recognize</w:t>
            </w:r>
            <w:r w:rsidRPr="002A27F6">
              <w:rPr>
                <w:b/>
                <w:spacing w:val="5"/>
                <w:sz w:val="24"/>
              </w:rPr>
              <w:t xml:space="preserve"> </w:t>
            </w:r>
            <w:r w:rsidRPr="002A27F6">
              <w:rPr>
                <w:b/>
                <w:sz w:val="24"/>
              </w:rPr>
              <w:t>the</w:t>
            </w:r>
            <w:r w:rsidRPr="002A27F6">
              <w:rPr>
                <w:b/>
                <w:spacing w:val="5"/>
                <w:sz w:val="24"/>
              </w:rPr>
              <w:t xml:space="preserve"> </w:t>
            </w:r>
            <w:r w:rsidRPr="002A27F6">
              <w:rPr>
                <w:b/>
                <w:sz w:val="24"/>
              </w:rPr>
              <w:t>need</w:t>
            </w:r>
            <w:r w:rsidRPr="002A27F6">
              <w:rPr>
                <w:b/>
                <w:spacing w:val="8"/>
                <w:sz w:val="24"/>
              </w:rPr>
              <w:t xml:space="preserve"> </w:t>
            </w:r>
            <w:r w:rsidRPr="002A27F6">
              <w:rPr>
                <w:b/>
                <w:sz w:val="24"/>
              </w:rPr>
              <w:t>for,</w:t>
            </w:r>
            <w:r w:rsidRPr="002A27F6">
              <w:rPr>
                <w:b/>
                <w:spacing w:val="5"/>
                <w:sz w:val="24"/>
              </w:rPr>
              <w:t xml:space="preserve"> </w:t>
            </w:r>
            <w:r w:rsidRPr="002A27F6">
              <w:rPr>
                <w:b/>
                <w:sz w:val="24"/>
              </w:rPr>
              <w:t>and</w:t>
            </w:r>
            <w:r w:rsidRPr="002A27F6">
              <w:rPr>
                <w:b/>
                <w:spacing w:val="6"/>
                <w:sz w:val="24"/>
              </w:rPr>
              <w:t xml:space="preserve"> </w:t>
            </w:r>
            <w:r w:rsidRPr="002A27F6">
              <w:rPr>
                <w:b/>
                <w:sz w:val="24"/>
              </w:rPr>
              <w:t>have</w:t>
            </w:r>
            <w:r w:rsidRPr="002A27F6">
              <w:rPr>
                <w:b/>
                <w:spacing w:val="5"/>
                <w:sz w:val="24"/>
              </w:rPr>
              <w:t xml:space="preserve"> </w:t>
            </w:r>
            <w:r w:rsidRPr="002A27F6">
              <w:rPr>
                <w:b/>
                <w:sz w:val="24"/>
              </w:rPr>
              <w:t>the</w:t>
            </w:r>
            <w:r w:rsidRPr="002A27F6">
              <w:rPr>
                <w:b/>
                <w:spacing w:val="5"/>
                <w:sz w:val="24"/>
              </w:rPr>
              <w:t xml:space="preserve"> </w:t>
            </w:r>
            <w:r w:rsidRPr="002A27F6">
              <w:rPr>
                <w:b/>
                <w:sz w:val="24"/>
              </w:rPr>
              <w:t>preparation</w:t>
            </w:r>
            <w:r w:rsidRPr="002A27F6">
              <w:rPr>
                <w:b/>
                <w:spacing w:val="6"/>
                <w:sz w:val="24"/>
              </w:rPr>
              <w:t xml:space="preserve"> </w:t>
            </w:r>
            <w:r w:rsidRPr="002A27F6">
              <w:rPr>
                <w:b/>
                <w:sz w:val="24"/>
              </w:rPr>
              <w:t>and</w:t>
            </w:r>
            <w:r w:rsidRPr="002A27F6">
              <w:rPr>
                <w:b/>
                <w:spacing w:val="6"/>
                <w:sz w:val="24"/>
              </w:rPr>
              <w:t xml:space="preserve"> </w:t>
            </w:r>
            <w:r w:rsidRPr="002A27F6">
              <w:rPr>
                <w:b/>
                <w:sz w:val="24"/>
              </w:rPr>
              <w:t>ability</w:t>
            </w:r>
            <w:r w:rsidRPr="002A27F6">
              <w:rPr>
                <w:b/>
                <w:spacing w:val="4"/>
                <w:sz w:val="24"/>
              </w:rPr>
              <w:t xml:space="preserve"> </w:t>
            </w:r>
            <w:r w:rsidRPr="002A27F6">
              <w:rPr>
                <w:b/>
                <w:sz w:val="24"/>
              </w:rPr>
              <w:t>to</w:t>
            </w:r>
            <w:r w:rsidRPr="002A27F6">
              <w:rPr>
                <w:b/>
                <w:spacing w:val="5"/>
                <w:sz w:val="24"/>
              </w:rPr>
              <w:t xml:space="preserve"> </w:t>
            </w:r>
            <w:r w:rsidRPr="002A27F6">
              <w:rPr>
                <w:b/>
                <w:sz w:val="24"/>
              </w:rPr>
              <w:t>engage</w:t>
            </w:r>
            <w:r w:rsidRPr="002A27F6">
              <w:rPr>
                <w:b/>
                <w:spacing w:val="-57"/>
                <w:sz w:val="24"/>
              </w:rPr>
              <w:t xml:space="preserve"> </w:t>
            </w:r>
            <w:r w:rsidRPr="002A27F6">
              <w:rPr>
                <w:b/>
                <w:sz w:val="24"/>
              </w:rPr>
              <w:t>in independent and life-long</w:t>
            </w:r>
            <w:r w:rsidRPr="002A27F6">
              <w:rPr>
                <w:b/>
                <w:spacing w:val="-1"/>
                <w:sz w:val="24"/>
              </w:rPr>
              <w:t xml:space="preserve"> </w:t>
            </w:r>
            <w:r w:rsidRPr="002A27F6">
              <w:rPr>
                <w:b/>
                <w:sz w:val="24"/>
              </w:rPr>
              <w:t>learning in the</w:t>
            </w:r>
            <w:r w:rsidRPr="002A27F6">
              <w:rPr>
                <w:b/>
                <w:spacing w:val="-1"/>
                <w:sz w:val="24"/>
              </w:rPr>
              <w:t xml:space="preserve"> </w:t>
            </w:r>
            <w:r w:rsidRPr="002A27F6">
              <w:rPr>
                <w:b/>
                <w:sz w:val="24"/>
              </w:rPr>
              <w:t>broadest</w:t>
            </w:r>
            <w:r w:rsidRPr="002A27F6">
              <w:rPr>
                <w:b/>
                <w:spacing w:val="-2"/>
                <w:sz w:val="24"/>
              </w:rPr>
              <w:t xml:space="preserve"> </w:t>
            </w:r>
            <w:r w:rsidRPr="002A27F6">
              <w:rPr>
                <w:b/>
                <w:sz w:val="24"/>
              </w:rPr>
              <w:t>context of</w:t>
            </w:r>
            <w:r w:rsidRPr="002A27F6">
              <w:rPr>
                <w:b/>
                <w:spacing w:val="-1"/>
                <w:sz w:val="24"/>
              </w:rPr>
              <w:t xml:space="preserve"> </w:t>
            </w:r>
            <w:r w:rsidRPr="002A27F6">
              <w:rPr>
                <w:b/>
                <w:sz w:val="24"/>
              </w:rPr>
              <w:t>technological change.</w:t>
            </w:r>
          </w:p>
        </w:tc>
      </w:tr>
      <w:tr w:rsidR="00F20E4F" w:rsidRPr="002A27F6" w14:paraId="4D222B30" w14:textId="77777777">
        <w:trPr>
          <w:trHeight w:val="283"/>
        </w:trPr>
        <w:tc>
          <w:tcPr>
            <w:tcW w:w="3781" w:type="dxa"/>
          </w:tcPr>
          <w:p w14:paraId="07A42414" w14:textId="77777777" w:rsidR="00F20E4F" w:rsidRPr="002A27F6" w:rsidRDefault="00000000">
            <w:pPr>
              <w:pStyle w:val="TableParagraph"/>
              <w:spacing w:line="256" w:lineRule="exact"/>
              <w:ind w:left="1024" w:right="1086"/>
              <w:jc w:val="center"/>
              <w:rPr>
                <w:b/>
                <w:sz w:val="20"/>
                <w:szCs w:val="20"/>
              </w:rPr>
            </w:pPr>
            <w:r w:rsidRPr="002A27F6">
              <w:rPr>
                <w:b/>
                <w:sz w:val="20"/>
                <w:szCs w:val="20"/>
              </w:rPr>
              <w:t>Competency</w:t>
            </w:r>
          </w:p>
        </w:tc>
        <w:tc>
          <w:tcPr>
            <w:tcW w:w="6000" w:type="dxa"/>
          </w:tcPr>
          <w:p w14:paraId="3F08BC07" w14:textId="77777777" w:rsidR="00F20E4F" w:rsidRPr="002A27F6" w:rsidRDefault="00000000">
            <w:pPr>
              <w:pStyle w:val="TableParagraph"/>
              <w:spacing w:line="228" w:lineRule="exact"/>
              <w:ind w:left="2316" w:right="2464"/>
              <w:jc w:val="center"/>
              <w:rPr>
                <w:b/>
                <w:sz w:val="20"/>
              </w:rPr>
            </w:pPr>
            <w:r w:rsidRPr="002A27F6">
              <w:rPr>
                <w:b/>
                <w:sz w:val="20"/>
              </w:rPr>
              <w:t>Indicators</w:t>
            </w:r>
          </w:p>
        </w:tc>
      </w:tr>
      <w:tr w:rsidR="00F20E4F" w:rsidRPr="002A27F6" w14:paraId="0C741B49" w14:textId="77777777">
        <w:trPr>
          <w:trHeight w:val="951"/>
        </w:trPr>
        <w:tc>
          <w:tcPr>
            <w:tcW w:w="3781" w:type="dxa"/>
          </w:tcPr>
          <w:p w14:paraId="32DFB7B1" w14:textId="77777777" w:rsidR="00F20E4F" w:rsidRPr="002A27F6" w:rsidRDefault="00000000">
            <w:pPr>
              <w:pStyle w:val="TableParagraph"/>
              <w:ind w:left="107" w:right="94"/>
              <w:rPr>
                <w:sz w:val="20"/>
              </w:rPr>
            </w:pPr>
            <w:r w:rsidRPr="002A27F6">
              <w:rPr>
                <w:sz w:val="20"/>
              </w:rPr>
              <w:t>12.1</w:t>
            </w:r>
            <w:r w:rsidRPr="002A27F6">
              <w:rPr>
                <w:spacing w:val="-6"/>
                <w:sz w:val="20"/>
              </w:rPr>
              <w:t xml:space="preserve"> </w:t>
            </w:r>
            <w:r w:rsidRPr="002A27F6">
              <w:rPr>
                <w:sz w:val="20"/>
              </w:rPr>
              <w:t>Demonstrate</w:t>
            </w:r>
            <w:r w:rsidRPr="002A27F6">
              <w:rPr>
                <w:spacing w:val="-6"/>
                <w:sz w:val="20"/>
              </w:rPr>
              <w:t xml:space="preserve"> </w:t>
            </w:r>
            <w:r w:rsidRPr="002A27F6">
              <w:rPr>
                <w:sz w:val="20"/>
              </w:rPr>
              <w:t>an</w:t>
            </w:r>
            <w:r w:rsidRPr="002A27F6">
              <w:rPr>
                <w:spacing w:val="-7"/>
                <w:sz w:val="20"/>
              </w:rPr>
              <w:t xml:space="preserve"> </w:t>
            </w:r>
            <w:r w:rsidRPr="002A27F6">
              <w:rPr>
                <w:sz w:val="20"/>
              </w:rPr>
              <w:t>ability</w:t>
            </w:r>
            <w:r w:rsidRPr="002A27F6">
              <w:rPr>
                <w:spacing w:val="-8"/>
                <w:sz w:val="20"/>
              </w:rPr>
              <w:t xml:space="preserve"> </w:t>
            </w:r>
            <w:r w:rsidRPr="002A27F6">
              <w:rPr>
                <w:sz w:val="20"/>
              </w:rPr>
              <w:t>to</w:t>
            </w:r>
            <w:r w:rsidRPr="002A27F6">
              <w:rPr>
                <w:spacing w:val="-4"/>
                <w:sz w:val="20"/>
              </w:rPr>
              <w:t xml:space="preserve"> </w:t>
            </w:r>
            <w:r w:rsidRPr="002A27F6">
              <w:rPr>
                <w:sz w:val="20"/>
              </w:rPr>
              <w:t>identify</w:t>
            </w:r>
            <w:r w:rsidRPr="002A27F6">
              <w:rPr>
                <w:spacing w:val="-7"/>
                <w:sz w:val="20"/>
              </w:rPr>
              <w:t xml:space="preserve"> </w:t>
            </w:r>
            <w:r w:rsidRPr="002A27F6">
              <w:rPr>
                <w:sz w:val="20"/>
              </w:rPr>
              <w:t>gaps</w:t>
            </w:r>
            <w:r w:rsidRPr="002A27F6">
              <w:rPr>
                <w:spacing w:val="-7"/>
                <w:sz w:val="20"/>
              </w:rPr>
              <w:t xml:space="preserve"> </w:t>
            </w:r>
            <w:r w:rsidRPr="002A27F6">
              <w:rPr>
                <w:sz w:val="20"/>
              </w:rPr>
              <w:t>in</w:t>
            </w:r>
            <w:r w:rsidRPr="002A27F6">
              <w:rPr>
                <w:spacing w:val="-47"/>
                <w:sz w:val="20"/>
              </w:rPr>
              <w:t xml:space="preserve"> </w:t>
            </w:r>
            <w:r w:rsidRPr="002A27F6">
              <w:rPr>
                <w:sz w:val="20"/>
              </w:rPr>
              <w:t>knowledge</w:t>
            </w:r>
            <w:r w:rsidRPr="002A27F6">
              <w:rPr>
                <w:spacing w:val="-2"/>
                <w:sz w:val="20"/>
              </w:rPr>
              <w:t xml:space="preserve"> </w:t>
            </w:r>
            <w:r w:rsidRPr="002A27F6">
              <w:rPr>
                <w:sz w:val="20"/>
              </w:rPr>
              <w:t>and</w:t>
            </w:r>
            <w:r w:rsidRPr="002A27F6">
              <w:rPr>
                <w:spacing w:val="-1"/>
                <w:sz w:val="20"/>
              </w:rPr>
              <w:t xml:space="preserve"> </w:t>
            </w:r>
            <w:r w:rsidRPr="002A27F6">
              <w:rPr>
                <w:sz w:val="20"/>
              </w:rPr>
              <w:t>a</w:t>
            </w:r>
            <w:r w:rsidRPr="002A27F6">
              <w:rPr>
                <w:spacing w:val="-2"/>
                <w:sz w:val="20"/>
              </w:rPr>
              <w:t xml:space="preserve"> </w:t>
            </w:r>
            <w:r w:rsidRPr="002A27F6">
              <w:rPr>
                <w:sz w:val="20"/>
              </w:rPr>
              <w:t>strategy</w:t>
            </w:r>
            <w:r w:rsidRPr="002A27F6">
              <w:rPr>
                <w:spacing w:val="-5"/>
                <w:sz w:val="20"/>
              </w:rPr>
              <w:t xml:space="preserve"> </w:t>
            </w:r>
            <w:r w:rsidRPr="002A27F6">
              <w:rPr>
                <w:sz w:val="20"/>
              </w:rPr>
              <w:t>to</w:t>
            </w:r>
            <w:r w:rsidRPr="002A27F6">
              <w:rPr>
                <w:spacing w:val="-1"/>
                <w:sz w:val="20"/>
              </w:rPr>
              <w:t xml:space="preserve"> </w:t>
            </w:r>
            <w:r w:rsidRPr="002A27F6">
              <w:rPr>
                <w:sz w:val="20"/>
              </w:rPr>
              <w:t>close</w:t>
            </w:r>
            <w:r w:rsidRPr="002A27F6">
              <w:rPr>
                <w:spacing w:val="-2"/>
                <w:sz w:val="20"/>
              </w:rPr>
              <w:t xml:space="preserve"> </w:t>
            </w:r>
            <w:r w:rsidRPr="002A27F6">
              <w:rPr>
                <w:sz w:val="20"/>
              </w:rPr>
              <w:t>these</w:t>
            </w:r>
            <w:r w:rsidRPr="002A27F6">
              <w:rPr>
                <w:spacing w:val="1"/>
                <w:sz w:val="20"/>
              </w:rPr>
              <w:t xml:space="preserve"> </w:t>
            </w:r>
            <w:r w:rsidRPr="002A27F6">
              <w:rPr>
                <w:sz w:val="20"/>
              </w:rPr>
              <w:t>gaps</w:t>
            </w:r>
          </w:p>
        </w:tc>
        <w:tc>
          <w:tcPr>
            <w:tcW w:w="6000" w:type="dxa"/>
          </w:tcPr>
          <w:p w14:paraId="4B96C051" w14:textId="77777777" w:rsidR="00F20E4F" w:rsidRPr="002A27F6" w:rsidRDefault="00000000">
            <w:pPr>
              <w:pStyle w:val="TableParagraph"/>
              <w:numPr>
                <w:ilvl w:val="2"/>
                <w:numId w:val="29"/>
              </w:numPr>
              <w:tabs>
                <w:tab w:val="left" w:pos="664"/>
              </w:tabs>
              <w:ind w:right="106" w:firstLine="0"/>
              <w:rPr>
                <w:sz w:val="20"/>
              </w:rPr>
            </w:pPr>
            <w:r w:rsidRPr="002A27F6">
              <w:rPr>
                <w:sz w:val="20"/>
              </w:rPr>
              <w:t>Describe</w:t>
            </w:r>
            <w:r w:rsidRPr="002A27F6">
              <w:rPr>
                <w:spacing w:val="2"/>
                <w:sz w:val="20"/>
              </w:rPr>
              <w:t xml:space="preserve"> </w:t>
            </w:r>
            <w:r w:rsidRPr="002A27F6">
              <w:rPr>
                <w:sz w:val="20"/>
              </w:rPr>
              <w:t>the</w:t>
            </w:r>
            <w:r w:rsidRPr="002A27F6">
              <w:rPr>
                <w:spacing w:val="3"/>
                <w:sz w:val="20"/>
              </w:rPr>
              <w:t xml:space="preserve"> </w:t>
            </w:r>
            <w:r w:rsidRPr="002A27F6">
              <w:rPr>
                <w:sz w:val="20"/>
              </w:rPr>
              <w:t>rationale</w:t>
            </w:r>
            <w:r w:rsidRPr="002A27F6">
              <w:rPr>
                <w:spacing w:val="4"/>
                <w:sz w:val="20"/>
              </w:rPr>
              <w:t xml:space="preserve"> </w:t>
            </w:r>
            <w:r w:rsidRPr="002A27F6">
              <w:rPr>
                <w:sz w:val="20"/>
              </w:rPr>
              <w:t>for</w:t>
            </w:r>
            <w:r w:rsidRPr="002A27F6">
              <w:rPr>
                <w:spacing w:val="3"/>
                <w:sz w:val="20"/>
              </w:rPr>
              <w:t xml:space="preserve"> </w:t>
            </w:r>
            <w:r w:rsidRPr="002A27F6">
              <w:rPr>
                <w:sz w:val="20"/>
              </w:rPr>
              <w:t>the</w:t>
            </w:r>
            <w:r w:rsidRPr="002A27F6">
              <w:rPr>
                <w:spacing w:val="3"/>
                <w:sz w:val="20"/>
              </w:rPr>
              <w:t xml:space="preserve"> </w:t>
            </w:r>
            <w:r w:rsidRPr="002A27F6">
              <w:rPr>
                <w:sz w:val="20"/>
              </w:rPr>
              <w:t>requirement</w:t>
            </w:r>
            <w:r w:rsidRPr="002A27F6">
              <w:rPr>
                <w:spacing w:val="5"/>
                <w:sz w:val="20"/>
              </w:rPr>
              <w:t xml:space="preserve"> </w:t>
            </w:r>
            <w:r w:rsidRPr="002A27F6">
              <w:rPr>
                <w:sz w:val="20"/>
              </w:rPr>
              <w:t>for</w:t>
            </w:r>
            <w:r w:rsidRPr="002A27F6">
              <w:rPr>
                <w:spacing w:val="3"/>
                <w:sz w:val="20"/>
              </w:rPr>
              <w:t xml:space="preserve"> </w:t>
            </w:r>
            <w:r w:rsidRPr="002A27F6">
              <w:rPr>
                <w:sz w:val="20"/>
              </w:rPr>
              <w:t>continuing</w:t>
            </w:r>
            <w:r w:rsidRPr="002A27F6">
              <w:rPr>
                <w:spacing w:val="1"/>
                <w:sz w:val="20"/>
              </w:rPr>
              <w:t xml:space="preserve"> </w:t>
            </w:r>
            <w:r w:rsidRPr="002A27F6">
              <w:rPr>
                <w:sz w:val="20"/>
              </w:rPr>
              <w:t>professional</w:t>
            </w:r>
            <w:r w:rsidRPr="002A27F6">
              <w:rPr>
                <w:spacing w:val="-47"/>
                <w:sz w:val="20"/>
              </w:rPr>
              <w:t xml:space="preserve"> </w:t>
            </w:r>
            <w:r w:rsidRPr="002A27F6">
              <w:rPr>
                <w:sz w:val="20"/>
              </w:rPr>
              <w:t>development</w:t>
            </w:r>
          </w:p>
          <w:p w14:paraId="715CB40C" w14:textId="77777777" w:rsidR="00F20E4F" w:rsidRPr="002A27F6" w:rsidRDefault="00000000">
            <w:pPr>
              <w:pStyle w:val="TableParagraph"/>
              <w:numPr>
                <w:ilvl w:val="2"/>
                <w:numId w:val="29"/>
              </w:numPr>
              <w:tabs>
                <w:tab w:val="left" w:pos="662"/>
              </w:tabs>
              <w:spacing w:line="230" w:lineRule="atLeast"/>
              <w:ind w:right="108" w:firstLine="0"/>
              <w:rPr>
                <w:sz w:val="20"/>
              </w:rPr>
            </w:pPr>
            <w:r w:rsidRPr="002A27F6">
              <w:rPr>
                <w:sz w:val="20"/>
              </w:rPr>
              <w:t>Identify</w:t>
            </w:r>
            <w:r w:rsidRPr="002A27F6">
              <w:rPr>
                <w:spacing w:val="-1"/>
                <w:sz w:val="20"/>
              </w:rPr>
              <w:t xml:space="preserve"> </w:t>
            </w:r>
            <w:r w:rsidRPr="002A27F6">
              <w:rPr>
                <w:sz w:val="20"/>
              </w:rPr>
              <w:t>deficiencies</w:t>
            </w:r>
            <w:r w:rsidRPr="002A27F6">
              <w:rPr>
                <w:spacing w:val="3"/>
                <w:sz w:val="20"/>
              </w:rPr>
              <w:t xml:space="preserve"> </w:t>
            </w:r>
            <w:r w:rsidRPr="002A27F6">
              <w:rPr>
                <w:sz w:val="20"/>
              </w:rPr>
              <w:t>or</w:t>
            </w:r>
            <w:r w:rsidRPr="002A27F6">
              <w:rPr>
                <w:spacing w:val="3"/>
                <w:sz w:val="20"/>
              </w:rPr>
              <w:t xml:space="preserve"> </w:t>
            </w:r>
            <w:r w:rsidRPr="002A27F6">
              <w:rPr>
                <w:sz w:val="20"/>
              </w:rPr>
              <w:t>gaps</w:t>
            </w:r>
            <w:r w:rsidRPr="002A27F6">
              <w:rPr>
                <w:spacing w:val="2"/>
                <w:sz w:val="20"/>
              </w:rPr>
              <w:t xml:space="preserve"> </w:t>
            </w:r>
            <w:r w:rsidRPr="002A27F6">
              <w:rPr>
                <w:sz w:val="20"/>
              </w:rPr>
              <w:t>in</w:t>
            </w:r>
            <w:r w:rsidRPr="002A27F6">
              <w:rPr>
                <w:spacing w:val="4"/>
                <w:sz w:val="20"/>
              </w:rPr>
              <w:t xml:space="preserve"> </w:t>
            </w:r>
            <w:r w:rsidRPr="002A27F6">
              <w:rPr>
                <w:sz w:val="20"/>
              </w:rPr>
              <w:t>knowledge</w:t>
            </w:r>
            <w:r w:rsidRPr="002A27F6">
              <w:rPr>
                <w:spacing w:val="3"/>
                <w:sz w:val="20"/>
              </w:rPr>
              <w:t xml:space="preserve"> </w:t>
            </w:r>
            <w:r w:rsidRPr="002A27F6">
              <w:rPr>
                <w:sz w:val="20"/>
              </w:rPr>
              <w:t>and</w:t>
            </w:r>
            <w:r w:rsidRPr="002A27F6">
              <w:rPr>
                <w:spacing w:val="3"/>
                <w:sz w:val="20"/>
              </w:rPr>
              <w:t xml:space="preserve"> </w:t>
            </w:r>
            <w:r w:rsidRPr="002A27F6">
              <w:rPr>
                <w:sz w:val="20"/>
              </w:rPr>
              <w:t>demonstrate</w:t>
            </w:r>
            <w:r w:rsidRPr="002A27F6">
              <w:rPr>
                <w:spacing w:val="3"/>
                <w:sz w:val="20"/>
              </w:rPr>
              <w:t xml:space="preserve"> </w:t>
            </w:r>
            <w:r w:rsidRPr="002A27F6">
              <w:rPr>
                <w:sz w:val="20"/>
              </w:rPr>
              <w:t>an</w:t>
            </w:r>
            <w:r w:rsidRPr="002A27F6">
              <w:rPr>
                <w:spacing w:val="1"/>
                <w:sz w:val="20"/>
              </w:rPr>
              <w:t xml:space="preserve"> </w:t>
            </w:r>
            <w:r w:rsidRPr="002A27F6">
              <w:rPr>
                <w:sz w:val="20"/>
              </w:rPr>
              <w:t>ability</w:t>
            </w:r>
            <w:r w:rsidRPr="002A27F6">
              <w:rPr>
                <w:spacing w:val="-47"/>
                <w:sz w:val="20"/>
              </w:rPr>
              <w:t xml:space="preserve"> </w:t>
            </w:r>
            <w:r w:rsidRPr="002A27F6">
              <w:rPr>
                <w:sz w:val="20"/>
              </w:rPr>
              <w:t>to source information</w:t>
            </w:r>
            <w:r w:rsidRPr="002A27F6">
              <w:rPr>
                <w:spacing w:val="-1"/>
                <w:sz w:val="20"/>
              </w:rPr>
              <w:t xml:space="preserve"> </w:t>
            </w:r>
            <w:r w:rsidRPr="002A27F6">
              <w:rPr>
                <w:sz w:val="20"/>
              </w:rPr>
              <w:t>to close</w:t>
            </w:r>
            <w:r w:rsidRPr="002A27F6">
              <w:rPr>
                <w:spacing w:val="3"/>
                <w:sz w:val="20"/>
              </w:rPr>
              <w:t xml:space="preserve"> </w:t>
            </w:r>
            <w:r w:rsidRPr="002A27F6">
              <w:rPr>
                <w:sz w:val="20"/>
              </w:rPr>
              <w:t>this</w:t>
            </w:r>
            <w:r w:rsidRPr="002A27F6">
              <w:rPr>
                <w:spacing w:val="1"/>
                <w:sz w:val="20"/>
              </w:rPr>
              <w:t xml:space="preserve"> </w:t>
            </w:r>
            <w:r w:rsidRPr="002A27F6">
              <w:rPr>
                <w:sz w:val="20"/>
              </w:rPr>
              <w:t>gap</w:t>
            </w:r>
          </w:p>
        </w:tc>
      </w:tr>
      <w:tr w:rsidR="00F20E4F" w:rsidRPr="002A27F6" w14:paraId="0D9747AC" w14:textId="77777777">
        <w:trPr>
          <w:trHeight w:val="947"/>
        </w:trPr>
        <w:tc>
          <w:tcPr>
            <w:tcW w:w="3781" w:type="dxa"/>
          </w:tcPr>
          <w:p w14:paraId="5D477AC9" w14:textId="77777777" w:rsidR="00F20E4F" w:rsidRPr="002A27F6" w:rsidRDefault="00000000">
            <w:pPr>
              <w:pStyle w:val="TableParagraph"/>
              <w:ind w:left="107" w:right="389"/>
              <w:rPr>
                <w:sz w:val="20"/>
              </w:rPr>
            </w:pPr>
            <w:r w:rsidRPr="002A27F6">
              <w:rPr>
                <w:sz w:val="20"/>
              </w:rPr>
              <w:t>12.2 Demonstrate an ability to identify</w:t>
            </w:r>
            <w:r w:rsidRPr="002A27F6">
              <w:rPr>
                <w:spacing w:val="1"/>
                <w:sz w:val="20"/>
              </w:rPr>
              <w:t xml:space="preserve"> </w:t>
            </w:r>
            <w:r w:rsidRPr="002A27F6">
              <w:rPr>
                <w:sz w:val="20"/>
              </w:rPr>
              <w:t>changing</w:t>
            </w:r>
            <w:r w:rsidRPr="002A27F6">
              <w:rPr>
                <w:spacing w:val="-5"/>
                <w:sz w:val="20"/>
              </w:rPr>
              <w:t xml:space="preserve"> </w:t>
            </w:r>
            <w:r w:rsidRPr="002A27F6">
              <w:rPr>
                <w:sz w:val="20"/>
              </w:rPr>
              <w:t>trends</w:t>
            </w:r>
            <w:r w:rsidRPr="002A27F6">
              <w:rPr>
                <w:spacing w:val="-4"/>
                <w:sz w:val="20"/>
              </w:rPr>
              <w:t xml:space="preserve"> </w:t>
            </w:r>
            <w:r w:rsidRPr="002A27F6">
              <w:rPr>
                <w:sz w:val="20"/>
              </w:rPr>
              <w:t>in</w:t>
            </w:r>
            <w:r w:rsidRPr="002A27F6">
              <w:rPr>
                <w:spacing w:val="-5"/>
                <w:sz w:val="20"/>
              </w:rPr>
              <w:t xml:space="preserve"> </w:t>
            </w:r>
            <w:r w:rsidRPr="002A27F6">
              <w:rPr>
                <w:sz w:val="20"/>
              </w:rPr>
              <w:t>engineering</w:t>
            </w:r>
            <w:r w:rsidRPr="002A27F6">
              <w:rPr>
                <w:spacing w:val="-4"/>
                <w:sz w:val="20"/>
              </w:rPr>
              <w:t xml:space="preserve"> </w:t>
            </w:r>
            <w:r w:rsidRPr="002A27F6">
              <w:rPr>
                <w:sz w:val="20"/>
              </w:rPr>
              <w:t>knowledge</w:t>
            </w:r>
            <w:r w:rsidRPr="002A27F6">
              <w:rPr>
                <w:spacing w:val="-47"/>
                <w:sz w:val="20"/>
              </w:rPr>
              <w:t xml:space="preserve"> </w:t>
            </w:r>
            <w:r w:rsidRPr="002A27F6">
              <w:rPr>
                <w:sz w:val="20"/>
              </w:rPr>
              <w:t>and practice</w:t>
            </w:r>
          </w:p>
        </w:tc>
        <w:tc>
          <w:tcPr>
            <w:tcW w:w="6000" w:type="dxa"/>
          </w:tcPr>
          <w:p w14:paraId="1A3E64DC" w14:textId="77777777" w:rsidR="00F20E4F" w:rsidRPr="002A27F6" w:rsidRDefault="00000000">
            <w:pPr>
              <w:pStyle w:val="TableParagraph"/>
              <w:numPr>
                <w:ilvl w:val="2"/>
                <w:numId w:val="30"/>
              </w:numPr>
              <w:tabs>
                <w:tab w:val="left" w:pos="678"/>
              </w:tabs>
              <w:ind w:right="106" w:firstLine="0"/>
              <w:rPr>
                <w:sz w:val="20"/>
              </w:rPr>
            </w:pPr>
            <w:r w:rsidRPr="002A27F6">
              <w:rPr>
                <w:sz w:val="20"/>
              </w:rPr>
              <w:t>Identify</w:t>
            </w:r>
            <w:r w:rsidRPr="002A27F6">
              <w:rPr>
                <w:spacing w:val="19"/>
                <w:sz w:val="20"/>
              </w:rPr>
              <w:t xml:space="preserve"> </w:t>
            </w:r>
            <w:r w:rsidRPr="002A27F6">
              <w:rPr>
                <w:sz w:val="20"/>
              </w:rPr>
              <w:t>historic</w:t>
            </w:r>
            <w:r w:rsidRPr="002A27F6">
              <w:rPr>
                <w:spacing w:val="20"/>
                <w:sz w:val="20"/>
              </w:rPr>
              <w:t xml:space="preserve"> </w:t>
            </w:r>
            <w:r w:rsidRPr="002A27F6">
              <w:rPr>
                <w:sz w:val="20"/>
              </w:rPr>
              <w:t>points</w:t>
            </w:r>
            <w:r w:rsidRPr="002A27F6">
              <w:rPr>
                <w:spacing w:val="22"/>
                <w:sz w:val="20"/>
              </w:rPr>
              <w:t xml:space="preserve"> </w:t>
            </w:r>
            <w:r w:rsidRPr="002A27F6">
              <w:rPr>
                <w:sz w:val="20"/>
              </w:rPr>
              <w:t>of</w:t>
            </w:r>
            <w:r w:rsidRPr="002A27F6">
              <w:rPr>
                <w:spacing w:val="18"/>
                <w:sz w:val="20"/>
              </w:rPr>
              <w:t xml:space="preserve"> </w:t>
            </w:r>
            <w:r w:rsidRPr="002A27F6">
              <w:rPr>
                <w:sz w:val="20"/>
              </w:rPr>
              <w:t>technological</w:t>
            </w:r>
            <w:r w:rsidRPr="002A27F6">
              <w:rPr>
                <w:spacing w:val="21"/>
                <w:sz w:val="20"/>
              </w:rPr>
              <w:t xml:space="preserve"> </w:t>
            </w:r>
            <w:r w:rsidRPr="002A27F6">
              <w:rPr>
                <w:sz w:val="20"/>
              </w:rPr>
              <w:t>advance</w:t>
            </w:r>
            <w:r w:rsidRPr="002A27F6">
              <w:rPr>
                <w:spacing w:val="20"/>
                <w:sz w:val="20"/>
              </w:rPr>
              <w:t xml:space="preserve"> </w:t>
            </w:r>
            <w:r w:rsidRPr="002A27F6">
              <w:rPr>
                <w:sz w:val="20"/>
              </w:rPr>
              <w:t>in</w:t>
            </w:r>
            <w:r w:rsidRPr="002A27F6">
              <w:rPr>
                <w:spacing w:val="19"/>
                <w:sz w:val="20"/>
              </w:rPr>
              <w:t xml:space="preserve"> </w:t>
            </w:r>
            <w:r w:rsidRPr="002A27F6">
              <w:rPr>
                <w:sz w:val="20"/>
              </w:rPr>
              <w:t>engineering</w:t>
            </w:r>
            <w:r w:rsidRPr="002A27F6">
              <w:rPr>
                <w:spacing w:val="18"/>
                <w:sz w:val="20"/>
              </w:rPr>
              <w:t xml:space="preserve"> </w:t>
            </w:r>
            <w:r w:rsidRPr="002A27F6">
              <w:rPr>
                <w:sz w:val="20"/>
              </w:rPr>
              <w:t>that</w:t>
            </w:r>
            <w:r w:rsidRPr="002A27F6">
              <w:rPr>
                <w:spacing w:val="-47"/>
                <w:sz w:val="20"/>
              </w:rPr>
              <w:t xml:space="preserve"> </w:t>
            </w:r>
            <w:r w:rsidRPr="002A27F6">
              <w:rPr>
                <w:sz w:val="20"/>
              </w:rPr>
              <w:t>required practitioners</w:t>
            </w:r>
            <w:r w:rsidRPr="002A27F6">
              <w:rPr>
                <w:spacing w:val="-2"/>
                <w:sz w:val="20"/>
              </w:rPr>
              <w:t xml:space="preserve"> </w:t>
            </w:r>
            <w:r w:rsidRPr="002A27F6">
              <w:rPr>
                <w:sz w:val="20"/>
              </w:rPr>
              <w:t>to</w:t>
            </w:r>
            <w:r w:rsidRPr="002A27F6">
              <w:rPr>
                <w:spacing w:val="1"/>
                <w:sz w:val="20"/>
              </w:rPr>
              <w:t xml:space="preserve"> </w:t>
            </w:r>
            <w:r w:rsidRPr="002A27F6">
              <w:rPr>
                <w:sz w:val="20"/>
              </w:rPr>
              <w:t>seek</w:t>
            </w:r>
            <w:r w:rsidRPr="002A27F6">
              <w:rPr>
                <w:spacing w:val="-2"/>
                <w:sz w:val="20"/>
              </w:rPr>
              <w:t xml:space="preserve"> </w:t>
            </w:r>
            <w:r w:rsidRPr="002A27F6">
              <w:rPr>
                <w:sz w:val="20"/>
              </w:rPr>
              <w:t>education</w:t>
            </w:r>
            <w:r w:rsidRPr="002A27F6">
              <w:rPr>
                <w:spacing w:val="-1"/>
                <w:sz w:val="20"/>
              </w:rPr>
              <w:t xml:space="preserve"> </w:t>
            </w:r>
            <w:r w:rsidRPr="002A27F6">
              <w:rPr>
                <w:sz w:val="20"/>
              </w:rPr>
              <w:t>in</w:t>
            </w:r>
            <w:r w:rsidRPr="002A27F6">
              <w:rPr>
                <w:spacing w:val="-2"/>
                <w:sz w:val="20"/>
              </w:rPr>
              <w:t xml:space="preserve"> </w:t>
            </w:r>
            <w:r w:rsidRPr="002A27F6">
              <w:rPr>
                <w:sz w:val="20"/>
              </w:rPr>
              <w:t>order to</w:t>
            </w:r>
            <w:r w:rsidRPr="002A27F6">
              <w:rPr>
                <w:spacing w:val="1"/>
                <w:sz w:val="20"/>
              </w:rPr>
              <w:t xml:space="preserve"> </w:t>
            </w:r>
            <w:r w:rsidRPr="002A27F6">
              <w:rPr>
                <w:sz w:val="20"/>
              </w:rPr>
              <w:t>stay</w:t>
            </w:r>
            <w:r w:rsidRPr="002A27F6">
              <w:rPr>
                <w:spacing w:val="-5"/>
                <w:sz w:val="20"/>
              </w:rPr>
              <w:t xml:space="preserve"> </w:t>
            </w:r>
            <w:r w:rsidRPr="002A27F6">
              <w:rPr>
                <w:sz w:val="20"/>
              </w:rPr>
              <w:t>current</w:t>
            </w:r>
          </w:p>
          <w:p w14:paraId="66B01EB7" w14:textId="77777777" w:rsidR="00F20E4F" w:rsidRPr="002A27F6" w:rsidRDefault="00000000">
            <w:pPr>
              <w:pStyle w:val="TableParagraph"/>
              <w:numPr>
                <w:ilvl w:val="2"/>
                <w:numId w:val="30"/>
              </w:numPr>
              <w:tabs>
                <w:tab w:val="left" w:pos="657"/>
              </w:tabs>
              <w:spacing w:line="230" w:lineRule="exact"/>
              <w:ind w:right="458" w:firstLine="0"/>
              <w:rPr>
                <w:sz w:val="20"/>
              </w:rPr>
            </w:pPr>
            <w:r w:rsidRPr="002A27F6">
              <w:rPr>
                <w:sz w:val="20"/>
              </w:rPr>
              <w:t>Recognize the need and be able to clearly explain why it is vitally</w:t>
            </w:r>
            <w:r w:rsidRPr="002A27F6">
              <w:rPr>
                <w:spacing w:val="-47"/>
                <w:sz w:val="20"/>
              </w:rPr>
              <w:t xml:space="preserve"> </w:t>
            </w:r>
            <w:r w:rsidRPr="002A27F6">
              <w:rPr>
                <w:sz w:val="20"/>
              </w:rPr>
              <w:t>important</w:t>
            </w:r>
            <w:r w:rsidRPr="002A27F6">
              <w:rPr>
                <w:spacing w:val="-3"/>
                <w:sz w:val="20"/>
              </w:rPr>
              <w:t xml:space="preserve"> </w:t>
            </w:r>
            <w:r w:rsidRPr="002A27F6">
              <w:rPr>
                <w:sz w:val="20"/>
              </w:rPr>
              <w:t>to keep current</w:t>
            </w:r>
            <w:r w:rsidRPr="002A27F6">
              <w:rPr>
                <w:spacing w:val="-3"/>
                <w:sz w:val="20"/>
              </w:rPr>
              <w:t xml:space="preserve"> </w:t>
            </w:r>
            <w:r w:rsidRPr="002A27F6">
              <w:rPr>
                <w:sz w:val="20"/>
              </w:rPr>
              <w:t>regarding</w:t>
            </w:r>
            <w:r w:rsidRPr="002A27F6">
              <w:rPr>
                <w:spacing w:val="-2"/>
                <w:sz w:val="20"/>
              </w:rPr>
              <w:t xml:space="preserve"> </w:t>
            </w:r>
            <w:r w:rsidRPr="002A27F6">
              <w:rPr>
                <w:sz w:val="20"/>
              </w:rPr>
              <w:t>new</w:t>
            </w:r>
            <w:r w:rsidRPr="002A27F6">
              <w:rPr>
                <w:spacing w:val="-6"/>
                <w:sz w:val="20"/>
              </w:rPr>
              <w:t xml:space="preserve"> </w:t>
            </w:r>
            <w:r w:rsidRPr="002A27F6">
              <w:rPr>
                <w:sz w:val="20"/>
              </w:rPr>
              <w:t>developments</w:t>
            </w:r>
            <w:r w:rsidRPr="002A27F6">
              <w:rPr>
                <w:spacing w:val="-2"/>
                <w:sz w:val="20"/>
              </w:rPr>
              <w:t xml:space="preserve"> </w:t>
            </w:r>
            <w:r w:rsidRPr="002A27F6">
              <w:rPr>
                <w:sz w:val="20"/>
              </w:rPr>
              <w:t>in</w:t>
            </w:r>
            <w:r w:rsidRPr="002A27F6">
              <w:rPr>
                <w:spacing w:val="-1"/>
                <w:sz w:val="20"/>
              </w:rPr>
              <w:t xml:space="preserve"> </w:t>
            </w:r>
            <w:r w:rsidRPr="002A27F6">
              <w:rPr>
                <w:sz w:val="20"/>
              </w:rPr>
              <w:t>your</w:t>
            </w:r>
            <w:r w:rsidRPr="002A27F6">
              <w:rPr>
                <w:spacing w:val="-1"/>
                <w:sz w:val="20"/>
              </w:rPr>
              <w:t xml:space="preserve"> </w:t>
            </w:r>
            <w:r w:rsidRPr="002A27F6">
              <w:rPr>
                <w:sz w:val="20"/>
              </w:rPr>
              <w:t>field</w:t>
            </w:r>
          </w:p>
        </w:tc>
      </w:tr>
      <w:tr w:rsidR="00F20E4F" w:rsidRPr="002A27F6" w14:paraId="622D4D12" w14:textId="77777777">
        <w:trPr>
          <w:trHeight w:val="481"/>
        </w:trPr>
        <w:tc>
          <w:tcPr>
            <w:tcW w:w="3781" w:type="dxa"/>
          </w:tcPr>
          <w:p w14:paraId="7FA54841" w14:textId="77777777" w:rsidR="00F20E4F" w:rsidRPr="002A27F6" w:rsidRDefault="00000000">
            <w:pPr>
              <w:pStyle w:val="TableParagraph"/>
              <w:ind w:left="107" w:right="347"/>
              <w:rPr>
                <w:sz w:val="20"/>
              </w:rPr>
            </w:pPr>
            <w:r w:rsidRPr="002A27F6">
              <w:rPr>
                <w:sz w:val="20"/>
              </w:rPr>
              <w:t>12.3</w:t>
            </w:r>
            <w:r w:rsidRPr="002A27F6">
              <w:rPr>
                <w:spacing w:val="-2"/>
                <w:sz w:val="20"/>
              </w:rPr>
              <w:t xml:space="preserve"> </w:t>
            </w:r>
            <w:r w:rsidRPr="002A27F6">
              <w:rPr>
                <w:sz w:val="20"/>
              </w:rPr>
              <w:t>Demonstrate</w:t>
            </w:r>
            <w:r w:rsidRPr="002A27F6">
              <w:rPr>
                <w:spacing w:val="-2"/>
                <w:sz w:val="20"/>
              </w:rPr>
              <w:t xml:space="preserve"> </w:t>
            </w:r>
            <w:r w:rsidRPr="002A27F6">
              <w:rPr>
                <w:sz w:val="20"/>
              </w:rPr>
              <w:t>an</w:t>
            </w:r>
            <w:r w:rsidRPr="002A27F6">
              <w:rPr>
                <w:spacing w:val="-3"/>
                <w:sz w:val="20"/>
              </w:rPr>
              <w:t xml:space="preserve"> </w:t>
            </w:r>
            <w:r w:rsidRPr="002A27F6">
              <w:rPr>
                <w:sz w:val="20"/>
              </w:rPr>
              <w:t>ability</w:t>
            </w:r>
            <w:r w:rsidRPr="002A27F6">
              <w:rPr>
                <w:spacing w:val="-3"/>
                <w:sz w:val="20"/>
              </w:rPr>
              <w:t xml:space="preserve"> </w:t>
            </w:r>
            <w:r w:rsidRPr="002A27F6">
              <w:rPr>
                <w:sz w:val="20"/>
              </w:rPr>
              <w:t>to</w:t>
            </w:r>
            <w:r w:rsidRPr="002A27F6">
              <w:rPr>
                <w:spacing w:val="-1"/>
                <w:sz w:val="20"/>
              </w:rPr>
              <w:t xml:space="preserve"> </w:t>
            </w:r>
            <w:r w:rsidRPr="002A27F6">
              <w:rPr>
                <w:sz w:val="20"/>
              </w:rPr>
              <w:t>identify</w:t>
            </w:r>
            <w:r w:rsidRPr="002A27F6">
              <w:rPr>
                <w:spacing w:val="-4"/>
                <w:sz w:val="20"/>
              </w:rPr>
              <w:t xml:space="preserve"> </w:t>
            </w:r>
            <w:r w:rsidRPr="002A27F6">
              <w:rPr>
                <w:sz w:val="20"/>
              </w:rPr>
              <w:t>and</w:t>
            </w:r>
            <w:r w:rsidRPr="002A27F6">
              <w:rPr>
                <w:spacing w:val="-47"/>
                <w:sz w:val="20"/>
              </w:rPr>
              <w:t xml:space="preserve"> </w:t>
            </w:r>
            <w:r w:rsidRPr="002A27F6">
              <w:rPr>
                <w:sz w:val="20"/>
              </w:rPr>
              <w:t>access</w:t>
            </w:r>
            <w:r w:rsidRPr="002A27F6">
              <w:rPr>
                <w:spacing w:val="-2"/>
                <w:sz w:val="20"/>
              </w:rPr>
              <w:t xml:space="preserve"> </w:t>
            </w:r>
            <w:r w:rsidRPr="002A27F6">
              <w:rPr>
                <w:sz w:val="20"/>
              </w:rPr>
              <w:t>sources</w:t>
            </w:r>
            <w:r w:rsidRPr="002A27F6">
              <w:rPr>
                <w:spacing w:val="-2"/>
                <w:sz w:val="20"/>
              </w:rPr>
              <w:t xml:space="preserve"> </w:t>
            </w:r>
            <w:r w:rsidRPr="002A27F6">
              <w:rPr>
                <w:sz w:val="20"/>
              </w:rPr>
              <w:t>for new</w:t>
            </w:r>
            <w:r w:rsidRPr="002A27F6">
              <w:rPr>
                <w:spacing w:val="-3"/>
                <w:sz w:val="20"/>
              </w:rPr>
              <w:t xml:space="preserve"> </w:t>
            </w:r>
            <w:r w:rsidRPr="002A27F6">
              <w:rPr>
                <w:sz w:val="20"/>
              </w:rPr>
              <w:t>information</w:t>
            </w:r>
          </w:p>
        </w:tc>
        <w:tc>
          <w:tcPr>
            <w:tcW w:w="6000" w:type="dxa"/>
          </w:tcPr>
          <w:p w14:paraId="02D1DD5A" w14:textId="77777777" w:rsidR="00F20E4F" w:rsidRPr="002A27F6" w:rsidRDefault="00000000">
            <w:pPr>
              <w:pStyle w:val="TableParagraph"/>
              <w:numPr>
                <w:ilvl w:val="2"/>
                <w:numId w:val="31"/>
              </w:numPr>
              <w:tabs>
                <w:tab w:val="left" w:pos="657"/>
              </w:tabs>
              <w:ind w:right="105" w:firstLine="0"/>
              <w:rPr>
                <w:sz w:val="20"/>
              </w:rPr>
            </w:pPr>
            <w:r w:rsidRPr="002A27F6">
              <w:rPr>
                <w:sz w:val="20"/>
              </w:rPr>
              <w:t>Source</w:t>
            </w:r>
            <w:r w:rsidRPr="002A27F6">
              <w:rPr>
                <w:spacing w:val="-3"/>
                <w:sz w:val="20"/>
              </w:rPr>
              <w:t xml:space="preserve"> </w:t>
            </w:r>
            <w:r w:rsidRPr="002A27F6">
              <w:rPr>
                <w:sz w:val="20"/>
              </w:rPr>
              <w:t>and</w:t>
            </w:r>
            <w:r w:rsidRPr="002A27F6">
              <w:rPr>
                <w:spacing w:val="-2"/>
                <w:sz w:val="20"/>
              </w:rPr>
              <w:t xml:space="preserve"> </w:t>
            </w:r>
            <w:r w:rsidRPr="002A27F6">
              <w:rPr>
                <w:sz w:val="20"/>
              </w:rPr>
              <w:t>comprehend</w:t>
            </w:r>
            <w:r w:rsidRPr="002A27F6">
              <w:rPr>
                <w:spacing w:val="-1"/>
                <w:sz w:val="20"/>
              </w:rPr>
              <w:t xml:space="preserve"> </w:t>
            </w:r>
            <w:r w:rsidRPr="002A27F6">
              <w:rPr>
                <w:sz w:val="20"/>
              </w:rPr>
              <w:t>technical</w:t>
            </w:r>
            <w:r w:rsidRPr="002A27F6">
              <w:rPr>
                <w:spacing w:val="-4"/>
                <w:sz w:val="20"/>
              </w:rPr>
              <w:t xml:space="preserve"> </w:t>
            </w:r>
            <w:r w:rsidRPr="002A27F6">
              <w:rPr>
                <w:sz w:val="20"/>
              </w:rPr>
              <w:t>literature</w:t>
            </w:r>
            <w:r w:rsidRPr="002A27F6">
              <w:rPr>
                <w:spacing w:val="-3"/>
                <w:sz w:val="20"/>
              </w:rPr>
              <w:t xml:space="preserve"> </w:t>
            </w:r>
            <w:r w:rsidRPr="002A27F6">
              <w:rPr>
                <w:sz w:val="20"/>
              </w:rPr>
              <w:t>and</w:t>
            </w:r>
            <w:r w:rsidRPr="002A27F6">
              <w:rPr>
                <w:spacing w:val="-1"/>
                <w:sz w:val="20"/>
              </w:rPr>
              <w:t xml:space="preserve"> </w:t>
            </w:r>
            <w:r w:rsidRPr="002A27F6">
              <w:rPr>
                <w:sz w:val="20"/>
              </w:rPr>
              <w:t>other</w:t>
            </w:r>
            <w:r w:rsidRPr="002A27F6">
              <w:rPr>
                <w:spacing w:val="-2"/>
                <w:sz w:val="20"/>
              </w:rPr>
              <w:t xml:space="preserve"> </w:t>
            </w:r>
            <w:r w:rsidRPr="002A27F6">
              <w:rPr>
                <w:sz w:val="20"/>
              </w:rPr>
              <w:t>credible</w:t>
            </w:r>
            <w:r w:rsidRPr="002A27F6">
              <w:rPr>
                <w:spacing w:val="-2"/>
                <w:sz w:val="20"/>
              </w:rPr>
              <w:t xml:space="preserve"> </w:t>
            </w:r>
            <w:r w:rsidRPr="002A27F6">
              <w:rPr>
                <w:sz w:val="20"/>
              </w:rPr>
              <w:t>sources</w:t>
            </w:r>
            <w:r w:rsidRPr="002A27F6">
              <w:rPr>
                <w:spacing w:val="-47"/>
                <w:sz w:val="20"/>
              </w:rPr>
              <w:t xml:space="preserve"> </w:t>
            </w:r>
            <w:r w:rsidRPr="002A27F6">
              <w:rPr>
                <w:sz w:val="20"/>
              </w:rPr>
              <w:t>of</w:t>
            </w:r>
            <w:r w:rsidRPr="002A27F6">
              <w:rPr>
                <w:spacing w:val="-3"/>
                <w:sz w:val="20"/>
              </w:rPr>
              <w:t xml:space="preserve"> </w:t>
            </w:r>
            <w:r w:rsidRPr="002A27F6">
              <w:rPr>
                <w:sz w:val="20"/>
              </w:rPr>
              <w:t>information</w:t>
            </w:r>
          </w:p>
          <w:p w14:paraId="4825835C" w14:textId="77777777" w:rsidR="00F20E4F" w:rsidRPr="002A27F6" w:rsidRDefault="00000000">
            <w:pPr>
              <w:pStyle w:val="TableParagraph"/>
              <w:numPr>
                <w:ilvl w:val="2"/>
                <w:numId w:val="31"/>
              </w:numPr>
              <w:tabs>
                <w:tab w:val="left" w:pos="700"/>
              </w:tabs>
              <w:spacing w:line="230" w:lineRule="atLeast"/>
              <w:ind w:right="108" w:firstLine="0"/>
              <w:rPr>
                <w:sz w:val="20"/>
              </w:rPr>
            </w:pPr>
            <w:r w:rsidRPr="002A27F6">
              <w:rPr>
                <w:sz w:val="20"/>
              </w:rPr>
              <w:t>Analyze</w:t>
            </w:r>
            <w:r w:rsidRPr="002A27F6">
              <w:rPr>
                <w:spacing w:val="38"/>
                <w:sz w:val="20"/>
              </w:rPr>
              <w:t xml:space="preserve"> </w:t>
            </w:r>
            <w:r w:rsidRPr="002A27F6">
              <w:rPr>
                <w:sz w:val="20"/>
              </w:rPr>
              <w:t>sourced</w:t>
            </w:r>
            <w:r w:rsidRPr="002A27F6">
              <w:rPr>
                <w:spacing w:val="39"/>
                <w:sz w:val="20"/>
              </w:rPr>
              <w:t xml:space="preserve"> </w:t>
            </w:r>
            <w:r w:rsidRPr="002A27F6">
              <w:rPr>
                <w:sz w:val="20"/>
              </w:rPr>
              <w:t>technical</w:t>
            </w:r>
            <w:r w:rsidRPr="002A27F6">
              <w:rPr>
                <w:spacing w:val="38"/>
                <w:sz w:val="20"/>
              </w:rPr>
              <w:t xml:space="preserve"> </w:t>
            </w:r>
            <w:r w:rsidRPr="002A27F6">
              <w:rPr>
                <w:sz w:val="20"/>
              </w:rPr>
              <w:t>and</w:t>
            </w:r>
            <w:r w:rsidRPr="002A27F6">
              <w:rPr>
                <w:spacing w:val="39"/>
                <w:sz w:val="20"/>
              </w:rPr>
              <w:t xml:space="preserve"> </w:t>
            </w:r>
            <w:r w:rsidRPr="002A27F6">
              <w:rPr>
                <w:sz w:val="20"/>
              </w:rPr>
              <w:t>popular</w:t>
            </w:r>
            <w:r w:rsidRPr="002A27F6">
              <w:rPr>
                <w:spacing w:val="39"/>
                <w:sz w:val="20"/>
              </w:rPr>
              <w:t xml:space="preserve"> </w:t>
            </w:r>
            <w:r w:rsidRPr="002A27F6">
              <w:rPr>
                <w:sz w:val="20"/>
              </w:rPr>
              <w:t>information</w:t>
            </w:r>
            <w:r w:rsidRPr="002A27F6">
              <w:rPr>
                <w:spacing w:val="37"/>
                <w:sz w:val="20"/>
              </w:rPr>
              <w:t xml:space="preserve"> </w:t>
            </w:r>
            <w:r w:rsidRPr="002A27F6">
              <w:rPr>
                <w:sz w:val="20"/>
              </w:rPr>
              <w:t>for</w:t>
            </w:r>
            <w:r w:rsidRPr="002A27F6">
              <w:rPr>
                <w:spacing w:val="39"/>
                <w:sz w:val="20"/>
              </w:rPr>
              <w:t xml:space="preserve"> </w:t>
            </w:r>
            <w:r w:rsidRPr="002A27F6">
              <w:rPr>
                <w:sz w:val="20"/>
              </w:rPr>
              <w:t>feasibility,</w:t>
            </w:r>
            <w:r w:rsidRPr="002A27F6">
              <w:rPr>
                <w:spacing w:val="-47"/>
                <w:sz w:val="20"/>
              </w:rPr>
              <w:t xml:space="preserve"> </w:t>
            </w:r>
            <w:r w:rsidRPr="002A27F6">
              <w:rPr>
                <w:sz w:val="20"/>
              </w:rPr>
              <w:t>viability,</w:t>
            </w:r>
            <w:r w:rsidRPr="002A27F6">
              <w:rPr>
                <w:spacing w:val="-1"/>
                <w:sz w:val="20"/>
              </w:rPr>
              <w:t xml:space="preserve"> </w:t>
            </w:r>
            <w:r w:rsidRPr="002A27F6">
              <w:rPr>
                <w:sz w:val="20"/>
              </w:rPr>
              <w:t>sustainability, etc.</w:t>
            </w:r>
          </w:p>
        </w:tc>
      </w:tr>
    </w:tbl>
    <w:p w14:paraId="7EF2848D" w14:textId="77777777" w:rsidR="00F20E4F" w:rsidRPr="002A27F6" w:rsidRDefault="00F20E4F">
      <w:pPr>
        <w:pStyle w:val="BodyText"/>
        <w:spacing w:before="4"/>
        <w:rPr>
          <w:sz w:val="28"/>
        </w:rPr>
      </w:pPr>
    </w:p>
    <w:p w14:paraId="38D40D55" w14:textId="77777777" w:rsidR="00F20E4F" w:rsidRPr="002A27F6" w:rsidRDefault="00F20E4F">
      <w:pPr>
        <w:pStyle w:val="BodyText"/>
        <w:spacing w:before="4"/>
        <w:rPr>
          <w:sz w:val="28"/>
        </w:rPr>
      </w:pPr>
    </w:p>
    <w:tbl>
      <w:tblPr>
        <w:tblW w:w="9781"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4155"/>
        <w:gridCol w:w="5626"/>
      </w:tblGrid>
      <w:tr w:rsidR="00F20E4F" w:rsidRPr="002A27F6" w14:paraId="1FCC0C23" w14:textId="77777777">
        <w:trPr>
          <w:trHeight w:val="592"/>
        </w:trPr>
        <w:tc>
          <w:tcPr>
            <w:tcW w:w="9781" w:type="dxa"/>
            <w:gridSpan w:val="2"/>
          </w:tcPr>
          <w:p w14:paraId="3A105650" w14:textId="77777777" w:rsidR="00F20E4F" w:rsidRPr="002A27F6" w:rsidRDefault="00000000">
            <w:pPr>
              <w:pStyle w:val="TableParagraph"/>
              <w:ind w:left="107"/>
              <w:rPr>
                <w:sz w:val="20"/>
                <w:rPrChange w:id="11" w:author="Subhrajit Nandy" w:date="2023-05-23T15:38:00Z">
                  <w:rPr>
                    <w:rFonts w:ascii="Arial MT"/>
                    <w:sz w:val="20"/>
                  </w:rPr>
                </w:rPrChange>
              </w:rPr>
            </w:pPr>
            <w:r w:rsidRPr="002A27F6">
              <w:rPr>
                <w:b/>
                <w:sz w:val="24"/>
              </w:rPr>
              <w:t>PSO1.</w:t>
            </w:r>
            <w:r w:rsidRPr="002A27F6">
              <w:rPr>
                <w:b/>
                <w:spacing w:val="1"/>
                <w:sz w:val="24"/>
              </w:rPr>
              <w:t xml:space="preserve"> </w:t>
            </w:r>
            <w:r w:rsidRPr="002A27F6">
              <w:rPr>
                <w:b/>
                <w:sz w:val="24"/>
              </w:rPr>
              <w:t>Professional</w:t>
            </w:r>
            <w:r w:rsidRPr="002A27F6">
              <w:rPr>
                <w:b/>
                <w:spacing w:val="1"/>
                <w:sz w:val="24"/>
              </w:rPr>
              <w:t xml:space="preserve"> </w:t>
            </w:r>
            <w:r w:rsidRPr="002A27F6">
              <w:rPr>
                <w:b/>
                <w:sz w:val="24"/>
              </w:rPr>
              <w:t>skills:</w:t>
            </w:r>
            <w:r w:rsidRPr="002A27F6">
              <w:rPr>
                <w:b/>
                <w:spacing w:val="1"/>
                <w:sz w:val="24"/>
              </w:rPr>
              <w:t xml:space="preserve"> </w:t>
            </w:r>
            <w:r w:rsidRPr="002A27F6">
              <w:rPr>
                <w:sz w:val="24"/>
              </w:rPr>
              <w:t>An</w:t>
            </w:r>
            <w:r w:rsidRPr="002A27F6">
              <w:rPr>
                <w:spacing w:val="1"/>
                <w:sz w:val="24"/>
              </w:rPr>
              <w:t xml:space="preserve"> </w:t>
            </w:r>
            <w:r w:rsidRPr="002A27F6">
              <w:rPr>
                <w:sz w:val="24"/>
              </w:rPr>
              <w:t>ability</w:t>
            </w:r>
            <w:r w:rsidRPr="002A27F6">
              <w:rPr>
                <w:spacing w:val="1"/>
                <w:sz w:val="24"/>
              </w:rPr>
              <w:t xml:space="preserve"> </w:t>
            </w:r>
            <w:r w:rsidRPr="002A27F6">
              <w:rPr>
                <w:sz w:val="24"/>
              </w:rPr>
              <w:t>to</w:t>
            </w:r>
            <w:r w:rsidRPr="002A27F6">
              <w:rPr>
                <w:spacing w:val="1"/>
                <w:sz w:val="24"/>
              </w:rPr>
              <w:t xml:space="preserve"> </w:t>
            </w:r>
            <w:r w:rsidRPr="002A27F6">
              <w:rPr>
                <w:sz w:val="24"/>
              </w:rPr>
              <w:t>apply</w:t>
            </w:r>
            <w:r w:rsidRPr="002A27F6">
              <w:rPr>
                <w:spacing w:val="1"/>
                <w:sz w:val="24"/>
              </w:rPr>
              <w:t xml:space="preserve"> </w:t>
            </w:r>
            <w:r w:rsidRPr="002A27F6">
              <w:rPr>
                <w:sz w:val="24"/>
              </w:rPr>
              <w:t>the</w:t>
            </w:r>
            <w:r w:rsidRPr="002A27F6">
              <w:rPr>
                <w:spacing w:val="1"/>
                <w:sz w:val="24"/>
              </w:rPr>
              <w:t xml:space="preserve"> </w:t>
            </w:r>
            <w:r w:rsidRPr="002A27F6">
              <w:rPr>
                <w:sz w:val="24"/>
              </w:rPr>
              <w:t>knowledge</w:t>
            </w:r>
            <w:r w:rsidRPr="002A27F6">
              <w:rPr>
                <w:spacing w:val="1"/>
                <w:sz w:val="24"/>
              </w:rPr>
              <w:t xml:space="preserve"> </w:t>
            </w:r>
            <w:r w:rsidRPr="002A27F6">
              <w:rPr>
                <w:sz w:val="24"/>
              </w:rPr>
              <w:t>in</w:t>
            </w:r>
            <w:r w:rsidRPr="002A27F6">
              <w:rPr>
                <w:spacing w:val="1"/>
                <w:sz w:val="24"/>
              </w:rPr>
              <w:t xml:space="preserve"> </w:t>
            </w:r>
            <w:r w:rsidRPr="002A27F6">
              <w:rPr>
                <w:sz w:val="24"/>
              </w:rPr>
              <w:t>Electronics</w:t>
            </w:r>
            <w:r w:rsidRPr="002A27F6">
              <w:rPr>
                <w:spacing w:val="1"/>
                <w:sz w:val="24"/>
              </w:rPr>
              <w:t xml:space="preserve"> </w:t>
            </w:r>
            <w:r w:rsidRPr="002A27F6">
              <w:rPr>
                <w:sz w:val="24"/>
              </w:rPr>
              <w:t>and</w:t>
            </w:r>
            <w:r w:rsidRPr="002A27F6">
              <w:rPr>
                <w:spacing w:val="1"/>
                <w:sz w:val="24"/>
              </w:rPr>
              <w:t xml:space="preserve"> </w:t>
            </w:r>
            <w:r w:rsidRPr="002A27F6">
              <w:rPr>
                <w:sz w:val="24"/>
              </w:rPr>
              <w:t>Communication</w:t>
            </w:r>
            <w:r w:rsidRPr="002A27F6">
              <w:rPr>
                <w:spacing w:val="-57"/>
                <w:sz w:val="24"/>
              </w:rPr>
              <w:t xml:space="preserve"> </w:t>
            </w:r>
            <w:r w:rsidRPr="002A27F6">
              <w:rPr>
                <w:sz w:val="24"/>
              </w:rPr>
              <w:t>Engineering</w:t>
            </w:r>
            <w:r w:rsidRPr="002A27F6">
              <w:rPr>
                <w:spacing w:val="-4"/>
                <w:sz w:val="24"/>
              </w:rPr>
              <w:t xml:space="preserve"> </w:t>
            </w:r>
            <w:r w:rsidRPr="002A27F6">
              <w:rPr>
                <w:sz w:val="24"/>
              </w:rPr>
              <w:t>in</w:t>
            </w:r>
            <w:r w:rsidRPr="002A27F6">
              <w:rPr>
                <w:spacing w:val="-1"/>
                <w:sz w:val="24"/>
              </w:rPr>
              <w:t xml:space="preserve"> </w:t>
            </w:r>
            <w:r w:rsidRPr="002A27F6">
              <w:rPr>
                <w:sz w:val="24"/>
              </w:rPr>
              <w:t>various areas,</w:t>
            </w:r>
            <w:r w:rsidRPr="002A27F6">
              <w:rPr>
                <w:spacing w:val="-1"/>
                <w:sz w:val="24"/>
              </w:rPr>
              <w:t xml:space="preserve"> </w:t>
            </w:r>
            <w:r w:rsidRPr="002A27F6">
              <w:rPr>
                <w:sz w:val="24"/>
              </w:rPr>
              <w:t>like</w:t>
            </w:r>
            <w:r w:rsidRPr="002A27F6">
              <w:rPr>
                <w:spacing w:val="-1"/>
                <w:sz w:val="24"/>
              </w:rPr>
              <w:t xml:space="preserve"> </w:t>
            </w:r>
            <w:r w:rsidRPr="002A27F6">
              <w:rPr>
                <w:sz w:val="24"/>
              </w:rPr>
              <w:t>Communications,</w:t>
            </w:r>
            <w:r w:rsidRPr="002A27F6">
              <w:rPr>
                <w:spacing w:val="2"/>
                <w:sz w:val="24"/>
              </w:rPr>
              <w:t xml:space="preserve"> </w:t>
            </w:r>
            <w:r w:rsidRPr="002A27F6">
              <w:rPr>
                <w:sz w:val="24"/>
              </w:rPr>
              <w:t>Signal processing,</w:t>
            </w:r>
            <w:r w:rsidRPr="002A27F6">
              <w:rPr>
                <w:spacing w:val="-1"/>
                <w:sz w:val="24"/>
              </w:rPr>
              <w:t xml:space="preserve"> </w:t>
            </w:r>
            <w:r w:rsidRPr="002A27F6">
              <w:rPr>
                <w:sz w:val="24"/>
              </w:rPr>
              <w:t>VLSI</w:t>
            </w:r>
            <w:r w:rsidRPr="002A27F6">
              <w:rPr>
                <w:spacing w:val="-6"/>
                <w:sz w:val="24"/>
              </w:rPr>
              <w:t xml:space="preserve"> </w:t>
            </w:r>
            <w:r w:rsidRPr="002A27F6">
              <w:rPr>
                <w:sz w:val="24"/>
              </w:rPr>
              <w:t>and</w:t>
            </w:r>
            <w:r w:rsidRPr="002A27F6">
              <w:rPr>
                <w:spacing w:val="-1"/>
                <w:sz w:val="24"/>
              </w:rPr>
              <w:t xml:space="preserve"> </w:t>
            </w:r>
            <w:r w:rsidRPr="002A27F6">
              <w:rPr>
                <w:sz w:val="24"/>
              </w:rPr>
              <w:t>Embedded Systems.</w:t>
            </w:r>
            <w:r w:rsidRPr="002A27F6">
              <w:rPr>
                <w:spacing w:val="52"/>
                <w:sz w:val="24"/>
              </w:rPr>
              <w:t xml:space="preserve"> </w:t>
            </w:r>
            <w:r w:rsidRPr="002A27F6">
              <w:rPr>
                <w:b/>
                <w:sz w:val="24"/>
              </w:rPr>
              <w:t>.</w:t>
            </w:r>
            <w:r w:rsidRPr="002A27F6">
              <w:rPr>
                <w:sz w:val="20"/>
                <w:rPrChange w:id="12" w:author="Subhrajit Nandy" w:date="2023-05-23T15:38:00Z">
                  <w:rPr>
                    <w:rFonts w:ascii="Arial MT"/>
                    <w:sz w:val="20"/>
                  </w:rPr>
                </w:rPrChange>
              </w:rPr>
              <w:t>.</w:t>
            </w:r>
          </w:p>
        </w:tc>
      </w:tr>
      <w:tr w:rsidR="00F20E4F" w:rsidRPr="002A27F6" w14:paraId="72027463" w14:textId="77777777">
        <w:trPr>
          <w:trHeight w:val="275"/>
        </w:trPr>
        <w:tc>
          <w:tcPr>
            <w:tcW w:w="4155" w:type="dxa"/>
          </w:tcPr>
          <w:p w14:paraId="71FA62B8" w14:textId="77777777" w:rsidR="00F20E4F" w:rsidRPr="002A27F6" w:rsidRDefault="00000000">
            <w:pPr>
              <w:pStyle w:val="TableParagraph"/>
              <w:spacing w:line="256" w:lineRule="exact"/>
              <w:ind w:left="1291" w:right="1287"/>
              <w:jc w:val="center"/>
              <w:rPr>
                <w:b/>
                <w:sz w:val="24"/>
              </w:rPr>
            </w:pPr>
            <w:r w:rsidRPr="002A27F6">
              <w:rPr>
                <w:b/>
                <w:sz w:val="24"/>
              </w:rPr>
              <w:t>Competency</w:t>
            </w:r>
          </w:p>
        </w:tc>
        <w:tc>
          <w:tcPr>
            <w:tcW w:w="5626" w:type="dxa"/>
          </w:tcPr>
          <w:p w14:paraId="2DAA1C0A" w14:textId="77777777" w:rsidR="00F20E4F" w:rsidRPr="002A27F6" w:rsidRDefault="00000000">
            <w:pPr>
              <w:pStyle w:val="TableParagraph"/>
              <w:spacing w:line="228" w:lineRule="exact"/>
              <w:ind w:left="1944" w:right="2686"/>
              <w:jc w:val="center"/>
              <w:rPr>
                <w:b/>
                <w:sz w:val="20"/>
              </w:rPr>
            </w:pPr>
            <w:r w:rsidRPr="002A27F6">
              <w:rPr>
                <w:b/>
                <w:sz w:val="20"/>
              </w:rPr>
              <w:t>Indicators</w:t>
            </w:r>
          </w:p>
        </w:tc>
      </w:tr>
      <w:tr w:rsidR="00F20E4F" w:rsidRPr="002A27F6" w14:paraId="407F2B81" w14:textId="77777777">
        <w:trPr>
          <w:trHeight w:val="825"/>
        </w:trPr>
        <w:tc>
          <w:tcPr>
            <w:tcW w:w="4155" w:type="dxa"/>
          </w:tcPr>
          <w:p w14:paraId="6337E21D" w14:textId="77777777" w:rsidR="00F20E4F" w:rsidRPr="002A27F6" w:rsidRDefault="00000000">
            <w:pPr>
              <w:pStyle w:val="TableParagraph"/>
              <w:spacing w:line="201" w:lineRule="exact"/>
              <w:ind w:left="107"/>
              <w:rPr>
                <w:sz w:val="18"/>
              </w:rPr>
            </w:pPr>
            <w:r w:rsidRPr="002A27F6">
              <w:rPr>
                <w:sz w:val="18"/>
              </w:rPr>
              <w:t>PSO1.1</w:t>
            </w:r>
          </w:p>
          <w:p w14:paraId="71EA5EF4" w14:textId="77777777" w:rsidR="00F20E4F" w:rsidRPr="002A27F6" w:rsidRDefault="00000000">
            <w:pPr>
              <w:pStyle w:val="TableParagraph"/>
              <w:ind w:left="107" w:right="102"/>
              <w:jc w:val="both"/>
              <w:rPr>
                <w:sz w:val="20"/>
              </w:rPr>
            </w:pPr>
            <w:r w:rsidRPr="002A27F6">
              <w:rPr>
                <w:sz w:val="20"/>
              </w:rPr>
              <w:t>Demonstrate an ability to apply knowledge in</w:t>
            </w:r>
            <w:r w:rsidRPr="002A27F6">
              <w:rPr>
                <w:spacing w:val="-47"/>
                <w:sz w:val="20"/>
              </w:rPr>
              <w:t xml:space="preserve"> </w:t>
            </w:r>
            <w:r w:rsidRPr="002A27F6">
              <w:rPr>
                <w:sz w:val="20"/>
              </w:rPr>
              <w:t>Communications,</w:t>
            </w:r>
            <w:r w:rsidRPr="002A27F6">
              <w:rPr>
                <w:spacing w:val="1"/>
                <w:sz w:val="20"/>
              </w:rPr>
              <w:t xml:space="preserve"> </w:t>
            </w:r>
            <w:r w:rsidRPr="002A27F6">
              <w:rPr>
                <w:sz w:val="20"/>
              </w:rPr>
              <w:t>Signal Processing,</w:t>
            </w:r>
            <w:r w:rsidRPr="002A27F6">
              <w:rPr>
                <w:spacing w:val="1"/>
                <w:sz w:val="20"/>
              </w:rPr>
              <w:t xml:space="preserve"> </w:t>
            </w:r>
            <w:r w:rsidRPr="002A27F6">
              <w:rPr>
                <w:sz w:val="20"/>
              </w:rPr>
              <w:t>VLSI</w:t>
            </w:r>
            <w:r w:rsidRPr="002A27F6">
              <w:rPr>
                <w:spacing w:val="1"/>
                <w:sz w:val="20"/>
              </w:rPr>
              <w:t xml:space="preserve"> </w:t>
            </w:r>
            <w:r w:rsidRPr="002A27F6">
              <w:rPr>
                <w:sz w:val="20"/>
              </w:rPr>
              <w:t>and Embedded</w:t>
            </w:r>
            <w:r w:rsidRPr="002A27F6">
              <w:rPr>
                <w:spacing w:val="1"/>
                <w:sz w:val="20"/>
              </w:rPr>
              <w:t xml:space="preserve"> </w:t>
            </w:r>
            <w:r w:rsidRPr="002A27F6">
              <w:rPr>
                <w:sz w:val="20"/>
              </w:rPr>
              <w:t>systems</w:t>
            </w:r>
          </w:p>
        </w:tc>
        <w:tc>
          <w:tcPr>
            <w:tcW w:w="5626" w:type="dxa"/>
          </w:tcPr>
          <w:p w14:paraId="4749B079" w14:textId="77777777" w:rsidR="00F20E4F" w:rsidRPr="002A27F6" w:rsidRDefault="00000000">
            <w:pPr>
              <w:pStyle w:val="TableParagraph"/>
              <w:ind w:left="105"/>
              <w:rPr>
                <w:sz w:val="20"/>
              </w:rPr>
            </w:pPr>
            <w:r w:rsidRPr="002A27F6">
              <w:rPr>
                <w:sz w:val="20"/>
              </w:rPr>
              <w:t>PSO1.1.1</w:t>
            </w:r>
            <w:r w:rsidRPr="002A27F6">
              <w:rPr>
                <w:spacing w:val="26"/>
                <w:sz w:val="20"/>
              </w:rPr>
              <w:t xml:space="preserve"> </w:t>
            </w:r>
            <w:r w:rsidRPr="002A27F6">
              <w:rPr>
                <w:sz w:val="20"/>
              </w:rPr>
              <w:t>Design</w:t>
            </w:r>
            <w:r w:rsidRPr="002A27F6">
              <w:rPr>
                <w:spacing w:val="23"/>
                <w:sz w:val="20"/>
              </w:rPr>
              <w:t xml:space="preserve"> </w:t>
            </w:r>
            <w:r w:rsidRPr="002A27F6">
              <w:rPr>
                <w:sz w:val="20"/>
              </w:rPr>
              <w:t>circuitry</w:t>
            </w:r>
            <w:r w:rsidRPr="002A27F6">
              <w:rPr>
                <w:spacing w:val="20"/>
                <w:sz w:val="20"/>
              </w:rPr>
              <w:t xml:space="preserve"> </w:t>
            </w:r>
            <w:r w:rsidRPr="002A27F6">
              <w:rPr>
                <w:sz w:val="20"/>
              </w:rPr>
              <w:t>and</w:t>
            </w:r>
            <w:r w:rsidRPr="002A27F6">
              <w:rPr>
                <w:spacing w:val="25"/>
                <w:sz w:val="20"/>
              </w:rPr>
              <w:t xml:space="preserve"> </w:t>
            </w:r>
            <w:r w:rsidRPr="002A27F6">
              <w:rPr>
                <w:sz w:val="20"/>
              </w:rPr>
              <w:t>systems</w:t>
            </w:r>
            <w:r w:rsidRPr="002A27F6">
              <w:rPr>
                <w:spacing w:val="25"/>
                <w:sz w:val="20"/>
              </w:rPr>
              <w:t xml:space="preserve"> </w:t>
            </w:r>
            <w:r w:rsidRPr="002A27F6">
              <w:rPr>
                <w:sz w:val="20"/>
              </w:rPr>
              <w:t>related</w:t>
            </w:r>
            <w:r w:rsidRPr="002A27F6">
              <w:rPr>
                <w:spacing w:val="25"/>
                <w:sz w:val="20"/>
              </w:rPr>
              <w:t xml:space="preserve"> </w:t>
            </w:r>
            <w:r w:rsidRPr="002A27F6">
              <w:rPr>
                <w:sz w:val="20"/>
              </w:rPr>
              <w:t>to</w:t>
            </w:r>
            <w:r w:rsidRPr="002A27F6">
              <w:rPr>
                <w:spacing w:val="24"/>
                <w:sz w:val="20"/>
              </w:rPr>
              <w:t xml:space="preserve"> </w:t>
            </w:r>
            <w:r w:rsidRPr="002A27F6">
              <w:rPr>
                <w:sz w:val="20"/>
              </w:rPr>
              <w:t>Communications,</w:t>
            </w:r>
            <w:r w:rsidRPr="002A27F6">
              <w:rPr>
                <w:spacing w:val="30"/>
                <w:sz w:val="20"/>
              </w:rPr>
              <w:t xml:space="preserve"> </w:t>
            </w:r>
            <w:r w:rsidRPr="002A27F6">
              <w:rPr>
                <w:sz w:val="20"/>
              </w:rPr>
              <w:t>Signal</w:t>
            </w:r>
            <w:r w:rsidRPr="002A27F6">
              <w:rPr>
                <w:spacing w:val="-47"/>
                <w:sz w:val="20"/>
              </w:rPr>
              <w:t xml:space="preserve"> </w:t>
            </w:r>
            <w:r w:rsidRPr="002A27F6">
              <w:rPr>
                <w:sz w:val="20"/>
              </w:rPr>
              <w:t>Processing,</w:t>
            </w:r>
            <w:r w:rsidRPr="002A27F6">
              <w:rPr>
                <w:spacing w:val="-1"/>
                <w:sz w:val="20"/>
              </w:rPr>
              <w:t xml:space="preserve"> </w:t>
            </w:r>
            <w:r w:rsidRPr="002A27F6">
              <w:rPr>
                <w:sz w:val="20"/>
              </w:rPr>
              <w:t>VLSI and</w:t>
            </w:r>
            <w:r w:rsidRPr="002A27F6">
              <w:rPr>
                <w:spacing w:val="1"/>
                <w:sz w:val="20"/>
              </w:rPr>
              <w:t xml:space="preserve"> </w:t>
            </w:r>
            <w:r w:rsidRPr="002A27F6">
              <w:rPr>
                <w:sz w:val="20"/>
              </w:rPr>
              <w:t>Embedded systems</w:t>
            </w:r>
          </w:p>
          <w:p w14:paraId="7103F948" w14:textId="77777777" w:rsidR="00F20E4F" w:rsidRPr="002A27F6" w:rsidRDefault="00000000">
            <w:pPr>
              <w:pStyle w:val="TableParagraph"/>
              <w:spacing w:line="230" w:lineRule="atLeast"/>
              <w:ind w:left="105"/>
              <w:rPr>
                <w:sz w:val="20"/>
              </w:rPr>
            </w:pPr>
            <w:r w:rsidRPr="002A27F6">
              <w:rPr>
                <w:sz w:val="20"/>
              </w:rPr>
              <w:t>PSO1.1.2 Provide solution to the problems related to the specified systems</w:t>
            </w:r>
            <w:r w:rsidRPr="002A27F6">
              <w:rPr>
                <w:spacing w:val="1"/>
                <w:sz w:val="20"/>
              </w:rPr>
              <w:t xml:space="preserve"> </w:t>
            </w:r>
            <w:r w:rsidRPr="002A27F6">
              <w:rPr>
                <w:sz w:val="20"/>
              </w:rPr>
              <w:t>PSO1.1.3</w:t>
            </w:r>
            <w:r w:rsidRPr="002A27F6">
              <w:rPr>
                <w:spacing w:val="-10"/>
                <w:sz w:val="20"/>
              </w:rPr>
              <w:t xml:space="preserve"> </w:t>
            </w:r>
            <w:r w:rsidRPr="002A27F6">
              <w:rPr>
                <w:sz w:val="20"/>
              </w:rPr>
              <w:t>Upgrade</w:t>
            </w:r>
            <w:r w:rsidRPr="002A27F6">
              <w:rPr>
                <w:spacing w:val="-10"/>
                <w:sz w:val="20"/>
              </w:rPr>
              <w:t xml:space="preserve"> </w:t>
            </w:r>
            <w:r w:rsidRPr="002A27F6">
              <w:rPr>
                <w:sz w:val="20"/>
              </w:rPr>
              <w:t>the</w:t>
            </w:r>
            <w:r w:rsidRPr="002A27F6">
              <w:rPr>
                <w:spacing w:val="-7"/>
                <w:sz w:val="20"/>
              </w:rPr>
              <w:t xml:space="preserve"> </w:t>
            </w:r>
            <w:r w:rsidRPr="002A27F6">
              <w:rPr>
                <w:sz w:val="20"/>
              </w:rPr>
              <w:t>systems</w:t>
            </w:r>
            <w:r w:rsidRPr="002A27F6">
              <w:rPr>
                <w:spacing w:val="-7"/>
                <w:sz w:val="20"/>
              </w:rPr>
              <w:t xml:space="preserve"> </w:t>
            </w:r>
            <w:r w:rsidRPr="002A27F6">
              <w:rPr>
                <w:sz w:val="20"/>
              </w:rPr>
              <w:t>with</w:t>
            </w:r>
            <w:r w:rsidRPr="002A27F6">
              <w:rPr>
                <w:spacing w:val="-9"/>
                <w:sz w:val="20"/>
              </w:rPr>
              <w:t xml:space="preserve"> </w:t>
            </w:r>
            <w:r w:rsidRPr="002A27F6">
              <w:rPr>
                <w:sz w:val="20"/>
              </w:rPr>
              <w:t>latest</w:t>
            </w:r>
            <w:r w:rsidRPr="002A27F6">
              <w:rPr>
                <w:spacing w:val="-8"/>
                <w:sz w:val="20"/>
              </w:rPr>
              <w:t xml:space="preserve"> </w:t>
            </w:r>
            <w:r w:rsidRPr="002A27F6">
              <w:rPr>
                <w:sz w:val="20"/>
              </w:rPr>
              <w:t>technology</w:t>
            </w:r>
            <w:r w:rsidRPr="002A27F6">
              <w:rPr>
                <w:spacing w:val="-11"/>
                <w:sz w:val="20"/>
              </w:rPr>
              <w:t xml:space="preserve"> </w:t>
            </w:r>
            <w:r w:rsidRPr="002A27F6">
              <w:rPr>
                <w:sz w:val="20"/>
              </w:rPr>
              <w:t>and</w:t>
            </w:r>
            <w:r w:rsidRPr="002A27F6">
              <w:rPr>
                <w:spacing w:val="-8"/>
                <w:sz w:val="20"/>
              </w:rPr>
              <w:t xml:space="preserve"> </w:t>
            </w:r>
            <w:r w:rsidRPr="002A27F6">
              <w:rPr>
                <w:sz w:val="20"/>
              </w:rPr>
              <w:t>incorporating</w:t>
            </w:r>
            <w:r w:rsidRPr="002A27F6">
              <w:rPr>
                <w:spacing w:val="-7"/>
                <w:sz w:val="20"/>
              </w:rPr>
              <w:t xml:space="preserve"> </w:t>
            </w:r>
            <w:r w:rsidRPr="002A27F6">
              <w:rPr>
                <w:sz w:val="20"/>
              </w:rPr>
              <w:t>more</w:t>
            </w:r>
            <w:r w:rsidRPr="002A27F6">
              <w:rPr>
                <w:spacing w:val="-47"/>
                <w:sz w:val="20"/>
              </w:rPr>
              <w:t xml:space="preserve"> </w:t>
            </w:r>
            <w:r w:rsidRPr="002A27F6">
              <w:rPr>
                <w:sz w:val="20"/>
              </w:rPr>
              <w:t>facilities</w:t>
            </w:r>
          </w:p>
        </w:tc>
      </w:tr>
    </w:tbl>
    <w:p w14:paraId="69B4C083" w14:textId="77777777" w:rsidR="00F20E4F" w:rsidRPr="002A27F6" w:rsidRDefault="00F20E4F">
      <w:pPr>
        <w:pStyle w:val="BodyText"/>
        <w:spacing w:before="4"/>
        <w:rPr>
          <w:sz w:val="28"/>
        </w:rPr>
      </w:pPr>
    </w:p>
    <w:tbl>
      <w:tblPr>
        <w:tblW w:w="9781"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4155"/>
        <w:gridCol w:w="5626"/>
      </w:tblGrid>
      <w:tr w:rsidR="00F20E4F" w:rsidRPr="002A27F6" w14:paraId="5E4EBC6D" w14:textId="77777777">
        <w:trPr>
          <w:trHeight w:val="597"/>
        </w:trPr>
        <w:tc>
          <w:tcPr>
            <w:tcW w:w="9781" w:type="dxa"/>
            <w:gridSpan w:val="2"/>
          </w:tcPr>
          <w:p w14:paraId="564A5AD3" w14:textId="77777777" w:rsidR="00F20E4F" w:rsidRPr="002A27F6" w:rsidRDefault="00000000">
            <w:pPr>
              <w:pStyle w:val="TableParagraph"/>
              <w:spacing w:line="291" w:lineRule="exact"/>
              <w:ind w:left="107"/>
              <w:rPr>
                <w:sz w:val="26"/>
              </w:rPr>
            </w:pPr>
            <w:r w:rsidRPr="002A27F6">
              <w:rPr>
                <w:b/>
                <w:sz w:val="24"/>
              </w:rPr>
              <w:t>PSO2.</w:t>
            </w:r>
            <w:r w:rsidRPr="002A27F6">
              <w:rPr>
                <w:b/>
                <w:spacing w:val="-8"/>
                <w:sz w:val="24"/>
              </w:rPr>
              <w:t xml:space="preserve"> </w:t>
            </w:r>
            <w:r w:rsidRPr="002A27F6">
              <w:rPr>
                <w:b/>
                <w:sz w:val="24"/>
              </w:rPr>
              <w:t>Competency:</w:t>
            </w:r>
            <w:r w:rsidRPr="002A27F6">
              <w:rPr>
                <w:b/>
                <w:spacing w:val="-8"/>
                <w:sz w:val="24"/>
              </w:rPr>
              <w:t xml:space="preserve"> </w:t>
            </w:r>
            <w:r w:rsidRPr="002A27F6">
              <w:rPr>
                <w:sz w:val="26"/>
              </w:rPr>
              <w:t>An</w:t>
            </w:r>
            <w:r w:rsidRPr="002A27F6">
              <w:rPr>
                <w:spacing w:val="-7"/>
                <w:sz w:val="26"/>
              </w:rPr>
              <w:t xml:space="preserve"> </w:t>
            </w:r>
            <w:r w:rsidRPr="002A27F6">
              <w:rPr>
                <w:sz w:val="26"/>
              </w:rPr>
              <w:t>ability</w:t>
            </w:r>
            <w:r w:rsidRPr="002A27F6">
              <w:rPr>
                <w:spacing w:val="-16"/>
                <w:sz w:val="26"/>
              </w:rPr>
              <w:t xml:space="preserve"> </w:t>
            </w:r>
            <w:r w:rsidRPr="002A27F6">
              <w:rPr>
                <w:sz w:val="26"/>
              </w:rPr>
              <w:t>to</w:t>
            </w:r>
            <w:r w:rsidRPr="002A27F6">
              <w:rPr>
                <w:spacing w:val="-9"/>
                <w:sz w:val="26"/>
              </w:rPr>
              <w:t xml:space="preserve"> </w:t>
            </w:r>
            <w:r w:rsidRPr="002A27F6">
              <w:rPr>
                <w:sz w:val="26"/>
              </w:rPr>
              <w:t>qualify</w:t>
            </w:r>
            <w:r w:rsidRPr="002A27F6">
              <w:rPr>
                <w:spacing w:val="-11"/>
                <w:sz w:val="26"/>
              </w:rPr>
              <w:t xml:space="preserve"> </w:t>
            </w:r>
            <w:r w:rsidRPr="002A27F6">
              <w:rPr>
                <w:sz w:val="26"/>
              </w:rPr>
              <w:t>at</w:t>
            </w:r>
            <w:r w:rsidRPr="002A27F6">
              <w:rPr>
                <w:spacing w:val="-9"/>
                <w:sz w:val="26"/>
              </w:rPr>
              <w:t xml:space="preserve"> </w:t>
            </w:r>
            <w:r w:rsidRPr="002A27F6">
              <w:rPr>
                <w:sz w:val="26"/>
              </w:rPr>
              <w:t>the</w:t>
            </w:r>
            <w:r w:rsidRPr="002A27F6">
              <w:rPr>
                <w:spacing w:val="-6"/>
                <w:sz w:val="26"/>
              </w:rPr>
              <w:t xml:space="preserve"> </w:t>
            </w:r>
            <w:r w:rsidRPr="002A27F6">
              <w:rPr>
                <w:sz w:val="26"/>
              </w:rPr>
              <w:t>State,</w:t>
            </w:r>
            <w:r w:rsidRPr="002A27F6">
              <w:rPr>
                <w:spacing w:val="-8"/>
                <w:sz w:val="26"/>
              </w:rPr>
              <w:t xml:space="preserve"> </w:t>
            </w:r>
            <w:r w:rsidRPr="002A27F6">
              <w:rPr>
                <w:sz w:val="26"/>
              </w:rPr>
              <w:t>National</w:t>
            </w:r>
            <w:r w:rsidRPr="002A27F6">
              <w:rPr>
                <w:spacing w:val="-9"/>
                <w:sz w:val="26"/>
              </w:rPr>
              <w:t xml:space="preserve"> </w:t>
            </w:r>
            <w:r w:rsidRPr="002A27F6">
              <w:rPr>
                <w:sz w:val="26"/>
              </w:rPr>
              <w:t>and</w:t>
            </w:r>
            <w:r w:rsidRPr="002A27F6">
              <w:rPr>
                <w:spacing w:val="-9"/>
                <w:sz w:val="26"/>
              </w:rPr>
              <w:t xml:space="preserve"> </w:t>
            </w:r>
            <w:r w:rsidRPr="002A27F6">
              <w:rPr>
                <w:sz w:val="26"/>
              </w:rPr>
              <w:t>International</w:t>
            </w:r>
            <w:r w:rsidRPr="002A27F6">
              <w:rPr>
                <w:spacing w:val="-9"/>
                <w:sz w:val="26"/>
              </w:rPr>
              <w:t xml:space="preserve"> </w:t>
            </w:r>
            <w:r w:rsidRPr="002A27F6">
              <w:rPr>
                <w:sz w:val="26"/>
              </w:rPr>
              <w:t>level</w:t>
            </w:r>
            <w:r w:rsidRPr="002A27F6">
              <w:rPr>
                <w:spacing w:val="-9"/>
                <w:sz w:val="26"/>
              </w:rPr>
              <w:t xml:space="preserve"> </w:t>
            </w:r>
            <w:r w:rsidRPr="002A27F6">
              <w:rPr>
                <w:sz w:val="26"/>
              </w:rPr>
              <w:t>competitive</w:t>
            </w:r>
          </w:p>
          <w:p w14:paraId="7D8B2671" w14:textId="77777777" w:rsidR="00F20E4F" w:rsidRPr="002A27F6" w:rsidRDefault="00000000">
            <w:pPr>
              <w:pStyle w:val="TableParagraph"/>
              <w:spacing w:before="1" w:line="285" w:lineRule="exact"/>
              <w:ind w:left="107"/>
              <w:rPr>
                <w:sz w:val="26"/>
              </w:rPr>
            </w:pPr>
            <w:r w:rsidRPr="002A27F6">
              <w:rPr>
                <w:sz w:val="26"/>
              </w:rPr>
              <w:t>examinations</w:t>
            </w:r>
            <w:r w:rsidRPr="002A27F6">
              <w:rPr>
                <w:spacing w:val="-3"/>
                <w:sz w:val="26"/>
              </w:rPr>
              <w:t xml:space="preserve"> </w:t>
            </w:r>
            <w:r w:rsidRPr="002A27F6">
              <w:rPr>
                <w:sz w:val="26"/>
              </w:rPr>
              <w:t>for</w:t>
            </w:r>
            <w:r w:rsidRPr="002A27F6">
              <w:rPr>
                <w:spacing w:val="-2"/>
                <w:sz w:val="26"/>
              </w:rPr>
              <w:t xml:space="preserve"> </w:t>
            </w:r>
            <w:r w:rsidRPr="002A27F6">
              <w:rPr>
                <w:sz w:val="26"/>
              </w:rPr>
              <w:t>employment,</w:t>
            </w:r>
            <w:r w:rsidRPr="002A27F6">
              <w:rPr>
                <w:spacing w:val="-3"/>
                <w:sz w:val="26"/>
              </w:rPr>
              <w:t xml:space="preserve"> </w:t>
            </w:r>
            <w:r w:rsidRPr="002A27F6">
              <w:rPr>
                <w:sz w:val="26"/>
              </w:rPr>
              <w:t>higher</w:t>
            </w:r>
            <w:r w:rsidRPr="002A27F6">
              <w:rPr>
                <w:spacing w:val="-2"/>
                <w:sz w:val="26"/>
              </w:rPr>
              <w:t xml:space="preserve"> </w:t>
            </w:r>
            <w:r w:rsidRPr="002A27F6">
              <w:rPr>
                <w:sz w:val="26"/>
              </w:rPr>
              <w:t>studies</w:t>
            </w:r>
            <w:r w:rsidRPr="002A27F6">
              <w:rPr>
                <w:spacing w:val="-1"/>
                <w:sz w:val="26"/>
              </w:rPr>
              <w:t xml:space="preserve"> </w:t>
            </w:r>
            <w:r w:rsidRPr="002A27F6">
              <w:rPr>
                <w:sz w:val="26"/>
              </w:rPr>
              <w:t>and</w:t>
            </w:r>
            <w:r w:rsidRPr="002A27F6">
              <w:rPr>
                <w:spacing w:val="-2"/>
                <w:sz w:val="26"/>
              </w:rPr>
              <w:t xml:space="preserve"> </w:t>
            </w:r>
            <w:r w:rsidRPr="002A27F6">
              <w:rPr>
                <w:sz w:val="26"/>
              </w:rPr>
              <w:t>research</w:t>
            </w:r>
          </w:p>
        </w:tc>
      </w:tr>
      <w:tr w:rsidR="00F20E4F" w:rsidRPr="002A27F6" w14:paraId="15DD43A4" w14:textId="77777777">
        <w:trPr>
          <w:trHeight w:val="278"/>
        </w:trPr>
        <w:tc>
          <w:tcPr>
            <w:tcW w:w="4155" w:type="dxa"/>
          </w:tcPr>
          <w:p w14:paraId="0D9F99B6" w14:textId="77777777" w:rsidR="00F20E4F" w:rsidRPr="002A27F6" w:rsidRDefault="00000000">
            <w:pPr>
              <w:pStyle w:val="TableParagraph"/>
              <w:spacing w:line="258" w:lineRule="exact"/>
              <w:ind w:left="1291" w:right="1287"/>
              <w:jc w:val="center"/>
              <w:rPr>
                <w:b/>
                <w:sz w:val="24"/>
              </w:rPr>
            </w:pPr>
            <w:r w:rsidRPr="002A27F6">
              <w:rPr>
                <w:b/>
                <w:sz w:val="24"/>
              </w:rPr>
              <w:t>Competency</w:t>
            </w:r>
          </w:p>
        </w:tc>
        <w:tc>
          <w:tcPr>
            <w:tcW w:w="5626" w:type="dxa"/>
          </w:tcPr>
          <w:p w14:paraId="3ED8951D" w14:textId="77777777" w:rsidR="00F20E4F" w:rsidRPr="002A27F6" w:rsidRDefault="00000000">
            <w:pPr>
              <w:pStyle w:val="TableParagraph"/>
              <w:ind w:left="2085" w:right="2550"/>
              <w:jc w:val="center"/>
              <w:rPr>
                <w:b/>
                <w:sz w:val="20"/>
              </w:rPr>
            </w:pPr>
            <w:r w:rsidRPr="002A27F6">
              <w:rPr>
                <w:b/>
                <w:sz w:val="20"/>
              </w:rPr>
              <w:t>Indicators</w:t>
            </w:r>
          </w:p>
        </w:tc>
      </w:tr>
      <w:tr w:rsidR="00F20E4F" w:rsidRPr="002A27F6" w14:paraId="4BD9C287" w14:textId="77777777">
        <w:trPr>
          <w:trHeight w:val="731"/>
        </w:trPr>
        <w:tc>
          <w:tcPr>
            <w:tcW w:w="4155" w:type="dxa"/>
          </w:tcPr>
          <w:p w14:paraId="6478B6B4" w14:textId="77777777" w:rsidR="00F20E4F" w:rsidRPr="002A27F6" w:rsidRDefault="00000000">
            <w:pPr>
              <w:pStyle w:val="TableParagraph"/>
              <w:spacing w:line="223" w:lineRule="exact"/>
              <w:ind w:left="107"/>
              <w:rPr>
                <w:sz w:val="20"/>
              </w:rPr>
            </w:pPr>
            <w:r w:rsidRPr="002A27F6">
              <w:rPr>
                <w:sz w:val="20"/>
              </w:rPr>
              <w:t>PSO2.1</w:t>
            </w:r>
          </w:p>
          <w:p w14:paraId="06060637" w14:textId="77777777" w:rsidR="00F20E4F" w:rsidRPr="002A27F6" w:rsidRDefault="00000000">
            <w:pPr>
              <w:pStyle w:val="TableParagraph"/>
              <w:ind w:left="107" w:right="100"/>
              <w:jc w:val="both"/>
              <w:rPr>
                <w:sz w:val="20"/>
              </w:rPr>
            </w:pPr>
            <w:r w:rsidRPr="002A27F6">
              <w:rPr>
                <w:sz w:val="20"/>
              </w:rPr>
              <w:t>Demonstrate an ability to</w:t>
            </w:r>
            <w:r w:rsidRPr="002A27F6">
              <w:rPr>
                <w:spacing w:val="1"/>
                <w:sz w:val="20"/>
              </w:rPr>
              <w:t xml:space="preserve"> </w:t>
            </w:r>
            <w:r w:rsidRPr="002A27F6">
              <w:rPr>
                <w:sz w:val="20"/>
              </w:rPr>
              <w:t>qualify at the State,</w:t>
            </w:r>
            <w:r w:rsidRPr="002A27F6">
              <w:rPr>
                <w:spacing w:val="-47"/>
                <w:sz w:val="20"/>
              </w:rPr>
              <w:t xml:space="preserve"> </w:t>
            </w:r>
            <w:r w:rsidRPr="002A27F6">
              <w:rPr>
                <w:sz w:val="20"/>
              </w:rPr>
              <w:t>National and International level competitive</w:t>
            </w:r>
            <w:r w:rsidRPr="002A27F6">
              <w:rPr>
                <w:spacing w:val="1"/>
                <w:sz w:val="20"/>
              </w:rPr>
              <w:t xml:space="preserve"> </w:t>
            </w:r>
            <w:r w:rsidRPr="002A27F6">
              <w:rPr>
                <w:sz w:val="20"/>
              </w:rPr>
              <w:t>examinations</w:t>
            </w:r>
            <w:r w:rsidRPr="002A27F6">
              <w:rPr>
                <w:spacing w:val="16"/>
                <w:sz w:val="20"/>
              </w:rPr>
              <w:t xml:space="preserve"> </w:t>
            </w:r>
            <w:r w:rsidRPr="002A27F6">
              <w:rPr>
                <w:sz w:val="20"/>
              </w:rPr>
              <w:t>for</w:t>
            </w:r>
            <w:r w:rsidRPr="002A27F6">
              <w:rPr>
                <w:spacing w:val="13"/>
                <w:sz w:val="20"/>
              </w:rPr>
              <w:t xml:space="preserve"> </w:t>
            </w:r>
            <w:r w:rsidRPr="002A27F6">
              <w:rPr>
                <w:sz w:val="20"/>
              </w:rPr>
              <w:t>employment,</w:t>
            </w:r>
            <w:r w:rsidRPr="002A27F6">
              <w:rPr>
                <w:spacing w:val="14"/>
                <w:sz w:val="20"/>
              </w:rPr>
              <w:t xml:space="preserve"> </w:t>
            </w:r>
            <w:r w:rsidRPr="002A27F6">
              <w:rPr>
                <w:sz w:val="20"/>
              </w:rPr>
              <w:t>higher</w:t>
            </w:r>
            <w:r w:rsidRPr="002A27F6">
              <w:rPr>
                <w:spacing w:val="14"/>
                <w:sz w:val="20"/>
              </w:rPr>
              <w:t xml:space="preserve"> </w:t>
            </w:r>
            <w:r w:rsidRPr="002A27F6">
              <w:rPr>
                <w:sz w:val="20"/>
              </w:rPr>
              <w:t>studies</w:t>
            </w:r>
          </w:p>
          <w:p w14:paraId="302911E5" w14:textId="77777777" w:rsidR="00F20E4F" w:rsidRPr="002A27F6" w:rsidRDefault="00000000">
            <w:pPr>
              <w:pStyle w:val="TableParagraph"/>
              <w:spacing w:line="216" w:lineRule="exact"/>
              <w:ind w:left="107"/>
              <w:jc w:val="both"/>
              <w:rPr>
                <w:sz w:val="20"/>
              </w:rPr>
            </w:pPr>
            <w:r w:rsidRPr="002A27F6">
              <w:rPr>
                <w:sz w:val="20"/>
              </w:rPr>
              <w:t>and</w:t>
            </w:r>
            <w:r w:rsidRPr="002A27F6">
              <w:rPr>
                <w:spacing w:val="-1"/>
                <w:sz w:val="20"/>
              </w:rPr>
              <w:t xml:space="preserve"> </w:t>
            </w:r>
            <w:r w:rsidRPr="002A27F6">
              <w:rPr>
                <w:sz w:val="20"/>
              </w:rPr>
              <w:t>research</w:t>
            </w:r>
          </w:p>
        </w:tc>
        <w:tc>
          <w:tcPr>
            <w:tcW w:w="5626" w:type="dxa"/>
          </w:tcPr>
          <w:p w14:paraId="32A05496" w14:textId="77777777" w:rsidR="00F20E4F" w:rsidRPr="002A27F6" w:rsidRDefault="00000000">
            <w:pPr>
              <w:pStyle w:val="TableParagraph"/>
              <w:ind w:left="105"/>
              <w:rPr>
                <w:sz w:val="20"/>
              </w:rPr>
            </w:pPr>
            <w:r w:rsidRPr="002A27F6">
              <w:rPr>
                <w:sz w:val="20"/>
              </w:rPr>
              <w:t>PSO2.1.1 Qualify top level competitive examinations for employment</w:t>
            </w:r>
            <w:r w:rsidRPr="002A27F6">
              <w:rPr>
                <w:spacing w:val="1"/>
                <w:sz w:val="20"/>
              </w:rPr>
              <w:t xml:space="preserve"> </w:t>
            </w:r>
            <w:r w:rsidRPr="002A27F6">
              <w:rPr>
                <w:sz w:val="20"/>
              </w:rPr>
              <w:t>PSO2.1.2</w:t>
            </w:r>
            <w:r w:rsidRPr="002A27F6">
              <w:rPr>
                <w:spacing w:val="6"/>
                <w:sz w:val="20"/>
              </w:rPr>
              <w:t xml:space="preserve"> </w:t>
            </w:r>
            <w:r w:rsidRPr="002A27F6">
              <w:rPr>
                <w:sz w:val="20"/>
              </w:rPr>
              <w:t>Qualify</w:t>
            </w:r>
            <w:r w:rsidRPr="002A27F6">
              <w:rPr>
                <w:spacing w:val="10"/>
                <w:sz w:val="20"/>
              </w:rPr>
              <w:t xml:space="preserve"> </w:t>
            </w:r>
            <w:r w:rsidRPr="002A27F6">
              <w:rPr>
                <w:sz w:val="20"/>
              </w:rPr>
              <w:t>top</w:t>
            </w:r>
            <w:r w:rsidRPr="002A27F6">
              <w:rPr>
                <w:spacing w:val="10"/>
                <w:sz w:val="20"/>
              </w:rPr>
              <w:t xml:space="preserve"> </w:t>
            </w:r>
            <w:r w:rsidRPr="002A27F6">
              <w:rPr>
                <w:sz w:val="20"/>
              </w:rPr>
              <w:t>level</w:t>
            </w:r>
            <w:r w:rsidRPr="002A27F6">
              <w:rPr>
                <w:spacing w:val="9"/>
                <w:sz w:val="20"/>
              </w:rPr>
              <w:t xml:space="preserve"> </w:t>
            </w:r>
            <w:r w:rsidRPr="002A27F6">
              <w:rPr>
                <w:sz w:val="20"/>
              </w:rPr>
              <w:t>competitive</w:t>
            </w:r>
            <w:r w:rsidRPr="002A27F6">
              <w:rPr>
                <w:spacing w:val="9"/>
                <w:sz w:val="20"/>
              </w:rPr>
              <w:t xml:space="preserve"> </w:t>
            </w:r>
            <w:r w:rsidRPr="002A27F6">
              <w:rPr>
                <w:sz w:val="20"/>
              </w:rPr>
              <w:t>examinations</w:t>
            </w:r>
            <w:r w:rsidRPr="002A27F6">
              <w:rPr>
                <w:spacing w:val="10"/>
                <w:sz w:val="20"/>
              </w:rPr>
              <w:t xml:space="preserve"> </w:t>
            </w:r>
            <w:r w:rsidRPr="002A27F6">
              <w:rPr>
                <w:sz w:val="20"/>
              </w:rPr>
              <w:t>for</w:t>
            </w:r>
            <w:r w:rsidRPr="002A27F6">
              <w:rPr>
                <w:spacing w:val="12"/>
                <w:sz w:val="20"/>
              </w:rPr>
              <w:t xml:space="preserve"> </w:t>
            </w:r>
            <w:r w:rsidRPr="002A27F6">
              <w:rPr>
                <w:sz w:val="20"/>
              </w:rPr>
              <w:t>higher</w:t>
            </w:r>
            <w:r w:rsidRPr="002A27F6">
              <w:rPr>
                <w:spacing w:val="10"/>
                <w:sz w:val="20"/>
              </w:rPr>
              <w:t xml:space="preserve"> </w:t>
            </w:r>
            <w:r w:rsidRPr="002A27F6">
              <w:rPr>
                <w:sz w:val="20"/>
              </w:rPr>
              <w:t>studies</w:t>
            </w:r>
            <w:r w:rsidRPr="002A27F6">
              <w:rPr>
                <w:spacing w:val="8"/>
                <w:sz w:val="20"/>
              </w:rPr>
              <w:t xml:space="preserve"> </w:t>
            </w:r>
            <w:r w:rsidRPr="002A27F6">
              <w:rPr>
                <w:sz w:val="20"/>
              </w:rPr>
              <w:t>and</w:t>
            </w:r>
            <w:r w:rsidRPr="002A27F6">
              <w:rPr>
                <w:spacing w:val="-47"/>
                <w:sz w:val="20"/>
              </w:rPr>
              <w:t xml:space="preserve"> </w:t>
            </w:r>
            <w:r w:rsidRPr="002A27F6">
              <w:rPr>
                <w:sz w:val="20"/>
              </w:rPr>
              <w:t>research</w:t>
            </w:r>
          </w:p>
        </w:tc>
      </w:tr>
    </w:tbl>
    <w:p w14:paraId="7C088C2E" w14:textId="77777777" w:rsidR="00F20E4F" w:rsidRPr="002A27F6" w:rsidRDefault="00000000">
      <w:pPr>
        <w:pStyle w:val="BodyText"/>
        <w:spacing w:before="360" w:after="100" w:afterAutospacing="1"/>
        <w:ind w:left="284"/>
        <w:rPr>
          <w:w w:val="115"/>
          <w:sz w:val="22"/>
          <w:szCs w:val="22"/>
          <w:rPrChange w:id="13" w:author="Subhrajit Nandy" w:date="2023-05-23T15:38:00Z">
            <w:rPr>
              <w:rFonts w:ascii="Cambria"/>
              <w:w w:val="115"/>
              <w:sz w:val="22"/>
              <w:szCs w:val="22"/>
            </w:rPr>
          </w:rPrChange>
        </w:rPr>
      </w:pPr>
      <w:r w:rsidRPr="002A27F6">
        <w:rPr>
          <w:w w:val="115"/>
          <w:sz w:val="22"/>
          <w:szCs w:val="22"/>
          <w:rPrChange w:id="14" w:author="Subhrajit Nandy" w:date="2023-05-23T15:38:00Z">
            <w:rPr>
              <w:rFonts w:ascii="Cambria"/>
              <w:w w:val="115"/>
              <w:sz w:val="22"/>
              <w:szCs w:val="22"/>
            </w:rPr>
          </w:rPrChange>
        </w:rPr>
        <w:t>Rubrics</w:t>
      </w:r>
      <w:r w:rsidRPr="002A27F6">
        <w:rPr>
          <w:spacing w:val="2"/>
          <w:w w:val="115"/>
          <w:sz w:val="22"/>
          <w:szCs w:val="22"/>
          <w:rPrChange w:id="15" w:author="Subhrajit Nandy" w:date="2023-05-23T15:38:00Z">
            <w:rPr>
              <w:rFonts w:ascii="Cambria"/>
              <w:spacing w:val="2"/>
              <w:w w:val="115"/>
              <w:sz w:val="22"/>
              <w:szCs w:val="22"/>
            </w:rPr>
          </w:rPrChange>
        </w:rPr>
        <w:t xml:space="preserve"> </w:t>
      </w:r>
      <w:r w:rsidRPr="002A27F6">
        <w:rPr>
          <w:w w:val="115"/>
          <w:sz w:val="22"/>
          <w:szCs w:val="22"/>
          <w:rPrChange w:id="16" w:author="Subhrajit Nandy" w:date="2023-05-23T15:38:00Z">
            <w:rPr>
              <w:rFonts w:ascii="Cambria"/>
              <w:w w:val="115"/>
              <w:sz w:val="22"/>
              <w:szCs w:val="22"/>
            </w:rPr>
          </w:rPrChange>
        </w:rPr>
        <w:t>for</w:t>
      </w:r>
      <w:r w:rsidRPr="002A27F6">
        <w:rPr>
          <w:spacing w:val="1"/>
          <w:w w:val="115"/>
          <w:sz w:val="22"/>
          <w:szCs w:val="22"/>
          <w:rPrChange w:id="17" w:author="Subhrajit Nandy" w:date="2023-05-23T15:38:00Z">
            <w:rPr>
              <w:rFonts w:ascii="Cambria"/>
              <w:spacing w:val="1"/>
              <w:w w:val="115"/>
              <w:sz w:val="22"/>
              <w:szCs w:val="22"/>
            </w:rPr>
          </w:rPrChange>
        </w:rPr>
        <w:t xml:space="preserve"> </w:t>
      </w:r>
      <w:r w:rsidRPr="002A27F6">
        <w:rPr>
          <w:w w:val="115"/>
          <w:sz w:val="22"/>
          <w:szCs w:val="22"/>
          <w:rPrChange w:id="18" w:author="Subhrajit Nandy" w:date="2023-05-23T15:38:00Z">
            <w:rPr>
              <w:rFonts w:ascii="Cambria"/>
              <w:w w:val="115"/>
              <w:sz w:val="22"/>
              <w:szCs w:val="22"/>
            </w:rPr>
          </w:rPrChange>
        </w:rPr>
        <w:t>Percentage</w:t>
      </w:r>
      <w:r w:rsidRPr="002A27F6">
        <w:rPr>
          <w:spacing w:val="2"/>
          <w:w w:val="115"/>
          <w:sz w:val="22"/>
          <w:szCs w:val="22"/>
          <w:rPrChange w:id="19" w:author="Subhrajit Nandy" w:date="2023-05-23T15:38:00Z">
            <w:rPr>
              <w:rFonts w:ascii="Cambria"/>
              <w:spacing w:val="2"/>
              <w:w w:val="115"/>
              <w:sz w:val="22"/>
              <w:szCs w:val="22"/>
            </w:rPr>
          </w:rPrChange>
        </w:rPr>
        <w:t xml:space="preserve"> </w:t>
      </w:r>
      <w:r w:rsidRPr="002A27F6">
        <w:rPr>
          <w:w w:val="115"/>
          <w:sz w:val="22"/>
          <w:szCs w:val="22"/>
          <w:rPrChange w:id="20" w:author="Subhrajit Nandy" w:date="2023-05-23T15:38:00Z">
            <w:rPr>
              <w:rFonts w:ascii="Cambria"/>
              <w:w w:val="115"/>
              <w:sz w:val="22"/>
              <w:szCs w:val="22"/>
            </w:rPr>
          </w:rPrChange>
        </w:rPr>
        <w:t>of</w:t>
      </w:r>
      <w:r w:rsidRPr="002A27F6">
        <w:rPr>
          <w:spacing w:val="2"/>
          <w:w w:val="115"/>
          <w:sz w:val="22"/>
          <w:szCs w:val="22"/>
          <w:rPrChange w:id="21" w:author="Subhrajit Nandy" w:date="2023-05-23T15:38:00Z">
            <w:rPr>
              <w:rFonts w:ascii="Cambria"/>
              <w:spacing w:val="2"/>
              <w:w w:val="115"/>
              <w:sz w:val="22"/>
              <w:szCs w:val="22"/>
            </w:rPr>
          </w:rPrChange>
        </w:rPr>
        <w:t xml:space="preserve"> </w:t>
      </w:r>
      <w:r w:rsidRPr="002A27F6">
        <w:rPr>
          <w:w w:val="115"/>
          <w:sz w:val="22"/>
          <w:szCs w:val="22"/>
          <w:rPrChange w:id="22" w:author="Subhrajit Nandy" w:date="2023-05-23T15:38:00Z">
            <w:rPr>
              <w:rFonts w:ascii="Cambria"/>
              <w:w w:val="115"/>
              <w:sz w:val="22"/>
              <w:szCs w:val="22"/>
            </w:rPr>
          </w:rPrChange>
        </w:rPr>
        <w:t>Performance</w:t>
      </w:r>
      <w:r w:rsidRPr="002A27F6">
        <w:rPr>
          <w:spacing w:val="2"/>
          <w:w w:val="115"/>
          <w:sz w:val="22"/>
          <w:szCs w:val="22"/>
          <w:rPrChange w:id="23" w:author="Subhrajit Nandy" w:date="2023-05-23T15:38:00Z">
            <w:rPr>
              <w:rFonts w:ascii="Cambria"/>
              <w:spacing w:val="2"/>
              <w:w w:val="115"/>
              <w:sz w:val="22"/>
              <w:szCs w:val="22"/>
            </w:rPr>
          </w:rPrChange>
        </w:rPr>
        <w:t xml:space="preserve"> </w:t>
      </w:r>
      <w:r w:rsidRPr="002A27F6">
        <w:rPr>
          <w:w w:val="115"/>
          <w:sz w:val="22"/>
          <w:szCs w:val="22"/>
          <w:rPrChange w:id="24" w:author="Subhrajit Nandy" w:date="2023-05-23T15:38:00Z">
            <w:rPr>
              <w:rFonts w:ascii="Cambria"/>
              <w:w w:val="115"/>
              <w:sz w:val="22"/>
              <w:szCs w:val="22"/>
            </w:rPr>
          </w:rPrChange>
        </w:rPr>
        <w:t>Indicator</w:t>
      </w:r>
      <w:r w:rsidRPr="002A27F6">
        <w:rPr>
          <w:spacing w:val="2"/>
          <w:w w:val="115"/>
          <w:sz w:val="22"/>
          <w:szCs w:val="22"/>
          <w:rPrChange w:id="25" w:author="Subhrajit Nandy" w:date="2023-05-23T15:38:00Z">
            <w:rPr>
              <w:rFonts w:ascii="Cambria"/>
              <w:spacing w:val="2"/>
              <w:w w:val="115"/>
              <w:sz w:val="22"/>
              <w:szCs w:val="22"/>
            </w:rPr>
          </w:rPrChange>
        </w:rPr>
        <w:t xml:space="preserve"> </w:t>
      </w:r>
      <w:r w:rsidRPr="002A27F6">
        <w:rPr>
          <w:w w:val="115"/>
          <w:sz w:val="22"/>
          <w:szCs w:val="22"/>
          <w:rPrChange w:id="26" w:author="Subhrajit Nandy" w:date="2023-05-23T15:38:00Z">
            <w:rPr>
              <w:rFonts w:ascii="Cambria"/>
              <w:w w:val="115"/>
              <w:sz w:val="22"/>
              <w:szCs w:val="22"/>
            </w:rPr>
          </w:rPrChange>
        </w:rPr>
        <w:t>and</w:t>
      </w:r>
      <w:r w:rsidRPr="002A27F6">
        <w:rPr>
          <w:spacing w:val="1"/>
          <w:w w:val="115"/>
          <w:sz w:val="22"/>
          <w:szCs w:val="22"/>
          <w:rPrChange w:id="27" w:author="Subhrajit Nandy" w:date="2023-05-23T15:38:00Z">
            <w:rPr>
              <w:rFonts w:ascii="Cambria"/>
              <w:spacing w:val="1"/>
              <w:w w:val="115"/>
              <w:sz w:val="22"/>
              <w:szCs w:val="22"/>
            </w:rPr>
          </w:rPrChange>
        </w:rPr>
        <w:t xml:space="preserve"> </w:t>
      </w:r>
      <w:r w:rsidRPr="002A27F6">
        <w:rPr>
          <w:w w:val="115"/>
          <w:sz w:val="22"/>
          <w:szCs w:val="22"/>
          <w:rPrChange w:id="28" w:author="Subhrajit Nandy" w:date="2023-05-23T15:38:00Z">
            <w:rPr>
              <w:rFonts w:ascii="Cambria"/>
              <w:w w:val="115"/>
              <w:sz w:val="22"/>
              <w:szCs w:val="22"/>
            </w:rPr>
          </w:rPrChange>
        </w:rPr>
        <w:t>Mapping</w:t>
      </w:r>
      <w:r w:rsidRPr="002A27F6">
        <w:rPr>
          <w:spacing w:val="1"/>
          <w:w w:val="115"/>
          <w:sz w:val="22"/>
          <w:szCs w:val="22"/>
          <w:rPrChange w:id="29" w:author="Subhrajit Nandy" w:date="2023-05-23T15:38:00Z">
            <w:rPr>
              <w:rFonts w:ascii="Cambria"/>
              <w:spacing w:val="1"/>
              <w:w w:val="115"/>
              <w:sz w:val="22"/>
              <w:szCs w:val="22"/>
            </w:rPr>
          </w:rPrChange>
        </w:rPr>
        <w:t xml:space="preserve"> </w:t>
      </w:r>
      <w:r w:rsidRPr="002A27F6">
        <w:rPr>
          <w:w w:val="115"/>
          <w:sz w:val="22"/>
          <w:szCs w:val="22"/>
          <w:rPrChange w:id="30" w:author="Subhrajit Nandy" w:date="2023-05-23T15:38:00Z">
            <w:rPr>
              <w:rFonts w:ascii="Cambria"/>
              <w:w w:val="115"/>
              <w:sz w:val="22"/>
              <w:szCs w:val="22"/>
            </w:rPr>
          </w:rPrChange>
        </w:rPr>
        <w:t>Grade</w:t>
      </w:r>
      <w:r w:rsidRPr="002A27F6">
        <w:rPr>
          <w:spacing w:val="2"/>
          <w:w w:val="115"/>
          <w:sz w:val="22"/>
          <w:szCs w:val="22"/>
          <w:rPrChange w:id="31" w:author="Subhrajit Nandy" w:date="2023-05-23T15:38:00Z">
            <w:rPr>
              <w:rFonts w:ascii="Cambria"/>
              <w:spacing w:val="2"/>
              <w:w w:val="115"/>
              <w:sz w:val="22"/>
              <w:szCs w:val="22"/>
            </w:rPr>
          </w:rPrChange>
        </w:rPr>
        <w:t xml:space="preserve"> </w:t>
      </w:r>
      <w:r w:rsidRPr="002A27F6">
        <w:rPr>
          <w:w w:val="115"/>
          <w:sz w:val="22"/>
          <w:szCs w:val="22"/>
          <w:rPrChange w:id="32" w:author="Subhrajit Nandy" w:date="2023-05-23T15:38:00Z">
            <w:rPr>
              <w:rFonts w:ascii="Cambria"/>
              <w:w w:val="115"/>
              <w:sz w:val="22"/>
              <w:szCs w:val="22"/>
            </w:rPr>
          </w:rPrChange>
        </w:rPr>
        <w:t>in</w:t>
      </w:r>
      <w:r w:rsidRPr="002A27F6">
        <w:rPr>
          <w:spacing w:val="1"/>
          <w:w w:val="115"/>
          <w:sz w:val="22"/>
          <w:szCs w:val="22"/>
          <w:rPrChange w:id="33" w:author="Subhrajit Nandy" w:date="2023-05-23T15:38:00Z">
            <w:rPr>
              <w:rFonts w:ascii="Cambria"/>
              <w:spacing w:val="1"/>
              <w:w w:val="115"/>
              <w:sz w:val="22"/>
              <w:szCs w:val="22"/>
            </w:rPr>
          </w:rPrChange>
        </w:rPr>
        <w:t xml:space="preserve"> </w:t>
      </w:r>
      <w:r w:rsidRPr="002A27F6">
        <w:rPr>
          <w:w w:val="115"/>
          <w:sz w:val="22"/>
          <w:szCs w:val="22"/>
          <w:rPrChange w:id="34" w:author="Subhrajit Nandy" w:date="2023-05-23T15:38:00Z">
            <w:rPr>
              <w:rFonts w:ascii="Cambria"/>
              <w:w w:val="115"/>
              <w:sz w:val="22"/>
              <w:szCs w:val="22"/>
            </w:rPr>
          </w:rPrChange>
        </w:rPr>
        <w:t>CO-PO matrix</w:t>
      </w:r>
    </w:p>
    <w:tbl>
      <w:tblPr>
        <w:tblW w:w="8930" w:type="dxa"/>
        <w:tblInd w:w="4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3270"/>
        <w:gridCol w:w="5660"/>
      </w:tblGrid>
      <w:tr w:rsidR="00F20E4F" w:rsidRPr="002A27F6" w14:paraId="57890E88" w14:textId="77777777">
        <w:trPr>
          <w:trHeight w:val="385"/>
        </w:trPr>
        <w:tc>
          <w:tcPr>
            <w:tcW w:w="3270" w:type="dxa"/>
          </w:tcPr>
          <w:p w14:paraId="6EF6CA6D" w14:textId="77777777" w:rsidR="00F20E4F" w:rsidRPr="002A27F6" w:rsidRDefault="00000000">
            <w:pPr>
              <w:pStyle w:val="TableParagraph"/>
              <w:spacing w:before="60" w:line="196" w:lineRule="exact"/>
              <w:ind w:left="282" w:right="273"/>
              <w:jc w:val="center"/>
              <w:rPr>
                <w:b/>
                <w:sz w:val="20"/>
                <w:rPrChange w:id="35" w:author="Subhrajit Nandy" w:date="2023-05-23T15:38:00Z">
                  <w:rPr>
                    <w:rFonts w:ascii="Arial"/>
                    <w:b/>
                    <w:sz w:val="20"/>
                  </w:rPr>
                </w:rPrChange>
              </w:rPr>
            </w:pPr>
            <w:r w:rsidRPr="002A27F6">
              <w:rPr>
                <w:b/>
                <w:sz w:val="20"/>
                <w:rPrChange w:id="36" w:author="Subhrajit Nandy" w:date="2023-05-23T15:38:00Z">
                  <w:rPr>
                    <w:rFonts w:ascii="Arial"/>
                    <w:b/>
                    <w:sz w:val="20"/>
                  </w:rPr>
                </w:rPrChange>
              </w:rPr>
              <w:t>Mapping</w:t>
            </w:r>
            <w:r w:rsidRPr="002A27F6">
              <w:rPr>
                <w:b/>
                <w:spacing w:val="-1"/>
                <w:sz w:val="20"/>
                <w:rPrChange w:id="37" w:author="Subhrajit Nandy" w:date="2023-05-23T15:38:00Z">
                  <w:rPr>
                    <w:rFonts w:ascii="Arial"/>
                    <w:b/>
                    <w:spacing w:val="-1"/>
                    <w:sz w:val="20"/>
                  </w:rPr>
                </w:rPrChange>
              </w:rPr>
              <w:t xml:space="preserve"> </w:t>
            </w:r>
            <w:r w:rsidRPr="002A27F6">
              <w:rPr>
                <w:b/>
                <w:sz w:val="20"/>
                <w:rPrChange w:id="38" w:author="Subhrajit Nandy" w:date="2023-05-23T15:38:00Z">
                  <w:rPr>
                    <w:rFonts w:ascii="Arial"/>
                    <w:b/>
                    <w:sz w:val="20"/>
                  </w:rPr>
                </w:rPrChange>
              </w:rPr>
              <w:t>ratio</w:t>
            </w:r>
          </w:p>
        </w:tc>
        <w:tc>
          <w:tcPr>
            <w:tcW w:w="5660" w:type="dxa"/>
          </w:tcPr>
          <w:p w14:paraId="0CC0B269" w14:textId="77777777" w:rsidR="00F20E4F" w:rsidRPr="002A27F6" w:rsidRDefault="00000000">
            <w:pPr>
              <w:pStyle w:val="TableParagraph"/>
              <w:spacing w:before="60" w:line="196" w:lineRule="exact"/>
              <w:ind w:left="2357" w:right="2351"/>
              <w:jc w:val="center"/>
              <w:rPr>
                <w:b/>
                <w:sz w:val="20"/>
                <w:rPrChange w:id="39" w:author="Subhrajit Nandy" w:date="2023-05-23T15:38:00Z">
                  <w:rPr>
                    <w:rFonts w:ascii="Arial"/>
                    <w:b/>
                    <w:sz w:val="20"/>
                  </w:rPr>
                </w:rPrChange>
              </w:rPr>
            </w:pPr>
            <w:r w:rsidRPr="002A27F6">
              <w:rPr>
                <w:b/>
                <w:sz w:val="20"/>
                <w:rPrChange w:id="40" w:author="Subhrajit Nandy" w:date="2023-05-23T15:38:00Z">
                  <w:rPr>
                    <w:rFonts w:ascii="Arial"/>
                    <w:b/>
                    <w:sz w:val="20"/>
                  </w:rPr>
                </w:rPrChange>
              </w:rPr>
              <w:t>Strength</w:t>
            </w:r>
          </w:p>
        </w:tc>
      </w:tr>
      <w:tr w:rsidR="00F20E4F" w:rsidRPr="002A27F6" w14:paraId="51CD95B2" w14:textId="77777777">
        <w:trPr>
          <w:trHeight w:val="444"/>
        </w:trPr>
        <w:tc>
          <w:tcPr>
            <w:tcW w:w="3270" w:type="dxa"/>
          </w:tcPr>
          <w:p w14:paraId="3FFF4D93" w14:textId="77777777" w:rsidR="00F20E4F" w:rsidRPr="002A27F6" w:rsidRDefault="00000000">
            <w:pPr>
              <w:pStyle w:val="TableParagraph"/>
              <w:spacing w:before="60" w:line="215" w:lineRule="exact"/>
              <w:ind w:left="282" w:right="276"/>
              <w:jc w:val="center"/>
              <w:rPr>
                <w:b/>
                <w:sz w:val="20"/>
                <w:rPrChange w:id="41" w:author="Subhrajit Nandy" w:date="2023-05-23T15:38:00Z">
                  <w:rPr>
                    <w:rFonts w:ascii="Arial"/>
                    <w:b/>
                    <w:sz w:val="20"/>
                  </w:rPr>
                </w:rPrChange>
              </w:rPr>
            </w:pPr>
            <w:r w:rsidRPr="002A27F6">
              <w:rPr>
                <w:b/>
                <w:sz w:val="20"/>
                <w:rPrChange w:id="42" w:author="Subhrajit Nandy" w:date="2023-05-23T15:38:00Z">
                  <w:rPr>
                    <w:rFonts w:ascii="Arial"/>
                    <w:b/>
                    <w:sz w:val="20"/>
                  </w:rPr>
                </w:rPrChange>
              </w:rPr>
              <w:t>&gt;66%</w:t>
            </w:r>
          </w:p>
        </w:tc>
        <w:tc>
          <w:tcPr>
            <w:tcW w:w="5660" w:type="dxa"/>
          </w:tcPr>
          <w:p w14:paraId="404FD5E5" w14:textId="77777777" w:rsidR="00F20E4F" w:rsidRPr="002A27F6" w:rsidRDefault="00000000">
            <w:pPr>
              <w:pStyle w:val="TableParagraph"/>
              <w:spacing w:before="60" w:line="215" w:lineRule="exact"/>
              <w:ind w:left="8"/>
              <w:jc w:val="center"/>
              <w:rPr>
                <w:b/>
                <w:sz w:val="20"/>
                <w:rPrChange w:id="43" w:author="Subhrajit Nandy" w:date="2023-05-23T15:38:00Z">
                  <w:rPr>
                    <w:rFonts w:ascii="Arial"/>
                    <w:b/>
                    <w:sz w:val="20"/>
                  </w:rPr>
                </w:rPrChange>
              </w:rPr>
            </w:pPr>
            <w:r w:rsidRPr="002A27F6">
              <w:rPr>
                <w:b/>
                <w:w w:val="99"/>
                <w:sz w:val="20"/>
                <w:rPrChange w:id="44" w:author="Subhrajit Nandy" w:date="2023-05-23T15:38:00Z">
                  <w:rPr>
                    <w:rFonts w:ascii="Arial"/>
                    <w:b/>
                    <w:w w:val="99"/>
                    <w:sz w:val="20"/>
                  </w:rPr>
                </w:rPrChange>
              </w:rPr>
              <w:t>3</w:t>
            </w:r>
          </w:p>
        </w:tc>
      </w:tr>
      <w:tr w:rsidR="00F20E4F" w:rsidRPr="002A27F6" w14:paraId="78A3A1E9" w14:textId="77777777">
        <w:trPr>
          <w:trHeight w:val="435"/>
        </w:trPr>
        <w:tc>
          <w:tcPr>
            <w:tcW w:w="3270" w:type="dxa"/>
          </w:tcPr>
          <w:p w14:paraId="56F4AFE5" w14:textId="77777777" w:rsidR="00F20E4F" w:rsidRPr="002A27F6" w:rsidRDefault="00000000">
            <w:pPr>
              <w:pStyle w:val="TableParagraph"/>
              <w:spacing w:before="60" w:line="215" w:lineRule="exact"/>
              <w:ind w:left="282" w:right="276"/>
              <w:jc w:val="center"/>
              <w:rPr>
                <w:b/>
                <w:sz w:val="20"/>
                <w:rPrChange w:id="45" w:author="Subhrajit Nandy" w:date="2023-05-23T15:38:00Z">
                  <w:rPr>
                    <w:rFonts w:ascii="Arial"/>
                    <w:b/>
                    <w:sz w:val="20"/>
                  </w:rPr>
                </w:rPrChange>
              </w:rPr>
            </w:pPr>
            <w:r w:rsidRPr="002A27F6">
              <w:rPr>
                <w:b/>
                <w:sz w:val="20"/>
                <w:rPrChange w:id="46" w:author="Subhrajit Nandy" w:date="2023-05-23T15:38:00Z">
                  <w:rPr>
                    <w:rFonts w:ascii="Arial"/>
                    <w:b/>
                    <w:sz w:val="20"/>
                  </w:rPr>
                </w:rPrChange>
              </w:rPr>
              <w:t>&lt;66%</w:t>
            </w:r>
            <w:r w:rsidRPr="002A27F6">
              <w:rPr>
                <w:b/>
                <w:spacing w:val="52"/>
                <w:sz w:val="20"/>
                <w:rPrChange w:id="47" w:author="Subhrajit Nandy" w:date="2023-05-23T15:38:00Z">
                  <w:rPr>
                    <w:rFonts w:ascii="Arial"/>
                    <w:b/>
                    <w:spacing w:val="52"/>
                    <w:sz w:val="20"/>
                  </w:rPr>
                </w:rPrChange>
              </w:rPr>
              <w:t xml:space="preserve"> </w:t>
            </w:r>
            <w:r w:rsidRPr="002A27F6">
              <w:rPr>
                <w:b/>
                <w:sz w:val="20"/>
                <w:rPrChange w:id="48" w:author="Subhrajit Nandy" w:date="2023-05-23T15:38:00Z">
                  <w:rPr>
                    <w:rFonts w:ascii="Arial"/>
                    <w:b/>
                    <w:sz w:val="20"/>
                  </w:rPr>
                </w:rPrChange>
              </w:rPr>
              <w:t>but</w:t>
            </w:r>
            <w:r w:rsidRPr="002A27F6">
              <w:rPr>
                <w:b/>
                <w:spacing w:val="-1"/>
                <w:sz w:val="20"/>
                <w:rPrChange w:id="49" w:author="Subhrajit Nandy" w:date="2023-05-23T15:38:00Z">
                  <w:rPr>
                    <w:rFonts w:ascii="Arial"/>
                    <w:b/>
                    <w:spacing w:val="-1"/>
                    <w:sz w:val="20"/>
                  </w:rPr>
                </w:rPrChange>
              </w:rPr>
              <w:t xml:space="preserve"> </w:t>
            </w:r>
            <w:r w:rsidRPr="002A27F6">
              <w:rPr>
                <w:b/>
                <w:sz w:val="20"/>
                <w:rPrChange w:id="50" w:author="Subhrajit Nandy" w:date="2023-05-23T15:38:00Z">
                  <w:rPr>
                    <w:rFonts w:ascii="Arial"/>
                    <w:b/>
                    <w:sz w:val="20"/>
                  </w:rPr>
                </w:rPrChange>
              </w:rPr>
              <w:t>&gt;=</w:t>
            </w:r>
            <w:r w:rsidRPr="002A27F6">
              <w:rPr>
                <w:b/>
                <w:spacing w:val="-3"/>
                <w:sz w:val="20"/>
                <w:rPrChange w:id="51" w:author="Subhrajit Nandy" w:date="2023-05-23T15:38:00Z">
                  <w:rPr>
                    <w:rFonts w:ascii="Arial"/>
                    <w:b/>
                    <w:spacing w:val="-3"/>
                    <w:sz w:val="20"/>
                  </w:rPr>
                </w:rPrChange>
              </w:rPr>
              <w:t xml:space="preserve"> </w:t>
            </w:r>
            <w:r w:rsidRPr="002A27F6">
              <w:rPr>
                <w:b/>
                <w:sz w:val="20"/>
                <w:rPrChange w:id="52" w:author="Subhrajit Nandy" w:date="2023-05-23T15:38:00Z">
                  <w:rPr>
                    <w:rFonts w:ascii="Arial"/>
                    <w:b/>
                    <w:sz w:val="20"/>
                  </w:rPr>
                </w:rPrChange>
              </w:rPr>
              <w:t>33%</w:t>
            </w:r>
          </w:p>
        </w:tc>
        <w:tc>
          <w:tcPr>
            <w:tcW w:w="5660" w:type="dxa"/>
          </w:tcPr>
          <w:p w14:paraId="040CC30E" w14:textId="77777777" w:rsidR="00F20E4F" w:rsidRPr="002A27F6" w:rsidRDefault="00000000">
            <w:pPr>
              <w:pStyle w:val="TableParagraph"/>
              <w:spacing w:before="60" w:line="215" w:lineRule="exact"/>
              <w:ind w:left="8"/>
              <w:jc w:val="center"/>
              <w:rPr>
                <w:b/>
                <w:sz w:val="20"/>
                <w:rPrChange w:id="53" w:author="Subhrajit Nandy" w:date="2023-05-23T15:38:00Z">
                  <w:rPr>
                    <w:rFonts w:ascii="Arial"/>
                    <w:b/>
                    <w:sz w:val="20"/>
                  </w:rPr>
                </w:rPrChange>
              </w:rPr>
            </w:pPr>
            <w:r w:rsidRPr="002A27F6">
              <w:rPr>
                <w:b/>
                <w:w w:val="99"/>
                <w:sz w:val="20"/>
                <w:rPrChange w:id="54" w:author="Subhrajit Nandy" w:date="2023-05-23T15:38:00Z">
                  <w:rPr>
                    <w:rFonts w:ascii="Arial"/>
                    <w:b/>
                    <w:w w:val="99"/>
                    <w:sz w:val="20"/>
                  </w:rPr>
                </w:rPrChange>
              </w:rPr>
              <w:t>2</w:t>
            </w:r>
          </w:p>
        </w:tc>
      </w:tr>
      <w:tr w:rsidR="00F20E4F" w:rsidRPr="002A27F6" w14:paraId="504908F3" w14:textId="77777777">
        <w:trPr>
          <w:trHeight w:val="427"/>
        </w:trPr>
        <w:tc>
          <w:tcPr>
            <w:tcW w:w="3270" w:type="dxa"/>
          </w:tcPr>
          <w:p w14:paraId="38875FD5" w14:textId="77777777" w:rsidR="00F20E4F" w:rsidRPr="002A27F6" w:rsidRDefault="00000000">
            <w:pPr>
              <w:pStyle w:val="TableParagraph"/>
              <w:spacing w:before="60" w:line="216" w:lineRule="exact"/>
              <w:ind w:left="280" w:right="276"/>
              <w:jc w:val="center"/>
              <w:rPr>
                <w:b/>
                <w:sz w:val="20"/>
                <w:rPrChange w:id="55" w:author="Subhrajit Nandy" w:date="2023-05-23T15:38:00Z">
                  <w:rPr>
                    <w:rFonts w:ascii="Arial"/>
                    <w:b/>
                    <w:sz w:val="20"/>
                  </w:rPr>
                </w:rPrChange>
              </w:rPr>
            </w:pPr>
            <w:r w:rsidRPr="002A27F6">
              <w:rPr>
                <w:b/>
                <w:sz w:val="20"/>
                <w:rPrChange w:id="56" w:author="Subhrajit Nandy" w:date="2023-05-23T15:38:00Z">
                  <w:rPr>
                    <w:rFonts w:ascii="Arial"/>
                    <w:b/>
                    <w:sz w:val="20"/>
                  </w:rPr>
                </w:rPrChange>
              </w:rPr>
              <w:t>&lt;33%</w:t>
            </w:r>
            <w:r w:rsidRPr="002A27F6">
              <w:rPr>
                <w:b/>
                <w:spacing w:val="52"/>
                <w:sz w:val="20"/>
                <w:rPrChange w:id="57" w:author="Subhrajit Nandy" w:date="2023-05-23T15:38:00Z">
                  <w:rPr>
                    <w:rFonts w:ascii="Arial"/>
                    <w:b/>
                    <w:spacing w:val="52"/>
                    <w:sz w:val="20"/>
                  </w:rPr>
                </w:rPrChange>
              </w:rPr>
              <w:t xml:space="preserve"> </w:t>
            </w:r>
            <w:r w:rsidRPr="002A27F6">
              <w:rPr>
                <w:b/>
                <w:sz w:val="20"/>
                <w:rPrChange w:id="58" w:author="Subhrajit Nandy" w:date="2023-05-23T15:38:00Z">
                  <w:rPr>
                    <w:rFonts w:ascii="Arial"/>
                    <w:b/>
                    <w:sz w:val="20"/>
                  </w:rPr>
                </w:rPrChange>
              </w:rPr>
              <w:t>but</w:t>
            </w:r>
            <w:r w:rsidRPr="002A27F6">
              <w:rPr>
                <w:b/>
                <w:spacing w:val="-1"/>
                <w:sz w:val="20"/>
                <w:rPrChange w:id="59" w:author="Subhrajit Nandy" w:date="2023-05-23T15:38:00Z">
                  <w:rPr>
                    <w:rFonts w:ascii="Arial"/>
                    <w:b/>
                    <w:spacing w:val="-1"/>
                    <w:sz w:val="20"/>
                  </w:rPr>
                </w:rPrChange>
              </w:rPr>
              <w:t xml:space="preserve"> </w:t>
            </w:r>
            <w:r w:rsidRPr="002A27F6">
              <w:rPr>
                <w:b/>
                <w:sz w:val="20"/>
                <w:rPrChange w:id="60" w:author="Subhrajit Nandy" w:date="2023-05-23T15:38:00Z">
                  <w:rPr>
                    <w:rFonts w:ascii="Arial"/>
                    <w:b/>
                    <w:sz w:val="20"/>
                  </w:rPr>
                </w:rPrChange>
              </w:rPr>
              <w:t>&gt;=</w:t>
            </w:r>
            <w:r w:rsidRPr="002A27F6">
              <w:rPr>
                <w:b/>
                <w:spacing w:val="-3"/>
                <w:sz w:val="20"/>
                <w:rPrChange w:id="61" w:author="Subhrajit Nandy" w:date="2023-05-23T15:38:00Z">
                  <w:rPr>
                    <w:rFonts w:ascii="Arial"/>
                    <w:b/>
                    <w:spacing w:val="-3"/>
                    <w:sz w:val="20"/>
                  </w:rPr>
                </w:rPrChange>
              </w:rPr>
              <w:t xml:space="preserve"> </w:t>
            </w:r>
            <w:r w:rsidRPr="002A27F6">
              <w:rPr>
                <w:b/>
                <w:sz w:val="20"/>
                <w:rPrChange w:id="62" w:author="Subhrajit Nandy" w:date="2023-05-23T15:38:00Z">
                  <w:rPr>
                    <w:rFonts w:ascii="Arial"/>
                    <w:b/>
                    <w:sz w:val="20"/>
                  </w:rPr>
                </w:rPrChange>
              </w:rPr>
              <w:t>0%</w:t>
            </w:r>
          </w:p>
        </w:tc>
        <w:tc>
          <w:tcPr>
            <w:tcW w:w="5660" w:type="dxa"/>
          </w:tcPr>
          <w:p w14:paraId="3C742F58" w14:textId="77777777" w:rsidR="00F20E4F" w:rsidRPr="002A27F6" w:rsidRDefault="00000000">
            <w:pPr>
              <w:pStyle w:val="TableParagraph"/>
              <w:spacing w:before="60" w:line="216" w:lineRule="exact"/>
              <w:ind w:left="8"/>
              <w:jc w:val="center"/>
              <w:rPr>
                <w:b/>
                <w:sz w:val="20"/>
                <w:rPrChange w:id="63" w:author="Subhrajit Nandy" w:date="2023-05-23T15:38:00Z">
                  <w:rPr>
                    <w:rFonts w:ascii="Arial"/>
                    <w:b/>
                    <w:sz w:val="20"/>
                  </w:rPr>
                </w:rPrChange>
              </w:rPr>
            </w:pPr>
            <w:r w:rsidRPr="002A27F6">
              <w:rPr>
                <w:b/>
                <w:w w:val="99"/>
                <w:sz w:val="20"/>
                <w:rPrChange w:id="64" w:author="Subhrajit Nandy" w:date="2023-05-23T15:38:00Z">
                  <w:rPr>
                    <w:rFonts w:ascii="Arial"/>
                    <w:b/>
                    <w:w w:val="99"/>
                    <w:sz w:val="20"/>
                  </w:rPr>
                </w:rPrChange>
              </w:rPr>
              <w:t>1</w:t>
            </w:r>
          </w:p>
        </w:tc>
      </w:tr>
    </w:tbl>
    <w:p w14:paraId="1CE94525" w14:textId="77777777" w:rsidR="00F20E4F" w:rsidRPr="002A27F6" w:rsidRDefault="00F20E4F">
      <w:pPr>
        <w:pStyle w:val="BodyText"/>
        <w:spacing w:before="120"/>
        <w:ind w:left="284"/>
        <w:rPr>
          <w:sz w:val="22"/>
          <w:szCs w:val="22"/>
        </w:rPr>
      </w:pPr>
    </w:p>
    <w:p w14:paraId="3C0E6160" w14:textId="77777777" w:rsidR="00F20E4F" w:rsidRPr="002A27F6" w:rsidRDefault="00F20E4F">
      <w:pPr>
        <w:pStyle w:val="BodyText"/>
        <w:spacing w:before="120"/>
        <w:ind w:left="284"/>
        <w:rPr>
          <w:sz w:val="22"/>
          <w:szCs w:val="22"/>
        </w:rPr>
      </w:pPr>
    </w:p>
    <w:p w14:paraId="0EBA7DEA" w14:textId="77777777" w:rsidR="00F20E4F" w:rsidRPr="002A27F6" w:rsidRDefault="00000000">
      <w:pPr>
        <w:pStyle w:val="Heading3"/>
        <w:spacing w:before="0" w:after="100" w:afterAutospacing="1"/>
        <w:rPr>
          <w:rFonts w:ascii="Times New Roman" w:hAnsi="Times New Roman" w:cs="Times New Roman"/>
          <w:b/>
          <w:bCs/>
          <w:color w:val="000000" w:themeColor="text1"/>
          <w:sz w:val="28"/>
          <w:szCs w:val="28"/>
        </w:rPr>
      </w:pPr>
      <w:r w:rsidRPr="002A27F6">
        <w:rPr>
          <w:rFonts w:ascii="Times New Roman" w:hAnsi="Times New Roman" w:cs="Times New Roman"/>
          <w:b/>
          <w:bCs/>
          <w:color w:val="000000" w:themeColor="text1"/>
          <w:sz w:val="28"/>
          <w:szCs w:val="28"/>
        </w:rPr>
        <w:lastRenderedPageBreak/>
        <w:t>CO-PO</w:t>
      </w:r>
      <w:r w:rsidRPr="002A27F6">
        <w:rPr>
          <w:rFonts w:ascii="Times New Roman" w:hAnsi="Times New Roman" w:cs="Times New Roman"/>
          <w:b/>
          <w:bCs/>
          <w:color w:val="000000" w:themeColor="text1"/>
          <w:spacing w:val="-1"/>
          <w:sz w:val="28"/>
          <w:szCs w:val="28"/>
        </w:rPr>
        <w:t xml:space="preserve"> </w:t>
      </w:r>
      <w:r w:rsidRPr="002A27F6">
        <w:rPr>
          <w:rFonts w:ascii="Times New Roman" w:hAnsi="Times New Roman" w:cs="Times New Roman"/>
          <w:b/>
          <w:bCs/>
          <w:color w:val="000000" w:themeColor="text1"/>
          <w:sz w:val="28"/>
          <w:szCs w:val="28"/>
        </w:rPr>
        <w:t>Matrix</w:t>
      </w:r>
    </w:p>
    <w:tbl>
      <w:tblPr>
        <w:tblW w:w="9781"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851"/>
        <w:gridCol w:w="709"/>
        <w:gridCol w:w="652"/>
        <w:gridCol w:w="627"/>
        <w:gridCol w:w="624"/>
        <w:gridCol w:w="626"/>
        <w:gridCol w:w="626"/>
        <w:gridCol w:w="626"/>
        <w:gridCol w:w="626"/>
        <w:gridCol w:w="626"/>
        <w:gridCol w:w="627"/>
        <w:gridCol w:w="626"/>
        <w:gridCol w:w="626"/>
        <w:gridCol w:w="626"/>
        <w:gridCol w:w="683"/>
      </w:tblGrid>
      <w:tr w:rsidR="00F20E4F" w:rsidRPr="002A27F6" w14:paraId="5C0A6ED2" w14:textId="77777777">
        <w:trPr>
          <w:trHeight w:val="386"/>
        </w:trPr>
        <w:tc>
          <w:tcPr>
            <w:tcW w:w="851" w:type="dxa"/>
          </w:tcPr>
          <w:p w14:paraId="237D2BEA" w14:textId="77777777" w:rsidR="00F20E4F" w:rsidRPr="002A27F6" w:rsidRDefault="00F20E4F">
            <w:pPr>
              <w:pStyle w:val="TableParagraph"/>
              <w:rPr>
                <w:sz w:val="20"/>
              </w:rPr>
            </w:pPr>
          </w:p>
        </w:tc>
        <w:tc>
          <w:tcPr>
            <w:tcW w:w="709" w:type="dxa"/>
          </w:tcPr>
          <w:p w14:paraId="140A6270" w14:textId="77777777" w:rsidR="00F20E4F" w:rsidRPr="002A27F6" w:rsidRDefault="00000000">
            <w:pPr>
              <w:pStyle w:val="TableParagraph"/>
              <w:spacing w:before="38"/>
              <w:ind w:left="105"/>
              <w:rPr>
                <w:sz w:val="20"/>
              </w:rPr>
            </w:pPr>
            <w:r w:rsidRPr="002A27F6">
              <w:rPr>
                <w:sz w:val="20"/>
              </w:rPr>
              <w:t>PO1</w:t>
            </w:r>
          </w:p>
        </w:tc>
        <w:tc>
          <w:tcPr>
            <w:tcW w:w="652" w:type="dxa"/>
          </w:tcPr>
          <w:p w14:paraId="6D6F1F87" w14:textId="77777777" w:rsidR="00F20E4F" w:rsidRPr="002A27F6" w:rsidRDefault="00000000">
            <w:pPr>
              <w:pStyle w:val="TableParagraph"/>
              <w:spacing w:before="38"/>
              <w:ind w:left="108"/>
              <w:rPr>
                <w:sz w:val="20"/>
              </w:rPr>
            </w:pPr>
            <w:r w:rsidRPr="002A27F6">
              <w:rPr>
                <w:sz w:val="20"/>
              </w:rPr>
              <w:t>PO2</w:t>
            </w:r>
          </w:p>
        </w:tc>
        <w:tc>
          <w:tcPr>
            <w:tcW w:w="627" w:type="dxa"/>
          </w:tcPr>
          <w:p w14:paraId="5B196AC3" w14:textId="77777777" w:rsidR="00F20E4F" w:rsidRPr="002A27F6" w:rsidRDefault="00000000">
            <w:pPr>
              <w:pStyle w:val="TableParagraph"/>
              <w:spacing w:before="38"/>
              <w:ind w:left="109"/>
              <w:rPr>
                <w:sz w:val="20"/>
              </w:rPr>
            </w:pPr>
            <w:r w:rsidRPr="002A27F6">
              <w:rPr>
                <w:sz w:val="20"/>
              </w:rPr>
              <w:t>PO3</w:t>
            </w:r>
          </w:p>
        </w:tc>
        <w:tc>
          <w:tcPr>
            <w:tcW w:w="624" w:type="dxa"/>
          </w:tcPr>
          <w:p w14:paraId="7921AA41" w14:textId="77777777" w:rsidR="00F20E4F" w:rsidRPr="002A27F6" w:rsidRDefault="00000000">
            <w:pPr>
              <w:pStyle w:val="TableParagraph"/>
              <w:spacing w:before="38"/>
              <w:ind w:left="107"/>
              <w:rPr>
                <w:sz w:val="20"/>
              </w:rPr>
            </w:pPr>
            <w:r w:rsidRPr="002A27F6">
              <w:rPr>
                <w:sz w:val="20"/>
              </w:rPr>
              <w:t>PO4</w:t>
            </w:r>
          </w:p>
        </w:tc>
        <w:tc>
          <w:tcPr>
            <w:tcW w:w="626" w:type="dxa"/>
          </w:tcPr>
          <w:p w14:paraId="1B8D83A4" w14:textId="77777777" w:rsidR="00F20E4F" w:rsidRPr="002A27F6" w:rsidRDefault="00000000">
            <w:pPr>
              <w:pStyle w:val="TableParagraph"/>
              <w:spacing w:before="38"/>
              <w:ind w:left="110"/>
              <w:rPr>
                <w:sz w:val="20"/>
              </w:rPr>
            </w:pPr>
            <w:r w:rsidRPr="002A27F6">
              <w:rPr>
                <w:sz w:val="20"/>
              </w:rPr>
              <w:t>PO5</w:t>
            </w:r>
          </w:p>
        </w:tc>
        <w:tc>
          <w:tcPr>
            <w:tcW w:w="626" w:type="dxa"/>
          </w:tcPr>
          <w:p w14:paraId="1EFFE027" w14:textId="77777777" w:rsidR="00F20E4F" w:rsidRPr="002A27F6" w:rsidRDefault="00000000">
            <w:pPr>
              <w:pStyle w:val="TableParagraph"/>
              <w:spacing w:before="38"/>
              <w:ind w:left="109"/>
              <w:rPr>
                <w:sz w:val="20"/>
              </w:rPr>
            </w:pPr>
            <w:r w:rsidRPr="002A27F6">
              <w:rPr>
                <w:sz w:val="20"/>
              </w:rPr>
              <w:t>PO6</w:t>
            </w:r>
          </w:p>
        </w:tc>
        <w:tc>
          <w:tcPr>
            <w:tcW w:w="626" w:type="dxa"/>
          </w:tcPr>
          <w:p w14:paraId="59470D23" w14:textId="77777777" w:rsidR="00F20E4F" w:rsidRPr="002A27F6" w:rsidRDefault="00000000">
            <w:pPr>
              <w:pStyle w:val="TableParagraph"/>
              <w:spacing w:before="38"/>
              <w:ind w:left="110"/>
              <w:rPr>
                <w:sz w:val="20"/>
              </w:rPr>
            </w:pPr>
            <w:r w:rsidRPr="002A27F6">
              <w:rPr>
                <w:sz w:val="20"/>
              </w:rPr>
              <w:t>PO7</w:t>
            </w:r>
          </w:p>
        </w:tc>
        <w:tc>
          <w:tcPr>
            <w:tcW w:w="626" w:type="dxa"/>
          </w:tcPr>
          <w:p w14:paraId="15CFD0CF" w14:textId="77777777" w:rsidR="00F20E4F" w:rsidRPr="002A27F6" w:rsidRDefault="00000000">
            <w:pPr>
              <w:pStyle w:val="TableParagraph"/>
              <w:spacing w:before="38"/>
              <w:ind w:left="111"/>
              <w:rPr>
                <w:sz w:val="20"/>
              </w:rPr>
            </w:pPr>
            <w:r w:rsidRPr="002A27F6">
              <w:rPr>
                <w:sz w:val="20"/>
              </w:rPr>
              <w:t>PO8</w:t>
            </w:r>
          </w:p>
        </w:tc>
        <w:tc>
          <w:tcPr>
            <w:tcW w:w="626" w:type="dxa"/>
          </w:tcPr>
          <w:p w14:paraId="608A478D" w14:textId="77777777" w:rsidR="00F20E4F" w:rsidRPr="002A27F6" w:rsidRDefault="00000000">
            <w:pPr>
              <w:pStyle w:val="TableParagraph"/>
              <w:spacing w:before="38"/>
              <w:ind w:left="112"/>
              <w:rPr>
                <w:sz w:val="20"/>
              </w:rPr>
            </w:pPr>
            <w:r w:rsidRPr="002A27F6">
              <w:rPr>
                <w:sz w:val="20"/>
              </w:rPr>
              <w:t>PO9</w:t>
            </w:r>
          </w:p>
        </w:tc>
        <w:tc>
          <w:tcPr>
            <w:tcW w:w="627" w:type="dxa"/>
          </w:tcPr>
          <w:p w14:paraId="33E7C876" w14:textId="77777777" w:rsidR="00F20E4F" w:rsidRPr="002A27F6" w:rsidRDefault="00000000">
            <w:pPr>
              <w:pStyle w:val="TableParagraph"/>
              <w:spacing w:before="38"/>
              <w:ind w:left="113"/>
              <w:rPr>
                <w:sz w:val="20"/>
              </w:rPr>
            </w:pPr>
            <w:r w:rsidRPr="002A27F6">
              <w:rPr>
                <w:sz w:val="20"/>
              </w:rPr>
              <w:t>PO10</w:t>
            </w:r>
          </w:p>
        </w:tc>
        <w:tc>
          <w:tcPr>
            <w:tcW w:w="626" w:type="dxa"/>
          </w:tcPr>
          <w:p w14:paraId="5E022158" w14:textId="77777777" w:rsidR="00F20E4F" w:rsidRPr="002A27F6" w:rsidRDefault="00000000">
            <w:pPr>
              <w:pStyle w:val="TableParagraph"/>
              <w:spacing w:before="38"/>
              <w:ind w:left="114"/>
              <w:rPr>
                <w:sz w:val="20"/>
              </w:rPr>
            </w:pPr>
            <w:r w:rsidRPr="002A27F6">
              <w:rPr>
                <w:sz w:val="20"/>
              </w:rPr>
              <w:t>PO11</w:t>
            </w:r>
          </w:p>
        </w:tc>
        <w:tc>
          <w:tcPr>
            <w:tcW w:w="626" w:type="dxa"/>
          </w:tcPr>
          <w:p w14:paraId="12C61BF1" w14:textId="77777777" w:rsidR="00F20E4F" w:rsidRPr="002A27F6" w:rsidRDefault="00000000">
            <w:pPr>
              <w:pStyle w:val="TableParagraph"/>
              <w:spacing w:before="38"/>
              <w:ind w:left="115"/>
              <w:rPr>
                <w:sz w:val="20"/>
              </w:rPr>
            </w:pPr>
            <w:r w:rsidRPr="002A27F6">
              <w:rPr>
                <w:sz w:val="20"/>
              </w:rPr>
              <w:t>PO12</w:t>
            </w:r>
          </w:p>
        </w:tc>
        <w:tc>
          <w:tcPr>
            <w:tcW w:w="626" w:type="dxa"/>
          </w:tcPr>
          <w:p w14:paraId="552AA066" w14:textId="77777777" w:rsidR="00F20E4F" w:rsidRPr="002A27F6" w:rsidRDefault="00000000">
            <w:pPr>
              <w:pStyle w:val="TableParagraph"/>
              <w:spacing w:before="38"/>
              <w:ind w:left="116"/>
              <w:rPr>
                <w:sz w:val="20"/>
              </w:rPr>
            </w:pPr>
            <w:r w:rsidRPr="002A27F6">
              <w:rPr>
                <w:sz w:val="20"/>
              </w:rPr>
              <w:t>PSO1</w:t>
            </w:r>
          </w:p>
        </w:tc>
        <w:tc>
          <w:tcPr>
            <w:tcW w:w="683" w:type="dxa"/>
          </w:tcPr>
          <w:p w14:paraId="5F585D91" w14:textId="77777777" w:rsidR="00F20E4F" w:rsidRPr="002A27F6" w:rsidRDefault="00000000">
            <w:pPr>
              <w:pStyle w:val="TableParagraph"/>
              <w:spacing w:before="38"/>
              <w:ind w:left="117"/>
              <w:rPr>
                <w:sz w:val="20"/>
              </w:rPr>
            </w:pPr>
            <w:r w:rsidRPr="002A27F6">
              <w:rPr>
                <w:sz w:val="20"/>
              </w:rPr>
              <w:t>PSO2</w:t>
            </w:r>
          </w:p>
        </w:tc>
      </w:tr>
      <w:tr w:rsidR="00F20E4F" w:rsidRPr="002A27F6" w14:paraId="75ED3313" w14:textId="77777777">
        <w:trPr>
          <w:trHeight w:val="275"/>
        </w:trPr>
        <w:tc>
          <w:tcPr>
            <w:tcW w:w="851" w:type="dxa"/>
          </w:tcPr>
          <w:p w14:paraId="174A64C1" w14:textId="77777777" w:rsidR="00F20E4F" w:rsidRPr="002A27F6" w:rsidRDefault="00000000">
            <w:pPr>
              <w:pStyle w:val="TableParagraph"/>
              <w:spacing w:before="36" w:line="217" w:lineRule="exact"/>
              <w:ind w:left="107"/>
              <w:rPr>
                <w:sz w:val="20"/>
              </w:rPr>
            </w:pPr>
            <w:r w:rsidRPr="002A27F6">
              <w:rPr>
                <w:sz w:val="20"/>
              </w:rPr>
              <w:t>CO1</w:t>
            </w:r>
          </w:p>
        </w:tc>
        <w:tc>
          <w:tcPr>
            <w:tcW w:w="709" w:type="dxa"/>
          </w:tcPr>
          <w:p w14:paraId="1C07FA43" w14:textId="77777777" w:rsidR="00F20E4F" w:rsidRPr="002A27F6" w:rsidRDefault="00F20E4F">
            <w:pPr>
              <w:pStyle w:val="TableParagraph"/>
              <w:rPr>
                <w:sz w:val="20"/>
              </w:rPr>
            </w:pPr>
          </w:p>
        </w:tc>
        <w:tc>
          <w:tcPr>
            <w:tcW w:w="652" w:type="dxa"/>
          </w:tcPr>
          <w:p w14:paraId="79188E04" w14:textId="77777777" w:rsidR="00F20E4F" w:rsidRPr="002A27F6" w:rsidRDefault="00000000">
            <w:pPr>
              <w:pStyle w:val="TableParagraph"/>
              <w:rPr>
                <w:sz w:val="20"/>
              </w:rPr>
            </w:pPr>
            <w:r w:rsidRPr="002A27F6">
              <w:rPr>
                <w:sz w:val="20"/>
              </w:rPr>
              <w:t xml:space="preserve">    2</w:t>
            </w:r>
          </w:p>
        </w:tc>
        <w:tc>
          <w:tcPr>
            <w:tcW w:w="627" w:type="dxa"/>
          </w:tcPr>
          <w:p w14:paraId="3E0D19B4" w14:textId="77777777" w:rsidR="00F20E4F" w:rsidRPr="002A27F6" w:rsidRDefault="00000000">
            <w:pPr>
              <w:pStyle w:val="TableParagraph"/>
              <w:rPr>
                <w:sz w:val="20"/>
              </w:rPr>
            </w:pPr>
            <w:r w:rsidRPr="002A27F6">
              <w:rPr>
                <w:sz w:val="20"/>
              </w:rPr>
              <w:t xml:space="preserve">   3</w:t>
            </w:r>
          </w:p>
        </w:tc>
        <w:tc>
          <w:tcPr>
            <w:tcW w:w="624" w:type="dxa"/>
          </w:tcPr>
          <w:p w14:paraId="179FD7C0" w14:textId="77777777" w:rsidR="00F20E4F" w:rsidRPr="002A27F6" w:rsidRDefault="00000000">
            <w:pPr>
              <w:pStyle w:val="TableParagraph"/>
              <w:rPr>
                <w:sz w:val="20"/>
              </w:rPr>
            </w:pPr>
            <w:r w:rsidRPr="002A27F6">
              <w:rPr>
                <w:sz w:val="20"/>
              </w:rPr>
              <w:t xml:space="preserve">    4</w:t>
            </w:r>
          </w:p>
        </w:tc>
        <w:tc>
          <w:tcPr>
            <w:tcW w:w="626" w:type="dxa"/>
          </w:tcPr>
          <w:p w14:paraId="6A248D8E" w14:textId="77777777" w:rsidR="00F20E4F" w:rsidRPr="002A27F6" w:rsidRDefault="00000000">
            <w:pPr>
              <w:pStyle w:val="TableParagraph"/>
              <w:rPr>
                <w:sz w:val="20"/>
              </w:rPr>
            </w:pPr>
            <w:r w:rsidRPr="002A27F6">
              <w:rPr>
                <w:sz w:val="20"/>
              </w:rPr>
              <w:t xml:space="preserve">    3</w:t>
            </w:r>
          </w:p>
        </w:tc>
        <w:tc>
          <w:tcPr>
            <w:tcW w:w="626" w:type="dxa"/>
          </w:tcPr>
          <w:p w14:paraId="17577241" w14:textId="77777777" w:rsidR="00F20E4F" w:rsidRPr="002A27F6" w:rsidRDefault="00F20E4F">
            <w:pPr>
              <w:pStyle w:val="TableParagraph"/>
              <w:rPr>
                <w:sz w:val="20"/>
              </w:rPr>
            </w:pPr>
          </w:p>
        </w:tc>
        <w:tc>
          <w:tcPr>
            <w:tcW w:w="626" w:type="dxa"/>
          </w:tcPr>
          <w:p w14:paraId="10C6F026" w14:textId="77777777" w:rsidR="00F20E4F" w:rsidRPr="002A27F6" w:rsidRDefault="00F20E4F">
            <w:pPr>
              <w:pStyle w:val="TableParagraph"/>
              <w:rPr>
                <w:sz w:val="20"/>
              </w:rPr>
            </w:pPr>
          </w:p>
        </w:tc>
        <w:tc>
          <w:tcPr>
            <w:tcW w:w="626" w:type="dxa"/>
          </w:tcPr>
          <w:p w14:paraId="3AF78EB0" w14:textId="77777777" w:rsidR="00F20E4F" w:rsidRPr="002A27F6" w:rsidRDefault="00F20E4F">
            <w:pPr>
              <w:pStyle w:val="TableParagraph"/>
              <w:rPr>
                <w:sz w:val="20"/>
              </w:rPr>
            </w:pPr>
          </w:p>
        </w:tc>
        <w:tc>
          <w:tcPr>
            <w:tcW w:w="626" w:type="dxa"/>
          </w:tcPr>
          <w:p w14:paraId="4629C835" w14:textId="77777777" w:rsidR="00F20E4F" w:rsidRPr="002A27F6" w:rsidRDefault="00000000">
            <w:pPr>
              <w:pStyle w:val="TableParagraph"/>
              <w:rPr>
                <w:sz w:val="20"/>
              </w:rPr>
            </w:pPr>
            <w:r w:rsidRPr="002A27F6">
              <w:rPr>
                <w:sz w:val="20"/>
              </w:rPr>
              <w:t xml:space="preserve">    3</w:t>
            </w:r>
          </w:p>
        </w:tc>
        <w:tc>
          <w:tcPr>
            <w:tcW w:w="627" w:type="dxa"/>
          </w:tcPr>
          <w:p w14:paraId="4BF28407" w14:textId="77777777" w:rsidR="00F20E4F" w:rsidRPr="002A27F6" w:rsidRDefault="00000000">
            <w:pPr>
              <w:pStyle w:val="TableParagraph"/>
              <w:rPr>
                <w:sz w:val="20"/>
              </w:rPr>
            </w:pPr>
            <w:r w:rsidRPr="002A27F6">
              <w:rPr>
                <w:sz w:val="20"/>
              </w:rPr>
              <w:t xml:space="preserve">  4</w:t>
            </w:r>
          </w:p>
        </w:tc>
        <w:tc>
          <w:tcPr>
            <w:tcW w:w="626" w:type="dxa"/>
          </w:tcPr>
          <w:p w14:paraId="31BFD42A" w14:textId="77777777" w:rsidR="00F20E4F" w:rsidRPr="002A27F6" w:rsidRDefault="00000000">
            <w:pPr>
              <w:pStyle w:val="TableParagraph"/>
              <w:rPr>
                <w:sz w:val="20"/>
              </w:rPr>
            </w:pPr>
            <w:r w:rsidRPr="002A27F6">
              <w:rPr>
                <w:sz w:val="20"/>
              </w:rPr>
              <w:t xml:space="preserve">   2</w:t>
            </w:r>
          </w:p>
        </w:tc>
        <w:tc>
          <w:tcPr>
            <w:tcW w:w="626" w:type="dxa"/>
          </w:tcPr>
          <w:p w14:paraId="273B1E02" w14:textId="77777777" w:rsidR="00F20E4F" w:rsidRPr="002A27F6" w:rsidRDefault="00000000">
            <w:pPr>
              <w:pStyle w:val="TableParagraph"/>
              <w:rPr>
                <w:sz w:val="20"/>
              </w:rPr>
            </w:pPr>
            <w:r w:rsidRPr="002A27F6">
              <w:rPr>
                <w:sz w:val="20"/>
              </w:rPr>
              <w:t xml:space="preserve">    2</w:t>
            </w:r>
          </w:p>
        </w:tc>
        <w:tc>
          <w:tcPr>
            <w:tcW w:w="626" w:type="dxa"/>
          </w:tcPr>
          <w:p w14:paraId="21FB08E5" w14:textId="77777777" w:rsidR="00F20E4F" w:rsidRPr="002A27F6" w:rsidRDefault="00000000">
            <w:pPr>
              <w:pStyle w:val="TableParagraph"/>
              <w:rPr>
                <w:sz w:val="20"/>
              </w:rPr>
            </w:pPr>
            <w:r w:rsidRPr="002A27F6">
              <w:rPr>
                <w:sz w:val="20"/>
              </w:rPr>
              <w:t xml:space="preserve">   3</w:t>
            </w:r>
          </w:p>
        </w:tc>
        <w:tc>
          <w:tcPr>
            <w:tcW w:w="683" w:type="dxa"/>
          </w:tcPr>
          <w:p w14:paraId="36910EAF" w14:textId="77777777" w:rsidR="00F20E4F" w:rsidRPr="002A27F6" w:rsidRDefault="00000000">
            <w:pPr>
              <w:pStyle w:val="TableParagraph"/>
              <w:rPr>
                <w:sz w:val="20"/>
              </w:rPr>
            </w:pPr>
            <w:r w:rsidRPr="002A27F6">
              <w:rPr>
                <w:sz w:val="20"/>
              </w:rPr>
              <w:t xml:space="preserve">  2</w:t>
            </w:r>
          </w:p>
        </w:tc>
      </w:tr>
      <w:tr w:rsidR="00F20E4F" w:rsidRPr="002A27F6" w14:paraId="2BC4B9C5" w14:textId="77777777">
        <w:trPr>
          <w:trHeight w:val="277"/>
        </w:trPr>
        <w:tc>
          <w:tcPr>
            <w:tcW w:w="851" w:type="dxa"/>
          </w:tcPr>
          <w:p w14:paraId="27CD6880" w14:textId="77777777" w:rsidR="00F20E4F" w:rsidRPr="002A27F6" w:rsidRDefault="00000000">
            <w:pPr>
              <w:pStyle w:val="TableParagraph"/>
              <w:spacing w:before="38" w:line="217" w:lineRule="exact"/>
              <w:ind w:left="107"/>
              <w:rPr>
                <w:sz w:val="20"/>
              </w:rPr>
            </w:pPr>
            <w:r w:rsidRPr="002A27F6">
              <w:rPr>
                <w:sz w:val="20"/>
              </w:rPr>
              <w:t>CO2</w:t>
            </w:r>
          </w:p>
        </w:tc>
        <w:tc>
          <w:tcPr>
            <w:tcW w:w="709" w:type="dxa"/>
          </w:tcPr>
          <w:p w14:paraId="0E2EAF13" w14:textId="77777777" w:rsidR="00F20E4F" w:rsidRPr="002A27F6" w:rsidRDefault="00000000">
            <w:pPr>
              <w:pStyle w:val="TableParagraph"/>
              <w:rPr>
                <w:sz w:val="20"/>
              </w:rPr>
            </w:pPr>
            <w:r w:rsidRPr="002A27F6">
              <w:rPr>
                <w:sz w:val="20"/>
              </w:rPr>
              <w:t xml:space="preserve">  3            </w:t>
            </w:r>
          </w:p>
        </w:tc>
        <w:tc>
          <w:tcPr>
            <w:tcW w:w="652" w:type="dxa"/>
          </w:tcPr>
          <w:p w14:paraId="2FFF24B3" w14:textId="77777777" w:rsidR="00F20E4F" w:rsidRPr="002A27F6" w:rsidRDefault="00000000">
            <w:pPr>
              <w:pStyle w:val="TableParagraph"/>
              <w:rPr>
                <w:sz w:val="20"/>
              </w:rPr>
            </w:pPr>
            <w:r w:rsidRPr="002A27F6">
              <w:rPr>
                <w:sz w:val="20"/>
              </w:rPr>
              <w:t xml:space="preserve">    4</w:t>
            </w:r>
          </w:p>
        </w:tc>
        <w:tc>
          <w:tcPr>
            <w:tcW w:w="627" w:type="dxa"/>
          </w:tcPr>
          <w:p w14:paraId="6A2FB4BA" w14:textId="77777777" w:rsidR="00F20E4F" w:rsidRPr="002A27F6" w:rsidRDefault="00000000">
            <w:pPr>
              <w:pStyle w:val="TableParagraph"/>
              <w:rPr>
                <w:sz w:val="20"/>
              </w:rPr>
            </w:pPr>
            <w:r w:rsidRPr="002A27F6">
              <w:rPr>
                <w:sz w:val="20"/>
              </w:rPr>
              <w:t xml:space="preserve">   6</w:t>
            </w:r>
          </w:p>
        </w:tc>
        <w:tc>
          <w:tcPr>
            <w:tcW w:w="624" w:type="dxa"/>
          </w:tcPr>
          <w:p w14:paraId="43352B45" w14:textId="77777777" w:rsidR="00F20E4F" w:rsidRPr="002A27F6" w:rsidRDefault="00000000">
            <w:pPr>
              <w:pStyle w:val="TableParagraph"/>
              <w:rPr>
                <w:sz w:val="20"/>
              </w:rPr>
            </w:pPr>
            <w:r w:rsidRPr="002A27F6">
              <w:rPr>
                <w:sz w:val="20"/>
              </w:rPr>
              <w:t xml:space="preserve">    4</w:t>
            </w:r>
          </w:p>
        </w:tc>
        <w:tc>
          <w:tcPr>
            <w:tcW w:w="626" w:type="dxa"/>
          </w:tcPr>
          <w:p w14:paraId="69C9DEE4" w14:textId="77777777" w:rsidR="00F20E4F" w:rsidRPr="002A27F6" w:rsidRDefault="00000000">
            <w:pPr>
              <w:pStyle w:val="TableParagraph"/>
              <w:rPr>
                <w:sz w:val="20"/>
              </w:rPr>
            </w:pPr>
            <w:r w:rsidRPr="002A27F6">
              <w:rPr>
                <w:sz w:val="20"/>
              </w:rPr>
              <w:t xml:space="preserve">    3</w:t>
            </w:r>
          </w:p>
        </w:tc>
        <w:tc>
          <w:tcPr>
            <w:tcW w:w="626" w:type="dxa"/>
          </w:tcPr>
          <w:p w14:paraId="0078AF18" w14:textId="77777777" w:rsidR="00F20E4F" w:rsidRPr="002A27F6" w:rsidRDefault="00F20E4F">
            <w:pPr>
              <w:pStyle w:val="TableParagraph"/>
              <w:rPr>
                <w:sz w:val="20"/>
              </w:rPr>
            </w:pPr>
          </w:p>
        </w:tc>
        <w:tc>
          <w:tcPr>
            <w:tcW w:w="626" w:type="dxa"/>
          </w:tcPr>
          <w:p w14:paraId="30E1CC2A" w14:textId="77777777" w:rsidR="00F20E4F" w:rsidRPr="002A27F6" w:rsidRDefault="00F20E4F">
            <w:pPr>
              <w:pStyle w:val="TableParagraph"/>
              <w:rPr>
                <w:sz w:val="20"/>
              </w:rPr>
            </w:pPr>
          </w:p>
        </w:tc>
        <w:tc>
          <w:tcPr>
            <w:tcW w:w="626" w:type="dxa"/>
          </w:tcPr>
          <w:p w14:paraId="616233AF" w14:textId="77777777" w:rsidR="00F20E4F" w:rsidRPr="002A27F6" w:rsidRDefault="00F20E4F">
            <w:pPr>
              <w:pStyle w:val="TableParagraph"/>
              <w:rPr>
                <w:sz w:val="20"/>
              </w:rPr>
            </w:pPr>
          </w:p>
        </w:tc>
        <w:tc>
          <w:tcPr>
            <w:tcW w:w="626" w:type="dxa"/>
          </w:tcPr>
          <w:p w14:paraId="0F65B068" w14:textId="77777777" w:rsidR="00F20E4F" w:rsidRPr="002A27F6" w:rsidRDefault="00000000">
            <w:pPr>
              <w:pStyle w:val="TableParagraph"/>
              <w:rPr>
                <w:sz w:val="20"/>
              </w:rPr>
            </w:pPr>
            <w:r w:rsidRPr="002A27F6">
              <w:rPr>
                <w:sz w:val="20"/>
              </w:rPr>
              <w:t xml:space="preserve">    3</w:t>
            </w:r>
          </w:p>
        </w:tc>
        <w:tc>
          <w:tcPr>
            <w:tcW w:w="627" w:type="dxa"/>
          </w:tcPr>
          <w:p w14:paraId="4B2D5042" w14:textId="77777777" w:rsidR="00F20E4F" w:rsidRPr="002A27F6" w:rsidRDefault="00F20E4F">
            <w:pPr>
              <w:pStyle w:val="TableParagraph"/>
              <w:rPr>
                <w:sz w:val="20"/>
              </w:rPr>
            </w:pPr>
          </w:p>
        </w:tc>
        <w:tc>
          <w:tcPr>
            <w:tcW w:w="626" w:type="dxa"/>
          </w:tcPr>
          <w:p w14:paraId="246CE2F3" w14:textId="77777777" w:rsidR="00F20E4F" w:rsidRPr="002A27F6" w:rsidRDefault="00F20E4F">
            <w:pPr>
              <w:pStyle w:val="TableParagraph"/>
              <w:rPr>
                <w:sz w:val="20"/>
              </w:rPr>
            </w:pPr>
          </w:p>
        </w:tc>
        <w:tc>
          <w:tcPr>
            <w:tcW w:w="626" w:type="dxa"/>
          </w:tcPr>
          <w:p w14:paraId="004B3822" w14:textId="77777777" w:rsidR="00F20E4F" w:rsidRPr="002A27F6" w:rsidRDefault="00000000">
            <w:pPr>
              <w:pStyle w:val="TableParagraph"/>
              <w:rPr>
                <w:sz w:val="20"/>
              </w:rPr>
            </w:pPr>
            <w:r w:rsidRPr="002A27F6">
              <w:rPr>
                <w:sz w:val="20"/>
              </w:rPr>
              <w:t xml:space="preserve">    1</w:t>
            </w:r>
          </w:p>
        </w:tc>
        <w:tc>
          <w:tcPr>
            <w:tcW w:w="626" w:type="dxa"/>
          </w:tcPr>
          <w:p w14:paraId="60B51823" w14:textId="77777777" w:rsidR="00F20E4F" w:rsidRPr="002A27F6" w:rsidRDefault="00000000">
            <w:pPr>
              <w:pStyle w:val="TableParagraph"/>
              <w:rPr>
                <w:sz w:val="20"/>
              </w:rPr>
            </w:pPr>
            <w:r w:rsidRPr="002A27F6">
              <w:rPr>
                <w:sz w:val="20"/>
              </w:rPr>
              <w:t xml:space="preserve">   2</w:t>
            </w:r>
          </w:p>
        </w:tc>
        <w:tc>
          <w:tcPr>
            <w:tcW w:w="683" w:type="dxa"/>
          </w:tcPr>
          <w:p w14:paraId="1E6BE1DE" w14:textId="77777777" w:rsidR="00F20E4F" w:rsidRPr="002A27F6" w:rsidRDefault="00F20E4F">
            <w:pPr>
              <w:pStyle w:val="TableParagraph"/>
              <w:rPr>
                <w:sz w:val="20"/>
              </w:rPr>
            </w:pPr>
          </w:p>
        </w:tc>
      </w:tr>
      <w:tr w:rsidR="00F20E4F" w:rsidRPr="002A27F6" w14:paraId="2E9EA840" w14:textId="77777777">
        <w:trPr>
          <w:trHeight w:val="275"/>
        </w:trPr>
        <w:tc>
          <w:tcPr>
            <w:tcW w:w="851" w:type="dxa"/>
          </w:tcPr>
          <w:p w14:paraId="35179648" w14:textId="77777777" w:rsidR="00F20E4F" w:rsidRPr="002A27F6" w:rsidRDefault="00000000">
            <w:pPr>
              <w:pStyle w:val="TableParagraph"/>
              <w:spacing w:before="36" w:line="217" w:lineRule="exact"/>
              <w:ind w:left="107"/>
              <w:rPr>
                <w:sz w:val="20"/>
              </w:rPr>
            </w:pPr>
            <w:r w:rsidRPr="002A27F6">
              <w:rPr>
                <w:sz w:val="20"/>
              </w:rPr>
              <w:t>CO3</w:t>
            </w:r>
          </w:p>
        </w:tc>
        <w:tc>
          <w:tcPr>
            <w:tcW w:w="709" w:type="dxa"/>
          </w:tcPr>
          <w:p w14:paraId="64ED0838" w14:textId="77777777" w:rsidR="00F20E4F" w:rsidRPr="002A27F6" w:rsidRDefault="00000000">
            <w:pPr>
              <w:pStyle w:val="TableParagraph"/>
              <w:rPr>
                <w:sz w:val="20"/>
              </w:rPr>
            </w:pPr>
            <w:r w:rsidRPr="002A27F6">
              <w:rPr>
                <w:sz w:val="20"/>
              </w:rPr>
              <w:t xml:space="preserve">  3</w:t>
            </w:r>
          </w:p>
        </w:tc>
        <w:tc>
          <w:tcPr>
            <w:tcW w:w="652" w:type="dxa"/>
          </w:tcPr>
          <w:p w14:paraId="746131CB" w14:textId="77777777" w:rsidR="00F20E4F" w:rsidRPr="002A27F6" w:rsidRDefault="00F20E4F">
            <w:pPr>
              <w:pStyle w:val="TableParagraph"/>
              <w:rPr>
                <w:sz w:val="20"/>
              </w:rPr>
            </w:pPr>
          </w:p>
        </w:tc>
        <w:tc>
          <w:tcPr>
            <w:tcW w:w="627" w:type="dxa"/>
          </w:tcPr>
          <w:p w14:paraId="4FC036B3" w14:textId="77777777" w:rsidR="00F20E4F" w:rsidRPr="002A27F6" w:rsidRDefault="00000000">
            <w:pPr>
              <w:pStyle w:val="TableParagraph"/>
              <w:rPr>
                <w:sz w:val="20"/>
              </w:rPr>
            </w:pPr>
            <w:r w:rsidRPr="002A27F6">
              <w:rPr>
                <w:sz w:val="20"/>
              </w:rPr>
              <w:t xml:space="preserve">   6</w:t>
            </w:r>
          </w:p>
        </w:tc>
        <w:tc>
          <w:tcPr>
            <w:tcW w:w="624" w:type="dxa"/>
          </w:tcPr>
          <w:p w14:paraId="1BFF57E8" w14:textId="77777777" w:rsidR="00F20E4F" w:rsidRPr="002A27F6" w:rsidRDefault="00000000">
            <w:pPr>
              <w:pStyle w:val="TableParagraph"/>
              <w:rPr>
                <w:sz w:val="20"/>
              </w:rPr>
            </w:pPr>
            <w:r w:rsidRPr="002A27F6">
              <w:rPr>
                <w:sz w:val="20"/>
              </w:rPr>
              <w:t xml:space="preserve">    3</w:t>
            </w:r>
          </w:p>
        </w:tc>
        <w:tc>
          <w:tcPr>
            <w:tcW w:w="626" w:type="dxa"/>
          </w:tcPr>
          <w:p w14:paraId="2DDC21D2" w14:textId="77777777" w:rsidR="00F20E4F" w:rsidRPr="002A27F6" w:rsidRDefault="00F20E4F">
            <w:pPr>
              <w:pStyle w:val="TableParagraph"/>
              <w:rPr>
                <w:sz w:val="20"/>
              </w:rPr>
            </w:pPr>
          </w:p>
        </w:tc>
        <w:tc>
          <w:tcPr>
            <w:tcW w:w="626" w:type="dxa"/>
          </w:tcPr>
          <w:p w14:paraId="710A3427" w14:textId="77777777" w:rsidR="00F20E4F" w:rsidRPr="002A27F6" w:rsidRDefault="00000000">
            <w:pPr>
              <w:pStyle w:val="TableParagraph"/>
              <w:rPr>
                <w:sz w:val="20"/>
              </w:rPr>
            </w:pPr>
            <w:r w:rsidRPr="002A27F6">
              <w:rPr>
                <w:sz w:val="20"/>
              </w:rPr>
              <w:t xml:space="preserve">  3</w:t>
            </w:r>
          </w:p>
        </w:tc>
        <w:tc>
          <w:tcPr>
            <w:tcW w:w="626" w:type="dxa"/>
          </w:tcPr>
          <w:p w14:paraId="2F7FA538" w14:textId="77777777" w:rsidR="00F20E4F" w:rsidRPr="002A27F6" w:rsidRDefault="00000000">
            <w:pPr>
              <w:pStyle w:val="TableParagraph"/>
              <w:rPr>
                <w:sz w:val="20"/>
              </w:rPr>
            </w:pPr>
            <w:r w:rsidRPr="002A27F6">
              <w:rPr>
                <w:sz w:val="20"/>
              </w:rPr>
              <w:t xml:space="preserve">  3</w:t>
            </w:r>
          </w:p>
        </w:tc>
        <w:tc>
          <w:tcPr>
            <w:tcW w:w="626" w:type="dxa"/>
          </w:tcPr>
          <w:p w14:paraId="4EF2224B" w14:textId="77777777" w:rsidR="00F20E4F" w:rsidRPr="002A27F6" w:rsidRDefault="00000000">
            <w:pPr>
              <w:pStyle w:val="TableParagraph"/>
              <w:rPr>
                <w:sz w:val="20"/>
              </w:rPr>
            </w:pPr>
            <w:r w:rsidRPr="002A27F6">
              <w:rPr>
                <w:sz w:val="20"/>
              </w:rPr>
              <w:t xml:space="preserve">  3</w:t>
            </w:r>
          </w:p>
        </w:tc>
        <w:tc>
          <w:tcPr>
            <w:tcW w:w="626" w:type="dxa"/>
          </w:tcPr>
          <w:p w14:paraId="3A1A85FE" w14:textId="77777777" w:rsidR="00F20E4F" w:rsidRPr="002A27F6" w:rsidRDefault="00000000">
            <w:pPr>
              <w:pStyle w:val="TableParagraph"/>
              <w:rPr>
                <w:sz w:val="20"/>
              </w:rPr>
            </w:pPr>
            <w:r w:rsidRPr="002A27F6">
              <w:rPr>
                <w:sz w:val="20"/>
              </w:rPr>
              <w:t xml:space="preserve">    3</w:t>
            </w:r>
          </w:p>
        </w:tc>
        <w:tc>
          <w:tcPr>
            <w:tcW w:w="627" w:type="dxa"/>
          </w:tcPr>
          <w:p w14:paraId="26932696" w14:textId="77777777" w:rsidR="00F20E4F" w:rsidRPr="002A27F6" w:rsidRDefault="00F20E4F">
            <w:pPr>
              <w:pStyle w:val="TableParagraph"/>
              <w:rPr>
                <w:sz w:val="20"/>
              </w:rPr>
            </w:pPr>
          </w:p>
        </w:tc>
        <w:tc>
          <w:tcPr>
            <w:tcW w:w="626" w:type="dxa"/>
          </w:tcPr>
          <w:p w14:paraId="763BFCA4" w14:textId="77777777" w:rsidR="00F20E4F" w:rsidRPr="002A27F6" w:rsidRDefault="00F20E4F">
            <w:pPr>
              <w:pStyle w:val="TableParagraph"/>
              <w:rPr>
                <w:sz w:val="20"/>
              </w:rPr>
            </w:pPr>
          </w:p>
        </w:tc>
        <w:tc>
          <w:tcPr>
            <w:tcW w:w="626" w:type="dxa"/>
          </w:tcPr>
          <w:p w14:paraId="76580999" w14:textId="77777777" w:rsidR="00F20E4F" w:rsidRPr="002A27F6" w:rsidRDefault="00F20E4F">
            <w:pPr>
              <w:pStyle w:val="TableParagraph"/>
              <w:rPr>
                <w:sz w:val="20"/>
              </w:rPr>
            </w:pPr>
          </w:p>
        </w:tc>
        <w:tc>
          <w:tcPr>
            <w:tcW w:w="626" w:type="dxa"/>
          </w:tcPr>
          <w:p w14:paraId="2A7533AF" w14:textId="77777777" w:rsidR="00F20E4F" w:rsidRPr="002A27F6" w:rsidRDefault="00000000">
            <w:pPr>
              <w:pStyle w:val="TableParagraph"/>
              <w:rPr>
                <w:sz w:val="20"/>
              </w:rPr>
            </w:pPr>
            <w:r w:rsidRPr="002A27F6">
              <w:rPr>
                <w:sz w:val="20"/>
              </w:rPr>
              <w:t xml:space="preserve">   3</w:t>
            </w:r>
          </w:p>
        </w:tc>
        <w:tc>
          <w:tcPr>
            <w:tcW w:w="683" w:type="dxa"/>
          </w:tcPr>
          <w:p w14:paraId="6D4C9936" w14:textId="77777777" w:rsidR="00F20E4F" w:rsidRPr="002A27F6" w:rsidRDefault="00F20E4F">
            <w:pPr>
              <w:pStyle w:val="TableParagraph"/>
              <w:rPr>
                <w:sz w:val="20"/>
              </w:rPr>
            </w:pPr>
          </w:p>
        </w:tc>
      </w:tr>
      <w:tr w:rsidR="00F20E4F" w:rsidRPr="002A27F6" w14:paraId="52733FA3" w14:textId="77777777">
        <w:trPr>
          <w:trHeight w:val="275"/>
        </w:trPr>
        <w:tc>
          <w:tcPr>
            <w:tcW w:w="851" w:type="dxa"/>
          </w:tcPr>
          <w:p w14:paraId="17A96E01" w14:textId="77777777" w:rsidR="00F20E4F" w:rsidRPr="002A27F6" w:rsidRDefault="00000000">
            <w:pPr>
              <w:pStyle w:val="TableParagraph"/>
              <w:spacing w:before="36" w:line="217" w:lineRule="exact"/>
              <w:ind w:left="107"/>
              <w:rPr>
                <w:sz w:val="20"/>
              </w:rPr>
            </w:pPr>
            <w:r w:rsidRPr="002A27F6">
              <w:rPr>
                <w:sz w:val="20"/>
              </w:rPr>
              <w:t>CO4</w:t>
            </w:r>
          </w:p>
        </w:tc>
        <w:tc>
          <w:tcPr>
            <w:tcW w:w="709" w:type="dxa"/>
          </w:tcPr>
          <w:p w14:paraId="59EDCC2B" w14:textId="77777777" w:rsidR="00F20E4F" w:rsidRPr="002A27F6" w:rsidRDefault="00000000">
            <w:pPr>
              <w:pStyle w:val="TableParagraph"/>
              <w:rPr>
                <w:sz w:val="20"/>
              </w:rPr>
            </w:pPr>
            <w:r w:rsidRPr="002A27F6">
              <w:rPr>
                <w:sz w:val="20"/>
              </w:rPr>
              <w:t xml:space="preserve">  6</w:t>
            </w:r>
          </w:p>
        </w:tc>
        <w:tc>
          <w:tcPr>
            <w:tcW w:w="652" w:type="dxa"/>
          </w:tcPr>
          <w:p w14:paraId="12BE631E" w14:textId="77777777" w:rsidR="00F20E4F" w:rsidRPr="002A27F6" w:rsidRDefault="00000000">
            <w:pPr>
              <w:pStyle w:val="TableParagraph"/>
              <w:rPr>
                <w:sz w:val="20"/>
              </w:rPr>
            </w:pPr>
            <w:r w:rsidRPr="002A27F6">
              <w:rPr>
                <w:sz w:val="20"/>
              </w:rPr>
              <w:t xml:space="preserve">    4</w:t>
            </w:r>
          </w:p>
        </w:tc>
        <w:tc>
          <w:tcPr>
            <w:tcW w:w="627" w:type="dxa"/>
          </w:tcPr>
          <w:p w14:paraId="2CED330B" w14:textId="77777777" w:rsidR="00F20E4F" w:rsidRPr="002A27F6" w:rsidRDefault="00000000">
            <w:pPr>
              <w:pStyle w:val="TableParagraph"/>
              <w:rPr>
                <w:sz w:val="20"/>
              </w:rPr>
            </w:pPr>
            <w:r w:rsidRPr="002A27F6">
              <w:rPr>
                <w:sz w:val="20"/>
              </w:rPr>
              <w:t xml:space="preserve">   3</w:t>
            </w:r>
          </w:p>
        </w:tc>
        <w:tc>
          <w:tcPr>
            <w:tcW w:w="624" w:type="dxa"/>
          </w:tcPr>
          <w:p w14:paraId="22CBE8DE" w14:textId="77777777" w:rsidR="00F20E4F" w:rsidRPr="002A27F6" w:rsidRDefault="00000000">
            <w:pPr>
              <w:pStyle w:val="TableParagraph"/>
              <w:rPr>
                <w:sz w:val="20"/>
              </w:rPr>
            </w:pPr>
            <w:r w:rsidRPr="002A27F6">
              <w:rPr>
                <w:sz w:val="20"/>
              </w:rPr>
              <w:t xml:space="preserve">    3</w:t>
            </w:r>
          </w:p>
        </w:tc>
        <w:tc>
          <w:tcPr>
            <w:tcW w:w="626" w:type="dxa"/>
          </w:tcPr>
          <w:p w14:paraId="03B14526" w14:textId="77777777" w:rsidR="00F20E4F" w:rsidRPr="002A27F6" w:rsidRDefault="00F20E4F">
            <w:pPr>
              <w:pStyle w:val="TableParagraph"/>
              <w:rPr>
                <w:sz w:val="20"/>
              </w:rPr>
            </w:pPr>
          </w:p>
        </w:tc>
        <w:tc>
          <w:tcPr>
            <w:tcW w:w="626" w:type="dxa"/>
          </w:tcPr>
          <w:p w14:paraId="42B674A2" w14:textId="77777777" w:rsidR="00F20E4F" w:rsidRPr="002A27F6" w:rsidRDefault="00000000">
            <w:pPr>
              <w:pStyle w:val="TableParagraph"/>
              <w:rPr>
                <w:sz w:val="20"/>
              </w:rPr>
            </w:pPr>
            <w:r w:rsidRPr="002A27F6">
              <w:rPr>
                <w:sz w:val="20"/>
              </w:rPr>
              <w:t xml:space="preserve">  3</w:t>
            </w:r>
          </w:p>
        </w:tc>
        <w:tc>
          <w:tcPr>
            <w:tcW w:w="626" w:type="dxa"/>
          </w:tcPr>
          <w:p w14:paraId="6CA53CAC" w14:textId="77777777" w:rsidR="00F20E4F" w:rsidRPr="002A27F6" w:rsidRDefault="00000000">
            <w:pPr>
              <w:pStyle w:val="TableParagraph"/>
              <w:rPr>
                <w:sz w:val="20"/>
              </w:rPr>
            </w:pPr>
            <w:r w:rsidRPr="002A27F6">
              <w:rPr>
                <w:sz w:val="20"/>
              </w:rPr>
              <w:t xml:space="preserve">  2</w:t>
            </w:r>
          </w:p>
        </w:tc>
        <w:tc>
          <w:tcPr>
            <w:tcW w:w="626" w:type="dxa"/>
          </w:tcPr>
          <w:p w14:paraId="1A1579D0" w14:textId="77777777" w:rsidR="00F20E4F" w:rsidRPr="002A27F6" w:rsidRDefault="00F20E4F">
            <w:pPr>
              <w:pStyle w:val="TableParagraph"/>
              <w:rPr>
                <w:sz w:val="20"/>
              </w:rPr>
            </w:pPr>
          </w:p>
        </w:tc>
        <w:tc>
          <w:tcPr>
            <w:tcW w:w="626" w:type="dxa"/>
          </w:tcPr>
          <w:p w14:paraId="44EEE69F" w14:textId="77777777" w:rsidR="00F20E4F" w:rsidRPr="002A27F6" w:rsidRDefault="00000000">
            <w:pPr>
              <w:pStyle w:val="TableParagraph"/>
              <w:rPr>
                <w:sz w:val="20"/>
              </w:rPr>
            </w:pPr>
            <w:r w:rsidRPr="002A27F6">
              <w:rPr>
                <w:sz w:val="20"/>
              </w:rPr>
              <w:t xml:space="preserve">    6</w:t>
            </w:r>
          </w:p>
        </w:tc>
        <w:tc>
          <w:tcPr>
            <w:tcW w:w="627" w:type="dxa"/>
          </w:tcPr>
          <w:p w14:paraId="1C12353C" w14:textId="77777777" w:rsidR="00F20E4F" w:rsidRPr="002A27F6" w:rsidRDefault="00000000">
            <w:pPr>
              <w:pStyle w:val="TableParagraph"/>
              <w:rPr>
                <w:sz w:val="20"/>
              </w:rPr>
            </w:pPr>
            <w:r w:rsidRPr="002A27F6">
              <w:rPr>
                <w:sz w:val="20"/>
              </w:rPr>
              <w:t xml:space="preserve">  3</w:t>
            </w:r>
          </w:p>
        </w:tc>
        <w:tc>
          <w:tcPr>
            <w:tcW w:w="626" w:type="dxa"/>
          </w:tcPr>
          <w:p w14:paraId="0190FF9D" w14:textId="77777777" w:rsidR="00F20E4F" w:rsidRPr="002A27F6" w:rsidRDefault="00F20E4F">
            <w:pPr>
              <w:pStyle w:val="TableParagraph"/>
              <w:rPr>
                <w:sz w:val="20"/>
              </w:rPr>
            </w:pPr>
          </w:p>
        </w:tc>
        <w:tc>
          <w:tcPr>
            <w:tcW w:w="626" w:type="dxa"/>
          </w:tcPr>
          <w:p w14:paraId="32AAE215" w14:textId="77777777" w:rsidR="00F20E4F" w:rsidRPr="002A27F6" w:rsidRDefault="00F20E4F">
            <w:pPr>
              <w:pStyle w:val="TableParagraph"/>
              <w:rPr>
                <w:sz w:val="20"/>
              </w:rPr>
            </w:pPr>
          </w:p>
        </w:tc>
        <w:tc>
          <w:tcPr>
            <w:tcW w:w="626" w:type="dxa"/>
          </w:tcPr>
          <w:p w14:paraId="60B0145F" w14:textId="77777777" w:rsidR="00F20E4F" w:rsidRPr="002A27F6" w:rsidRDefault="00000000">
            <w:pPr>
              <w:pStyle w:val="TableParagraph"/>
              <w:rPr>
                <w:sz w:val="20"/>
              </w:rPr>
            </w:pPr>
            <w:r w:rsidRPr="002A27F6">
              <w:rPr>
                <w:sz w:val="20"/>
              </w:rPr>
              <w:t xml:space="preserve">   2        </w:t>
            </w:r>
          </w:p>
        </w:tc>
        <w:tc>
          <w:tcPr>
            <w:tcW w:w="683" w:type="dxa"/>
          </w:tcPr>
          <w:p w14:paraId="5E0A768F" w14:textId="77777777" w:rsidR="00F20E4F" w:rsidRPr="002A27F6" w:rsidRDefault="00000000">
            <w:pPr>
              <w:pStyle w:val="TableParagraph"/>
              <w:rPr>
                <w:sz w:val="20"/>
              </w:rPr>
            </w:pPr>
            <w:r w:rsidRPr="002A27F6">
              <w:rPr>
                <w:sz w:val="20"/>
              </w:rPr>
              <w:t xml:space="preserve">  2</w:t>
            </w:r>
          </w:p>
        </w:tc>
      </w:tr>
      <w:tr w:rsidR="00F20E4F" w:rsidRPr="002A27F6" w14:paraId="6ED7DE48" w14:textId="77777777">
        <w:trPr>
          <w:trHeight w:val="277"/>
        </w:trPr>
        <w:tc>
          <w:tcPr>
            <w:tcW w:w="851" w:type="dxa"/>
          </w:tcPr>
          <w:p w14:paraId="2A5D3B70" w14:textId="77777777" w:rsidR="00F20E4F" w:rsidRPr="002A27F6" w:rsidRDefault="00000000">
            <w:pPr>
              <w:pStyle w:val="TableParagraph"/>
              <w:spacing w:before="38" w:line="217" w:lineRule="exact"/>
              <w:ind w:left="107"/>
              <w:rPr>
                <w:sz w:val="20"/>
              </w:rPr>
            </w:pPr>
            <w:r w:rsidRPr="002A27F6">
              <w:rPr>
                <w:sz w:val="20"/>
              </w:rPr>
              <w:t>CO5</w:t>
            </w:r>
          </w:p>
        </w:tc>
        <w:tc>
          <w:tcPr>
            <w:tcW w:w="709" w:type="dxa"/>
          </w:tcPr>
          <w:p w14:paraId="55BE0EC1" w14:textId="77777777" w:rsidR="00F20E4F" w:rsidRPr="002A27F6" w:rsidRDefault="00F20E4F">
            <w:pPr>
              <w:pStyle w:val="TableParagraph"/>
              <w:rPr>
                <w:sz w:val="20"/>
              </w:rPr>
            </w:pPr>
          </w:p>
        </w:tc>
        <w:tc>
          <w:tcPr>
            <w:tcW w:w="652" w:type="dxa"/>
          </w:tcPr>
          <w:p w14:paraId="7748DE7F" w14:textId="77777777" w:rsidR="00F20E4F" w:rsidRPr="002A27F6" w:rsidRDefault="00F20E4F">
            <w:pPr>
              <w:pStyle w:val="TableParagraph"/>
              <w:rPr>
                <w:sz w:val="20"/>
              </w:rPr>
            </w:pPr>
          </w:p>
        </w:tc>
        <w:tc>
          <w:tcPr>
            <w:tcW w:w="627" w:type="dxa"/>
          </w:tcPr>
          <w:p w14:paraId="418CACEA" w14:textId="77777777" w:rsidR="00F20E4F" w:rsidRPr="002A27F6" w:rsidRDefault="00F20E4F">
            <w:pPr>
              <w:pStyle w:val="TableParagraph"/>
              <w:rPr>
                <w:sz w:val="20"/>
              </w:rPr>
            </w:pPr>
          </w:p>
        </w:tc>
        <w:tc>
          <w:tcPr>
            <w:tcW w:w="624" w:type="dxa"/>
          </w:tcPr>
          <w:p w14:paraId="4CD273BC" w14:textId="77777777" w:rsidR="00F20E4F" w:rsidRPr="002A27F6" w:rsidRDefault="00000000">
            <w:pPr>
              <w:pStyle w:val="TableParagraph"/>
              <w:rPr>
                <w:sz w:val="20"/>
              </w:rPr>
            </w:pPr>
            <w:r w:rsidRPr="002A27F6">
              <w:rPr>
                <w:sz w:val="20"/>
              </w:rPr>
              <w:t xml:space="preserve">    3</w:t>
            </w:r>
          </w:p>
        </w:tc>
        <w:tc>
          <w:tcPr>
            <w:tcW w:w="626" w:type="dxa"/>
          </w:tcPr>
          <w:p w14:paraId="40AECE43" w14:textId="77777777" w:rsidR="00F20E4F" w:rsidRPr="002A27F6" w:rsidRDefault="00F20E4F">
            <w:pPr>
              <w:pStyle w:val="TableParagraph"/>
              <w:rPr>
                <w:sz w:val="20"/>
              </w:rPr>
            </w:pPr>
          </w:p>
        </w:tc>
        <w:tc>
          <w:tcPr>
            <w:tcW w:w="626" w:type="dxa"/>
          </w:tcPr>
          <w:p w14:paraId="0D2BA773" w14:textId="77777777" w:rsidR="00F20E4F" w:rsidRPr="002A27F6" w:rsidRDefault="00000000">
            <w:pPr>
              <w:pStyle w:val="TableParagraph"/>
              <w:rPr>
                <w:sz w:val="20"/>
              </w:rPr>
            </w:pPr>
            <w:r w:rsidRPr="002A27F6">
              <w:rPr>
                <w:sz w:val="20"/>
              </w:rPr>
              <w:t xml:space="preserve">  3</w:t>
            </w:r>
          </w:p>
        </w:tc>
        <w:tc>
          <w:tcPr>
            <w:tcW w:w="626" w:type="dxa"/>
          </w:tcPr>
          <w:p w14:paraId="5EC3A8B6" w14:textId="77777777" w:rsidR="00F20E4F" w:rsidRPr="002A27F6" w:rsidRDefault="00000000">
            <w:pPr>
              <w:pStyle w:val="TableParagraph"/>
              <w:rPr>
                <w:sz w:val="20"/>
              </w:rPr>
            </w:pPr>
            <w:r w:rsidRPr="002A27F6">
              <w:rPr>
                <w:sz w:val="20"/>
              </w:rPr>
              <w:t xml:space="preserve">  3</w:t>
            </w:r>
          </w:p>
        </w:tc>
        <w:tc>
          <w:tcPr>
            <w:tcW w:w="626" w:type="dxa"/>
          </w:tcPr>
          <w:p w14:paraId="132C4854" w14:textId="77777777" w:rsidR="00F20E4F" w:rsidRPr="002A27F6" w:rsidRDefault="00000000">
            <w:pPr>
              <w:pStyle w:val="TableParagraph"/>
              <w:rPr>
                <w:sz w:val="20"/>
              </w:rPr>
            </w:pPr>
            <w:r w:rsidRPr="002A27F6">
              <w:rPr>
                <w:sz w:val="20"/>
              </w:rPr>
              <w:t xml:space="preserve">  2</w:t>
            </w:r>
          </w:p>
        </w:tc>
        <w:tc>
          <w:tcPr>
            <w:tcW w:w="626" w:type="dxa"/>
          </w:tcPr>
          <w:p w14:paraId="24DF7BCF" w14:textId="77777777" w:rsidR="00F20E4F" w:rsidRPr="002A27F6" w:rsidRDefault="00000000">
            <w:pPr>
              <w:pStyle w:val="TableParagraph"/>
              <w:rPr>
                <w:sz w:val="20"/>
              </w:rPr>
            </w:pPr>
            <w:r w:rsidRPr="002A27F6">
              <w:rPr>
                <w:sz w:val="20"/>
              </w:rPr>
              <w:t xml:space="preserve">    2</w:t>
            </w:r>
          </w:p>
        </w:tc>
        <w:tc>
          <w:tcPr>
            <w:tcW w:w="627" w:type="dxa"/>
          </w:tcPr>
          <w:p w14:paraId="2C9D7E01" w14:textId="77777777" w:rsidR="00F20E4F" w:rsidRPr="002A27F6" w:rsidRDefault="00F20E4F">
            <w:pPr>
              <w:pStyle w:val="TableParagraph"/>
              <w:rPr>
                <w:sz w:val="20"/>
              </w:rPr>
            </w:pPr>
          </w:p>
        </w:tc>
        <w:tc>
          <w:tcPr>
            <w:tcW w:w="626" w:type="dxa"/>
          </w:tcPr>
          <w:p w14:paraId="30F7C2FB" w14:textId="77777777" w:rsidR="00F20E4F" w:rsidRPr="002A27F6" w:rsidRDefault="00000000">
            <w:pPr>
              <w:pStyle w:val="TableParagraph"/>
              <w:rPr>
                <w:sz w:val="20"/>
              </w:rPr>
            </w:pPr>
            <w:r w:rsidRPr="002A27F6">
              <w:rPr>
                <w:sz w:val="20"/>
              </w:rPr>
              <w:t xml:space="preserve">  3</w:t>
            </w:r>
          </w:p>
        </w:tc>
        <w:tc>
          <w:tcPr>
            <w:tcW w:w="626" w:type="dxa"/>
          </w:tcPr>
          <w:p w14:paraId="2BFFF020" w14:textId="77777777" w:rsidR="00F20E4F" w:rsidRPr="002A27F6" w:rsidRDefault="00000000">
            <w:pPr>
              <w:pStyle w:val="TableParagraph"/>
              <w:rPr>
                <w:sz w:val="20"/>
              </w:rPr>
            </w:pPr>
            <w:r w:rsidRPr="002A27F6">
              <w:rPr>
                <w:sz w:val="20"/>
              </w:rPr>
              <w:t xml:space="preserve">    1</w:t>
            </w:r>
          </w:p>
        </w:tc>
        <w:tc>
          <w:tcPr>
            <w:tcW w:w="626" w:type="dxa"/>
          </w:tcPr>
          <w:p w14:paraId="14ABC668" w14:textId="77777777" w:rsidR="00F20E4F" w:rsidRPr="002A27F6" w:rsidRDefault="00F20E4F">
            <w:pPr>
              <w:pStyle w:val="TableParagraph"/>
              <w:rPr>
                <w:sz w:val="20"/>
              </w:rPr>
            </w:pPr>
          </w:p>
        </w:tc>
        <w:tc>
          <w:tcPr>
            <w:tcW w:w="683" w:type="dxa"/>
          </w:tcPr>
          <w:p w14:paraId="1CE741E6" w14:textId="77777777" w:rsidR="00F20E4F" w:rsidRPr="002A27F6" w:rsidRDefault="00F20E4F">
            <w:pPr>
              <w:pStyle w:val="TableParagraph"/>
              <w:rPr>
                <w:sz w:val="20"/>
              </w:rPr>
            </w:pPr>
          </w:p>
        </w:tc>
      </w:tr>
      <w:tr w:rsidR="00F20E4F" w:rsidRPr="002A27F6" w14:paraId="226A6658" w14:textId="77777777">
        <w:trPr>
          <w:trHeight w:val="275"/>
        </w:trPr>
        <w:tc>
          <w:tcPr>
            <w:tcW w:w="851" w:type="dxa"/>
          </w:tcPr>
          <w:p w14:paraId="6A77662B" w14:textId="77777777" w:rsidR="00F20E4F" w:rsidRPr="002A27F6" w:rsidRDefault="00000000">
            <w:pPr>
              <w:pStyle w:val="TableParagraph"/>
              <w:spacing w:before="36" w:line="217" w:lineRule="exact"/>
              <w:ind w:left="107"/>
              <w:rPr>
                <w:sz w:val="20"/>
              </w:rPr>
            </w:pPr>
            <w:r w:rsidRPr="002A27F6">
              <w:rPr>
                <w:sz w:val="20"/>
              </w:rPr>
              <w:t>CO6</w:t>
            </w:r>
          </w:p>
        </w:tc>
        <w:tc>
          <w:tcPr>
            <w:tcW w:w="709" w:type="dxa"/>
          </w:tcPr>
          <w:p w14:paraId="01975CC3" w14:textId="77777777" w:rsidR="00F20E4F" w:rsidRPr="002A27F6" w:rsidRDefault="00000000">
            <w:pPr>
              <w:pStyle w:val="TableParagraph"/>
              <w:rPr>
                <w:sz w:val="20"/>
              </w:rPr>
            </w:pPr>
            <w:r w:rsidRPr="002A27F6">
              <w:rPr>
                <w:sz w:val="20"/>
              </w:rPr>
              <w:t xml:space="preserve">  3</w:t>
            </w:r>
          </w:p>
        </w:tc>
        <w:tc>
          <w:tcPr>
            <w:tcW w:w="652" w:type="dxa"/>
          </w:tcPr>
          <w:p w14:paraId="26CE4FDA" w14:textId="77777777" w:rsidR="00F20E4F" w:rsidRPr="002A27F6" w:rsidRDefault="00000000">
            <w:pPr>
              <w:pStyle w:val="TableParagraph"/>
              <w:rPr>
                <w:sz w:val="20"/>
              </w:rPr>
            </w:pPr>
            <w:r w:rsidRPr="002A27F6">
              <w:rPr>
                <w:sz w:val="20"/>
              </w:rPr>
              <w:t xml:space="preserve">    4</w:t>
            </w:r>
          </w:p>
        </w:tc>
        <w:tc>
          <w:tcPr>
            <w:tcW w:w="627" w:type="dxa"/>
          </w:tcPr>
          <w:p w14:paraId="53DA1BB6" w14:textId="77777777" w:rsidR="00F20E4F" w:rsidRPr="002A27F6" w:rsidRDefault="00000000">
            <w:pPr>
              <w:pStyle w:val="TableParagraph"/>
              <w:rPr>
                <w:sz w:val="20"/>
              </w:rPr>
            </w:pPr>
            <w:r w:rsidRPr="002A27F6">
              <w:rPr>
                <w:sz w:val="20"/>
              </w:rPr>
              <w:t xml:space="preserve">   3</w:t>
            </w:r>
          </w:p>
        </w:tc>
        <w:tc>
          <w:tcPr>
            <w:tcW w:w="624" w:type="dxa"/>
          </w:tcPr>
          <w:p w14:paraId="7165FF53" w14:textId="77777777" w:rsidR="00F20E4F" w:rsidRPr="002A27F6" w:rsidRDefault="00000000">
            <w:pPr>
              <w:pStyle w:val="TableParagraph"/>
              <w:rPr>
                <w:sz w:val="20"/>
              </w:rPr>
            </w:pPr>
            <w:r w:rsidRPr="002A27F6">
              <w:rPr>
                <w:sz w:val="20"/>
              </w:rPr>
              <w:t xml:space="preserve">    3</w:t>
            </w:r>
          </w:p>
        </w:tc>
        <w:tc>
          <w:tcPr>
            <w:tcW w:w="626" w:type="dxa"/>
          </w:tcPr>
          <w:p w14:paraId="71011261" w14:textId="77777777" w:rsidR="00F20E4F" w:rsidRPr="002A27F6" w:rsidRDefault="00F20E4F">
            <w:pPr>
              <w:pStyle w:val="TableParagraph"/>
              <w:rPr>
                <w:sz w:val="20"/>
              </w:rPr>
            </w:pPr>
          </w:p>
        </w:tc>
        <w:tc>
          <w:tcPr>
            <w:tcW w:w="626" w:type="dxa"/>
          </w:tcPr>
          <w:p w14:paraId="512AFD90" w14:textId="77777777" w:rsidR="00F20E4F" w:rsidRPr="002A27F6" w:rsidRDefault="00F20E4F">
            <w:pPr>
              <w:pStyle w:val="TableParagraph"/>
              <w:rPr>
                <w:sz w:val="20"/>
              </w:rPr>
            </w:pPr>
          </w:p>
        </w:tc>
        <w:tc>
          <w:tcPr>
            <w:tcW w:w="626" w:type="dxa"/>
          </w:tcPr>
          <w:p w14:paraId="794E4D8F" w14:textId="77777777" w:rsidR="00F20E4F" w:rsidRPr="002A27F6" w:rsidRDefault="00F20E4F">
            <w:pPr>
              <w:pStyle w:val="TableParagraph"/>
              <w:rPr>
                <w:sz w:val="20"/>
              </w:rPr>
            </w:pPr>
          </w:p>
        </w:tc>
        <w:tc>
          <w:tcPr>
            <w:tcW w:w="626" w:type="dxa"/>
          </w:tcPr>
          <w:p w14:paraId="4C025565" w14:textId="77777777" w:rsidR="00F20E4F" w:rsidRPr="002A27F6" w:rsidRDefault="00F20E4F">
            <w:pPr>
              <w:pStyle w:val="TableParagraph"/>
              <w:rPr>
                <w:sz w:val="20"/>
              </w:rPr>
            </w:pPr>
          </w:p>
        </w:tc>
        <w:tc>
          <w:tcPr>
            <w:tcW w:w="626" w:type="dxa"/>
          </w:tcPr>
          <w:p w14:paraId="1092D3A5" w14:textId="77777777" w:rsidR="00F20E4F" w:rsidRPr="002A27F6" w:rsidRDefault="00F20E4F">
            <w:pPr>
              <w:pStyle w:val="TableParagraph"/>
              <w:rPr>
                <w:sz w:val="20"/>
              </w:rPr>
            </w:pPr>
          </w:p>
        </w:tc>
        <w:tc>
          <w:tcPr>
            <w:tcW w:w="627" w:type="dxa"/>
          </w:tcPr>
          <w:p w14:paraId="6BCE0D26" w14:textId="77777777" w:rsidR="00F20E4F" w:rsidRPr="002A27F6" w:rsidRDefault="00F20E4F">
            <w:pPr>
              <w:pStyle w:val="TableParagraph"/>
              <w:rPr>
                <w:sz w:val="20"/>
              </w:rPr>
            </w:pPr>
          </w:p>
        </w:tc>
        <w:tc>
          <w:tcPr>
            <w:tcW w:w="626" w:type="dxa"/>
          </w:tcPr>
          <w:p w14:paraId="5ADB4B16" w14:textId="77777777" w:rsidR="00F20E4F" w:rsidRPr="002A27F6" w:rsidRDefault="00F20E4F">
            <w:pPr>
              <w:pStyle w:val="TableParagraph"/>
              <w:rPr>
                <w:sz w:val="20"/>
              </w:rPr>
            </w:pPr>
          </w:p>
        </w:tc>
        <w:tc>
          <w:tcPr>
            <w:tcW w:w="626" w:type="dxa"/>
          </w:tcPr>
          <w:p w14:paraId="29DC7491" w14:textId="77777777" w:rsidR="00F20E4F" w:rsidRPr="002A27F6" w:rsidRDefault="00F20E4F">
            <w:pPr>
              <w:pStyle w:val="TableParagraph"/>
              <w:rPr>
                <w:sz w:val="20"/>
              </w:rPr>
            </w:pPr>
          </w:p>
        </w:tc>
        <w:tc>
          <w:tcPr>
            <w:tcW w:w="626" w:type="dxa"/>
          </w:tcPr>
          <w:p w14:paraId="0970B5E5" w14:textId="77777777" w:rsidR="00F20E4F" w:rsidRPr="002A27F6" w:rsidRDefault="00000000">
            <w:pPr>
              <w:pStyle w:val="TableParagraph"/>
              <w:rPr>
                <w:sz w:val="20"/>
              </w:rPr>
            </w:pPr>
            <w:r w:rsidRPr="002A27F6">
              <w:rPr>
                <w:sz w:val="20"/>
              </w:rPr>
              <w:t xml:space="preserve">   2</w:t>
            </w:r>
          </w:p>
        </w:tc>
        <w:tc>
          <w:tcPr>
            <w:tcW w:w="683" w:type="dxa"/>
          </w:tcPr>
          <w:p w14:paraId="43FED627" w14:textId="77777777" w:rsidR="00F20E4F" w:rsidRPr="002A27F6" w:rsidRDefault="00000000">
            <w:pPr>
              <w:pStyle w:val="TableParagraph"/>
              <w:rPr>
                <w:sz w:val="20"/>
              </w:rPr>
            </w:pPr>
            <w:r w:rsidRPr="002A27F6">
              <w:rPr>
                <w:sz w:val="20"/>
              </w:rPr>
              <w:t xml:space="preserve">  1</w:t>
            </w:r>
          </w:p>
        </w:tc>
      </w:tr>
      <w:tr w:rsidR="00F20E4F" w:rsidRPr="002A27F6" w14:paraId="0276AE97" w14:textId="77777777">
        <w:trPr>
          <w:trHeight w:val="275"/>
        </w:trPr>
        <w:tc>
          <w:tcPr>
            <w:tcW w:w="851" w:type="dxa"/>
          </w:tcPr>
          <w:p w14:paraId="66E4FF14" w14:textId="77777777" w:rsidR="00F20E4F" w:rsidRPr="002A27F6" w:rsidRDefault="00000000">
            <w:pPr>
              <w:pStyle w:val="TableParagraph"/>
              <w:spacing w:before="36" w:line="217" w:lineRule="exact"/>
              <w:ind w:left="107"/>
              <w:rPr>
                <w:sz w:val="20"/>
              </w:rPr>
            </w:pPr>
            <w:r w:rsidRPr="002A27F6">
              <w:rPr>
                <w:sz w:val="20"/>
              </w:rPr>
              <w:t>CO7</w:t>
            </w:r>
          </w:p>
        </w:tc>
        <w:tc>
          <w:tcPr>
            <w:tcW w:w="709" w:type="dxa"/>
          </w:tcPr>
          <w:p w14:paraId="7A1A9C8C" w14:textId="77777777" w:rsidR="00F20E4F" w:rsidRPr="002A27F6" w:rsidRDefault="00000000">
            <w:pPr>
              <w:pStyle w:val="TableParagraph"/>
              <w:rPr>
                <w:sz w:val="20"/>
              </w:rPr>
            </w:pPr>
            <w:r w:rsidRPr="002A27F6">
              <w:rPr>
                <w:sz w:val="20"/>
              </w:rPr>
              <w:t xml:space="preserve">  3</w:t>
            </w:r>
          </w:p>
        </w:tc>
        <w:tc>
          <w:tcPr>
            <w:tcW w:w="652" w:type="dxa"/>
          </w:tcPr>
          <w:p w14:paraId="69F4917B" w14:textId="77777777" w:rsidR="00F20E4F" w:rsidRPr="002A27F6" w:rsidRDefault="00000000">
            <w:pPr>
              <w:pStyle w:val="TableParagraph"/>
              <w:rPr>
                <w:sz w:val="20"/>
              </w:rPr>
            </w:pPr>
            <w:r w:rsidRPr="002A27F6">
              <w:rPr>
                <w:sz w:val="20"/>
              </w:rPr>
              <w:t xml:space="preserve">    2</w:t>
            </w:r>
          </w:p>
        </w:tc>
        <w:tc>
          <w:tcPr>
            <w:tcW w:w="627" w:type="dxa"/>
          </w:tcPr>
          <w:p w14:paraId="667E07CE" w14:textId="77777777" w:rsidR="00F20E4F" w:rsidRPr="002A27F6" w:rsidRDefault="00000000">
            <w:pPr>
              <w:pStyle w:val="TableParagraph"/>
              <w:rPr>
                <w:sz w:val="20"/>
              </w:rPr>
            </w:pPr>
            <w:r w:rsidRPr="002A27F6">
              <w:rPr>
                <w:sz w:val="20"/>
              </w:rPr>
              <w:t xml:space="preserve">   3</w:t>
            </w:r>
          </w:p>
        </w:tc>
        <w:tc>
          <w:tcPr>
            <w:tcW w:w="624" w:type="dxa"/>
          </w:tcPr>
          <w:p w14:paraId="0BFE47CD" w14:textId="77777777" w:rsidR="00F20E4F" w:rsidRPr="002A27F6" w:rsidRDefault="00F20E4F">
            <w:pPr>
              <w:pStyle w:val="TableParagraph"/>
              <w:rPr>
                <w:sz w:val="20"/>
              </w:rPr>
            </w:pPr>
          </w:p>
        </w:tc>
        <w:tc>
          <w:tcPr>
            <w:tcW w:w="626" w:type="dxa"/>
          </w:tcPr>
          <w:p w14:paraId="35152E68" w14:textId="77777777" w:rsidR="00F20E4F" w:rsidRPr="002A27F6" w:rsidRDefault="00000000">
            <w:pPr>
              <w:pStyle w:val="TableParagraph"/>
              <w:rPr>
                <w:sz w:val="20"/>
              </w:rPr>
            </w:pPr>
            <w:r w:rsidRPr="002A27F6">
              <w:rPr>
                <w:sz w:val="20"/>
              </w:rPr>
              <w:t xml:space="preserve">   3</w:t>
            </w:r>
          </w:p>
        </w:tc>
        <w:tc>
          <w:tcPr>
            <w:tcW w:w="626" w:type="dxa"/>
          </w:tcPr>
          <w:p w14:paraId="08A228B2" w14:textId="77777777" w:rsidR="00F20E4F" w:rsidRPr="002A27F6" w:rsidRDefault="00F20E4F">
            <w:pPr>
              <w:pStyle w:val="TableParagraph"/>
              <w:rPr>
                <w:sz w:val="20"/>
              </w:rPr>
            </w:pPr>
          </w:p>
        </w:tc>
        <w:tc>
          <w:tcPr>
            <w:tcW w:w="626" w:type="dxa"/>
          </w:tcPr>
          <w:p w14:paraId="4FFFF121" w14:textId="77777777" w:rsidR="00F20E4F" w:rsidRPr="002A27F6" w:rsidRDefault="00F20E4F">
            <w:pPr>
              <w:pStyle w:val="TableParagraph"/>
              <w:rPr>
                <w:sz w:val="20"/>
              </w:rPr>
            </w:pPr>
          </w:p>
        </w:tc>
        <w:tc>
          <w:tcPr>
            <w:tcW w:w="626" w:type="dxa"/>
          </w:tcPr>
          <w:p w14:paraId="28D26F3C" w14:textId="77777777" w:rsidR="00F20E4F" w:rsidRPr="002A27F6" w:rsidRDefault="00F20E4F">
            <w:pPr>
              <w:pStyle w:val="TableParagraph"/>
              <w:rPr>
                <w:sz w:val="20"/>
              </w:rPr>
            </w:pPr>
          </w:p>
        </w:tc>
        <w:tc>
          <w:tcPr>
            <w:tcW w:w="626" w:type="dxa"/>
          </w:tcPr>
          <w:p w14:paraId="2C020805" w14:textId="77777777" w:rsidR="00F20E4F" w:rsidRPr="002A27F6" w:rsidRDefault="00F20E4F">
            <w:pPr>
              <w:pStyle w:val="TableParagraph"/>
              <w:rPr>
                <w:sz w:val="20"/>
              </w:rPr>
            </w:pPr>
          </w:p>
        </w:tc>
        <w:tc>
          <w:tcPr>
            <w:tcW w:w="627" w:type="dxa"/>
          </w:tcPr>
          <w:p w14:paraId="64FA7CA2" w14:textId="77777777" w:rsidR="00F20E4F" w:rsidRPr="002A27F6" w:rsidRDefault="00000000">
            <w:pPr>
              <w:pStyle w:val="TableParagraph"/>
              <w:rPr>
                <w:sz w:val="20"/>
              </w:rPr>
            </w:pPr>
            <w:r w:rsidRPr="002A27F6">
              <w:rPr>
                <w:sz w:val="20"/>
              </w:rPr>
              <w:t xml:space="preserve">  2</w:t>
            </w:r>
          </w:p>
        </w:tc>
        <w:tc>
          <w:tcPr>
            <w:tcW w:w="626" w:type="dxa"/>
          </w:tcPr>
          <w:p w14:paraId="788C445D" w14:textId="77777777" w:rsidR="00F20E4F" w:rsidRPr="002A27F6" w:rsidRDefault="00000000">
            <w:pPr>
              <w:pStyle w:val="TableParagraph"/>
              <w:rPr>
                <w:sz w:val="20"/>
              </w:rPr>
            </w:pPr>
            <w:r w:rsidRPr="002A27F6">
              <w:rPr>
                <w:sz w:val="20"/>
              </w:rPr>
              <w:t xml:space="preserve">  4</w:t>
            </w:r>
          </w:p>
        </w:tc>
        <w:tc>
          <w:tcPr>
            <w:tcW w:w="626" w:type="dxa"/>
          </w:tcPr>
          <w:p w14:paraId="3827AB1B" w14:textId="77777777" w:rsidR="00F20E4F" w:rsidRPr="002A27F6" w:rsidRDefault="00F20E4F">
            <w:pPr>
              <w:pStyle w:val="TableParagraph"/>
              <w:rPr>
                <w:sz w:val="20"/>
              </w:rPr>
            </w:pPr>
          </w:p>
        </w:tc>
        <w:tc>
          <w:tcPr>
            <w:tcW w:w="626" w:type="dxa"/>
          </w:tcPr>
          <w:p w14:paraId="64DC0672" w14:textId="77777777" w:rsidR="00F20E4F" w:rsidRPr="002A27F6" w:rsidRDefault="00F20E4F">
            <w:pPr>
              <w:pStyle w:val="TableParagraph"/>
              <w:rPr>
                <w:sz w:val="20"/>
              </w:rPr>
            </w:pPr>
          </w:p>
        </w:tc>
        <w:tc>
          <w:tcPr>
            <w:tcW w:w="683" w:type="dxa"/>
          </w:tcPr>
          <w:p w14:paraId="67F022DF" w14:textId="77777777" w:rsidR="00F20E4F" w:rsidRPr="002A27F6" w:rsidRDefault="00F20E4F">
            <w:pPr>
              <w:pStyle w:val="TableParagraph"/>
              <w:rPr>
                <w:sz w:val="20"/>
              </w:rPr>
            </w:pPr>
          </w:p>
        </w:tc>
      </w:tr>
      <w:tr w:rsidR="00F20E4F" w:rsidRPr="002A27F6" w14:paraId="53B512D4" w14:textId="77777777">
        <w:trPr>
          <w:trHeight w:val="277"/>
        </w:trPr>
        <w:tc>
          <w:tcPr>
            <w:tcW w:w="851" w:type="dxa"/>
          </w:tcPr>
          <w:p w14:paraId="1E1487B6" w14:textId="77777777" w:rsidR="00F20E4F" w:rsidRPr="002A27F6" w:rsidRDefault="00000000">
            <w:pPr>
              <w:pStyle w:val="TableParagraph"/>
              <w:spacing w:before="38" w:line="217" w:lineRule="exact"/>
              <w:ind w:left="107"/>
              <w:rPr>
                <w:sz w:val="20"/>
              </w:rPr>
            </w:pPr>
            <w:r w:rsidRPr="002A27F6">
              <w:rPr>
                <w:sz w:val="20"/>
              </w:rPr>
              <w:t>CO8</w:t>
            </w:r>
          </w:p>
        </w:tc>
        <w:tc>
          <w:tcPr>
            <w:tcW w:w="709" w:type="dxa"/>
          </w:tcPr>
          <w:p w14:paraId="14A71515" w14:textId="77777777" w:rsidR="00F20E4F" w:rsidRPr="002A27F6" w:rsidRDefault="00F20E4F">
            <w:pPr>
              <w:pStyle w:val="TableParagraph"/>
              <w:rPr>
                <w:sz w:val="20"/>
              </w:rPr>
            </w:pPr>
          </w:p>
        </w:tc>
        <w:tc>
          <w:tcPr>
            <w:tcW w:w="652" w:type="dxa"/>
          </w:tcPr>
          <w:p w14:paraId="68E08771" w14:textId="77777777" w:rsidR="00F20E4F" w:rsidRPr="002A27F6" w:rsidRDefault="00000000">
            <w:pPr>
              <w:pStyle w:val="TableParagraph"/>
              <w:rPr>
                <w:sz w:val="20"/>
              </w:rPr>
            </w:pPr>
            <w:r w:rsidRPr="002A27F6">
              <w:rPr>
                <w:sz w:val="20"/>
              </w:rPr>
              <w:t xml:space="preserve">    2</w:t>
            </w:r>
          </w:p>
        </w:tc>
        <w:tc>
          <w:tcPr>
            <w:tcW w:w="627" w:type="dxa"/>
          </w:tcPr>
          <w:p w14:paraId="08B8D877" w14:textId="77777777" w:rsidR="00F20E4F" w:rsidRPr="002A27F6" w:rsidRDefault="00F20E4F">
            <w:pPr>
              <w:pStyle w:val="TableParagraph"/>
              <w:rPr>
                <w:sz w:val="20"/>
              </w:rPr>
            </w:pPr>
          </w:p>
        </w:tc>
        <w:tc>
          <w:tcPr>
            <w:tcW w:w="624" w:type="dxa"/>
          </w:tcPr>
          <w:p w14:paraId="3654FB9D" w14:textId="77777777" w:rsidR="00F20E4F" w:rsidRPr="002A27F6" w:rsidRDefault="00000000">
            <w:pPr>
              <w:pStyle w:val="TableParagraph"/>
              <w:rPr>
                <w:sz w:val="20"/>
              </w:rPr>
            </w:pPr>
            <w:r w:rsidRPr="002A27F6">
              <w:rPr>
                <w:sz w:val="20"/>
              </w:rPr>
              <w:t xml:space="preserve">    3</w:t>
            </w:r>
          </w:p>
        </w:tc>
        <w:tc>
          <w:tcPr>
            <w:tcW w:w="626" w:type="dxa"/>
          </w:tcPr>
          <w:p w14:paraId="75457A38" w14:textId="77777777" w:rsidR="00F20E4F" w:rsidRPr="002A27F6" w:rsidRDefault="00000000">
            <w:pPr>
              <w:pStyle w:val="TableParagraph"/>
              <w:rPr>
                <w:sz w:val="20"/>
              </w:rPr>
            </w:pPr>
            <w:r w:rsidRPr="002A27F6">
              <w:rPr>
                <w:sz w:val="20"/>
              </w:rPr>
              <w:t xml:space="preserve">   3</w:t>
            </w:r>
          </w:p>
        </w:tc>
        <w:tc>
          <w:tcPr>
            <w:tcW w:w="626" w:type="dxa"/>
          </w:tcPr>
          <w:p w14:paraId="056E9B6D" w14:textId="77777777" w:rsidR="00F20E4F" w:rsidRPr="002A27F6" w:rsidRDefault="00000000">
            <w:pPr>
              <w:pStyle w:val="TableParagraph"/>
              <w:rPr>
                <w:sz w:val="20"/>
              </w:rPr>
            </w:pPr>
            <w:r w:rsidRPr="002A27F6">
              <w:rPr>
                <w:sz w:val="20"/>
              </w:rPr>
              <w:t xml:space="preserve">  3</w:t>
            </w:r>
          </w:p>
        </w:tc>
        <w:tc>
          <w:tcPr>
            <w:tcW w:w="626" w:type="dxa"/>
          </w:tcPr>
          <w:p w14:paraId="7F4D596B" w14:textId="77777777" w:rsidR="00F20E4F" w:rsidRPr="002A27F6" w:rsidRDefault="00F20E4F">
            <w:pPr>
              <w:pStyle w:val="TableParagraph"/>
              <w:rPr>
                <w:sz w:val="20"/>
              </w:rPr>
            </w:pPr>
          </w:p>
        </w:tc>
        <w:tc>
          <w:tcPr>
            <w:tcW w:w="626" w:type="dxa"/>
          </w:tcPr>
          <w:p w14:paraId="556C603F" w14:textId="77777777" w:rsidR="00F20E4F" w:rsidRPr="002A27F6" w:rsidRDefault="00000000">
            <w:pPr>
              <w:pStyle w:val="TableParagraph"/>
              <w:rPr>
                <w:sz w:val="20"/>
              </w:rPr>
            </w:pPr>
            <w:r w:rsidRPr="002A27F6">
              <w:rPr>
                <w:sz w:val="20"/>
              </w:rPr>
              <w:t xml:space="preserve">  3</w:t>
            </w:r>
          </w:p>
        </w:tc>
        <w:tc>
          <w:tcPr>
            <w:tcW w:w="626" w:type="dxa"/>
          </w:tcPr>
          <w:p w14:paraId="39B52CD3" w14:textId="77777777" w:rsidR="00F20E4F" w:rsidRPr="002A27F6" w:rsidRDefault="00F20E4F">
            <w:pPr>
              <w:pStyle w:val="TableParagraph"/>
              <w:rPr>
                <w:sz w:val="20"/>
              </w:rPr>
            </w:pPr>
          </w:p>
        </w:tc>
        <w:tc>
          <w:tcPr>
            <w:tcW w:w="627" w:type="dxa"/>
          </w:tcPr>
          <w:p w14:paraId="76856F9E" w14:textId="77777777" w:rsidR="00F20E4F" w:rsidRPr="002A27F6" w:rsidRDefault="00F20E4F">
            <w:pPr>
              <w:pStyle w:val="TableParagraph"/>
              <w:rPr>
                <w:sz w:val="20"/>
              </w:rPr>
            </w:pPr>
          </w:p>
        </w:tc>
        <w:tc>
          <w:tcPr>
            <w:tcW w:w="626" w:type="dxa"/>
          </w:tcPr>
          <w:p w14:paraId="7817FFD9" w14:textId="77777777" w:rsidR="00F20E4F" w:rsidRPr="002A27F6" w:rsidRDefault="00F20E4F">
            <w:pPr>
              <w:pStyle w:val="TableParagraph"/>
              <w:rPr>
                <w:sz w:val="20"/>
              </w:rPr>
            </w:pPr>
          </w:p>
        </w:tc>
        <w:tc>
          <w:tcPr>
            <w:tcW w:w="626" w:type="dxa"/>
          </w:tcPr>
          <w:p w14:paraId="4BBF26FC" w14:textId="77777777" w:rsidR="00F20E4F" w:rsidRPr="002A27F6" w:rsidRDefault="00F20E4F">
            <w:pPr>
              <w:pStyle w:val="TableParagraph"/>
              <w:rPr>
                <w:sz w:val="20"/>
              </w:rPr>
            </w:pPr>
          </w:p>
        </w:tc>
        <w:tc>
          <w:tcPr>
            <w:tcW w:w="626" w:type="dxa"/>
          </w:tcPr>
          <w:p w14:paraId="7F4774D3" w14:textId="77777777" w:rsidR="00F20E4F" w:rsidRPr="002A27F6" w:rsidRDefault="00F20E4F">
            <w:pPr>
              <w:pStyle w:val="TableParagraph"/>
              <w:rPr>
                <w:sz w:val="20"/>
              </w:rPr>
            </w:pPr>
          </w:p>
        </w:tc>
        <w:tc>
          <w:tcPr>
            <w:tcW w:w="683" w:type="dxa"/>
          </w:tcPr>
          <w:p w14:paraId="7359B657" w14:textId="77777777" w:rsidR="00F20E4F" w:rsidRPr="002A27F6" w:rsidRDefault="00000000">
            <w:pPr>
              <w:pStyle w:val="TableParagraph"/>
              <w:rPr>
                <w:sz w:val="20"/>
              </w:rPr>
            </w:pPr>
            <w:r w:rsidRPr="002A27F6">
              <w:rPr>
                <w:sz w:val="20"/>
              </w:rPr>
              <w:t xml:space="preserve">  1</w:t>
            </w:r>
          </w:p>
        </w:tc>
      </w:tr>
      <w:tr w:rsidR="00F20E4F" w:rsidRPr="002A27F6" w14:paraId="1E793604" w14:textId="77777777">
        <w:trPr>
          <w:trHeight w:val="275"/>
        </w:trPr>
        <w:tc>
          <w:tcPr>
            <w:tcW w:w="851" w:type="dxa"/>
          </w:tcPr>
          <w:p w14:paraId="64A02628" w14:textId="77777777" w:rsidR="00F20E4F" w:rsidRPr="002A27F6" w:rsidRDefault="00000000">
            <w:pPr>
              <w:pStyle w:val="TableParagraph"/>
              <w:spacing w:before="36" w:line="217" w:lineRule="exact"/>
              <w:ind w:left="107"/>
              <w:rPr>
                <w:sz w:val="20"/>
              </w:rPr>
            </w:pPr>
            <w:r w:rsidRPr="002A27F6">
              <w:rPr>
                <w:sz w:val="20"/>
              </w:rPr>
              <w:t>CO9</w:t>
            </w:r>
          </w:p>
        </w:tc>
        <w:tc>
          <w:tcPr>
            <w:tcW w:w="709" w:type="dxa"/>
          </w:tcPr>
          <w:p w14:paraId="6EE4AFE2" w14:textId="77777777" w:rsidR="00F20E4F" w:rsidRPr="002A27F6" w:rsidRDefault="00000000">
            <w:pPr>
              <w:pStyle w:val="TableParagraph"/>
              <w:rPr>
                <w:sz w:val="20"/>
              </w:rPr>
            </w:pPr>
            <w:r w:rsidRPr="002A27F6">
              <w:rPr>
                <w:sz w:val="20"/>
              </w:rPr>
              <w:t xml:space="preserve">  3</w:t>
            </w:r>
          </w:p>
        </w:tc>
        <w:tc>
          <w:tcPr>
            <w:tcW w:w="652" w:type="dxa"/>
          </w:tcPr>
          <w:p w14:paraId="563C6BC2" w14:textId="77777777" w:rsidR="00F20E4F" w:rsidRPr="002A27F6" w:rsidRDefault="00F20E4F">
            <w:pPr>
              <w:pStyle w:val="TableParagraph"/>
              <w:rPr>
                <w:sz w:val="20"/>
              </w:rPr>
            </w:pPr>
          </w:p>
        </w:tc>
        <w:tc>
          <w:tcPr>
            <w:tcW w:w="627" w:type="dxa"/>
          </w:tcPr>
          <w:p w14:paraId="66FED8A7" w14:textId="77777777" w:rsidR="00F20E4F" w:rsidRPr="002A27F6" w:rsidRDefault="00F20E4F">
            <w:pPr>
              <w:pStyle w:val="TableParagraph"/>
              <w:rPr>
                <w:sz w:val="20"/>
              </w:rPr>
            </w:pPr>
          </w:p>
        </w:tc>
        <w:tc>
          <w:tcPr>
            <w:tcW w:w="624" w:type="dxa"/>
          </w:tcPr>
          <w:p w14:paraId="59CA5D14" w14:textId="77777777" w:rsidR="00F20E4F" w:rsidRPr="002A27F6" w:rsidRDefault="00000000">
            <w:pPr>
              <w:pStyle w:val="TableParagraph"/>
              <w:rPr>
                <w:sz w:val="20"/>
              </w:rPr>
            </w:pPr>
            <w:r w:rsidRPr="002A27F6">
              <w:rPr>
                <w:sz w:val="20"/>
              </w:rPr>
              <w:t xml:space="preserve">    3</w:t>
            </w:r>
          </w:p>
        </w:tc>
        <w:tc>
          <w:tcPr>
            <w:tcW w:w="626" w:type="dxa"/>
          </w:tcPr>
          <w:p w14:paraId="43619D02" w14:textId="77777777" w:rsidR="00F20E4F" w:rsidRPr="002A27F6" w:rsidRDefault="00F20E4F">
            <w:pPr>
              <w:pStyle w:val="TableParagraph"/>
              <w:rPr>
                <w:sz w:val="20"/>
              </w:rPr>
            </w:pPr>
          </w:p>
        </w:tc>
        <w:tc>
          <w:tcPr>
            <w:tcW w:w="626" w:type="dxa"/>
          </w:tcPr>
          <w:p w14:paraId="12D14047" w14:textId="77777777" w:rsidR="00F20E4F" w:rsidRPr="002A27F6" w:rsidRDefault="00F20E4F">
            <w:pPr>
              <w:pStyle w:val="TableParagraph"/>
              <w:rPr>
                <w:sz w:val="20"/>
              </w:rPr>
            </w:pPr>
          </w:p>
        </w:tc>
        <w:tc>
          <w:tcPr>
            <w:tcW w:w="626" w:type="dxa"/>
          </w:tcPr>
          <w:p w14:paraId="009BA283" w14:textId="77777777" w:rsidR="00F20E4F" w:rsidRPr="002A27F6" w:rsidRDefault="00F20E4F">
            <w:pPr>
              <w:pStyle w:val="TableParagraph"/>
              <w:rPr>
                <w:sz w:val="20"/>
              </w:rPr>
            </w:pPr>
          </w:p>
        </w:tc>
        <w:tc>
          <w:tcPr>
            <w:tcW w:w="626" w:type="dxa"/>
          </w:tcPr>
          <w:p w14:paraId="6DB63056" w14:textId="77777777" w:rsidR="00F20E4F" w:rsidRPr="002A27F6" w:rsidRDefault="00F20E4F">
            <w:pPr>
              <w:pStyle w:val="TableParagraph"/>
              <w:rPr>
                <w:sz w:val="20"/>
              </w:rPr>
            </w:pPr>
          </w:p>
        </w:tc>
        <w:tc>
          <w:tcPr>
            <w:tcW w:w="626" w:type="dxa"/>
          </w:tcPr>
          <w:p w14:paraId="01694EA8" w14:textId="77777777" w:rsidR="00F20E4F" w:rsidRPr="002A27F6" w:rsidRDefault="00F20E4F">
            <w:pPr>
              <w:pStyle w:val="TableParagraph"/>
              <w:rPr>
                <w:sz w:val="20"/>
              </w:rPr>
            </w:pPr>
          </w:p>
        </w:tc>
        <w:tc>
          <w:tcPr>
            <w:tcW w:w="627" w:type="dxa"/>
          </w:tcPr>
          <w:p w14:paraId="3FFB21FA" w14:textId="77777777" w:rsidR="00F20E4F" w:rsidRPr="002A27F6" w:rsidRDefault="00000000">
            <w:pPr>
              <w:pStyle w:val="TableParagraph"/>
              <w:rPr>
                <w:sz w:val="20"/>
              </w:rPr>
            </w:pPr>
            <w:r w:rsidRPr="002A27F6">
              <w:rPr>
                <w:sz w:val="20"/>
              </w:rPr>
              <w:t xml:space="preserve">  2</w:t>
            </w:r>
          </w:p>
        </w:tc>
        <w:tc>
          <w:tcPr>
            <w:tcW w:w="626" w:type="dxa"/>
          </w:tcPr>
          <w:p w14:paraId="20534E56" w14:textId="77777777" w:rsidR="00F20E4F" w:rsidRPr="002A27F6" w:rsidRDefault="00F20E4F">
            <w:pPr>
              <w:pStyle w:val="TableParagraph"/>
              <w:rPr>
                <w:sz w:val="20"/>
              </w:rPr>
            </w:pPr>
          </w:p>
        </w:tc>
        <w:tc>
          <w:tcPr>
            <w:tcW w:w="626" w:type="dxa"/>
          </w:tcPr>
          <w:p w14:paraId="36F1085E" w14:textId="77777777" w:rsidR="00F20E4F" w:rsidRPr="002A27F6" w:rsidRDefault="00000000">
            <w:pPr>
              <w:pStyle w:val="TableParagraph"/>
              <w:rPr>
                <w:sz w:val="20"/>
              </w:rPr>
            </w:pPr>
            <w:r w:rsidRPr="002A27F6">
              <w:rPr>
                <w:sz w:val="20"/>
              </w:rPr>
              <w:t xml:space="preserve">   6</w:t>
            </w:r>
          </w:p>
        </w:tc>
        <w:tc>
          <w:tcPr>
            <w:tcW w:w="626" w:type="dxa"/>
          </w:tcPr>
          <w:p w14:paraId="57DAD0CB" w14:textId="77777777" w:rsidR="00F20E4F" w:rsidRPr="002A27F6" w:rsidRDefault="00000000">
            <w:pPr>
              <w:pStyle w:val="TableParagraph"/>
              <w:rPr>
                <w:sz w:val="20"/>
              </w:rPr>
            </w:pPr>
            <w:r w:rsidRPr="002A27F6">
              <w:rPr>
                <w:sz w:val="20"/>
              </w:rPr>
              <w:t xml:space="preserve">   2</w:t>
            </w:r>
          </w:p>
        </w:tc>
        <w:tc>
          <w:tcPr>
            <w:tcW w:w="683" w:type="dxa"/>
          </w:tcPr>
          <w:p w14:paraId="0088E300" w14:textId="77777777" w:rsidR="00F20E4F" w:rsidRPr="002A27F6" w:rsidRDefault="00F20E4F">
            <w:pPr>
              <w:pStyle w:val="TableParagraph"/>
              <w:rPr>
                <w:sz w:val="20"/>
              </w:rPr>
            </w:pPr>
          </w:p>
        </w:tc>
      </w:tr>
      <w:tr w:rsidR="00F20E4F" w:rsidRPr="002A27F6" w14:paraId="7DA3E5AC" w14:textId="77777777">
        <w:trPr>
          <w:trHeight w:val="275"/>
        </w:trPr>
        <w:tc>
          <w:tcPr>
            <w:tcW w:w="851" w:type="dxa"/>
          </w:tcPr>
          <w:p w14:paraId="2B1A0814" w14:textId="77777777" w:rsidR="00F20E4F" w:rsidRPr="002A27F6" w:rsidRDefault="00000000">
            <w:pPr>
              <w:pStyle w:val="TableParagraph"/>
              <w:spacing w:before="36" w:line="217" w:lineRule="exact"/>
              <w:ind w:left="107"/>
              <w:rPr>
                <w:sz w:val="20"/>
              </w:rPr>
            </w:pPr>
            <w:r w:rsidRPr="002A27F6">
              <w:rPr>
                <w:sz w:val="20"/>
              </w:rPr>
              <w:t>CO10</w:t>
            </w:r>
          </w:p>
        </w:tc>
        <w:tc>
          <w:tcPr>
            <w:tcW w:w="709" w:type="dxa"/>
          </w:tcPr>
          <w:p w14:paraId="20B4B754" w14:textId="77777777" w:rsidR="00F20E4F" w:rsidRPr="002A27F6" w:rsidRDefault="00000000">
            <w:pPr>
              <w:pStyle w:val="TableParagraph"/>
              <w:rPr>
                <w:sz w:val="20"/>
              </w:rPr>
            </w:pPr>
            <w:r w:rsidRPr="002A27F6">
              <w:rPr>
                <w:sz w:val="20"/>
              </w:rPr>
              <w:t xml:space="preserve">  </w:t>
            </w:r>
          </w:p>
        </w:tc>
        <w:tc>
          <w:tcPr>
            <w:tcW w:w="652" w:type="dxa"/>
          </w:tcPr>
          <w:p w14:paraId="4FE9DB5B" w14:textId="77777777" w:rsidR="00F20E4F" w:rsidRPr="002A27F6" w:rsidRDefault="00000000">
            <w:pPr>
              <w:pStyle w:val="TableParagraph"/>
              <w:rPr>
                <w:sz w:val="20"/>
              </w:rPr>
            </w:pPr>
            <w:r w:rsidRPr="002A27F6">
              <w:rPr>
                <w:sz w:val="20"/>
              </w:rPr>
              <w:t xml:space="preserve">    2</w:t>
            </w:r>
          </w:p>
        </w:tc>
        <w:tc>
          <w:tcPr>
            <w:tcW w:w="627" w:type="dxa"/>
          </w:tcPr>
          <w:p w14:paraId="59911F57" w14:textId="77777777" w:rsidR="00F20E4F" w:rsidRPr="002A27F6" w:rsidRDefault="00000000">
            <w:pPr>
              <w:pStyle w:val="TableParagraph"/>
              <w:rPr>
                <w:sz w:val="20"/>
              </w:rPr>
            </w:pPr>
            <w:r w:rsidRPr="002A27F6">
              <w:rPr>
                <w:sz w:val="20"/>
              </w:rPr>
              <w:t xml:space="preserve">   3</w:t>
            </w:r>
          </w:p>
        </w:tc>
        <w:tc>
          <w:tcPr>
            <w:tcW w:w="624" w:type="dxa"/>
          </w:tcPr>
          <w:p w14:paraId="2F6C36B5" w14:textId="77777777" w:rsidR="00F20E4F" w:rsidRPr="002A27F6" w:rsidRDefault="00F20E4F">
            <w:pPr>
              <w:pStyle w:val="TableParagraph"/>
              <w:rPr>
                <w:sz w:val="20"/>
              </w:rPr>
            </w:pPr>
          </w:p>
        </w:tc>
        <w:tc>
          <w:tcPr>
            <w:tcW w:w="626" w:type="dxa"/>
          </w:tcPr>
          <w:p w14:paraId="657B7905" w14:textId="77777777" w:rsidR="00F20E4F" w:rsidRPr="002A27F6" w:rsidRDefault="00000000">
            <w:pPr>
              <w:pStyle w:val="TableParagraph"/>
              <w:rPr>
                <w:sz w:val="20"/>
              </w:rPr>
            </w:pPr>
            <w:r w:rsidRPr="002A27F6">
              <w:rPr>
                <w:sz w:val="20"/>
              </w:rPr>
              <w:t xml:space="preserve">   3</w:t>
            </w:r>
          </w:p>
        </w:tc>
        <w:tc>
          <w:tcPr>
            <w:tcW w:w="626" w:type="dxa"/>
          </w:tcPr>
          <w:p w14:paraId="4CDEA8A8" w14:textId="77777777" w:rsidR="00F20E4F" w:rsidRPr="002A27F6" w:rsidRDefault="00000000">
            <w:pPr>
              <w:pStyle w:val="TableParagraph"/>
              <w:rPr>
                <w:sz w:val="20"/>
              </w:rPr>
            </w:pPr>
            <w:r w:rsidRPr="002A27F6">
              <w:rPr>
                <w:sz w:val="20"/>
              </w:rPr>
              <w:t xml:space="preserve">  3</w:t>
            </w:r>
          </w:p>
        </w:tc>
        <w:tc>
          <w:tcPr>
            <w:tcW w:w="626" w:type="dxa"/>
          </w:tcPr>
          <w:p w14:paraId="14F907D4" w14:textId="77777777" w:rsidR="00F20E4F" w:rsidRPr="002A27F6" w:rsidRDefault="00F20E4F">
            <w:pPr>
              <w:pStyle w:val="TableParagraph"/>
              <w:rPr>
                <w:sz w:val="20"/>
              </w:rPr>
            </w:pPr>
          </w:p>
        </w:tc>
        <w:tc>
          <w:tcPr>
            <w:tcW w:w="626" w:type="dxa"/>
          </w:tcPr>
          <w:p w14:paraId="30AE1ED7" w14:textId="77777777" w:rsidR="00F20E4F" w:rsidRPr="002A27F6" w:rsidRDefault="00000000">
            <w:pPr>
              <w:pStyle w:val="TableParagraph"/>
              <w:rPr>
                <w:sz w:val="20"/>
              </w:rPr>
            </w:pPr>
            <w:r w:rsidRPr="002A27F6">
              <w:rPr>
                <w:sz w:val="20"/>
              </w:rPr>
              <w:t xml:space="preserve">  3</w:t>
            </w:r>
          </w:p>
        </w:tc>
        <w:tc>
          <w:tcPr>
            <w:tcW w:w="626" w:type="dxa"/>
          </w:tcPr>
          <w:p w14:paraId="22E1FB3E" w14:textId="77777777" w:rsidR="00F20E4F" w:rsidRPr="002A27F6" w:rsidRDefault="00F20E4F">
            <w:pPr>
              <w:pStyle w:val="TableParagraph"/>
              <w:rPr>
                <w:sz w:val="20"/>
              </w:rPr>
            </w:pPr>
          </w:p>
        </w:tc>
        <w:tc>
          <w:tcPr>
            <w:tcW w:w="627" w:type="dxa"/>
          </w:tcPr>
          <w:p w14:paraId="52704AE5" w14:textId="77777777" w:rsidR="00F20E4F" w:rsidRPr="002A27F6" w:rsidRDefault="00F20E4F">
            <w:pPr>
              <w:pStyle w:val="TableParagraph"/>
              <w:rPr>
                <w:sz w:val="20"/>
              </w:rPr>
            </w:pPr>
          </w:p>
        </w:tc>
        <w:tc>
          <w:tcPr>
            <w:tcW w:w="626" w:type="dxa"/>
          </w:tcPr>
          <w:p w14:paraId="38F61712" w14:textId="77777777" w:rsidR="00F20E4F" w:rsidRPr="002A27F6" w:rsidRDefault="00000000">
            <w:pPr>
              <w:pStyle w:val="TableParagraph"/>
              <w:rPr>
                <w:sz w:val="20"/>
              </w:rPr>
            </w:pPr>
            <w:r w:rsidRPr="002A27F6">
              <w:rPr>
                <w:sz w:val="20"/>
              </w:rPr>
              <w:t xml:space="preserve">  3</w:t>
            </w:r>
          </w:p>
        </w:tc>
        <w:tc>
          <w:tcPr>
            <w:tcW w:w="626" w:type="dxa"/>
          </w:tcPr>
          <w:p w14:paraId="53DFEC3F" w14:textId="77777777" w:rsidR="00F20E4F" w:rsidRPr="002A27F6" w:rsidRDefault="00F20E4F">
            <w:pPr>
              <w:pStyle w:val="TableParagraph"/>
              <w:rPr>
                <w:sz w:val="20"/>
              </w:rPr>
            </w:pPr>
          </w:p>
        </w:tc>
        <w:tc>
          <w:tcPr>
            <w:tcW w:w="626" w:type="dxa"/>
          </w:tcPr>
          <w:p w14:paraId="50771D81" w14:textId="77777777" w:rsidR="00F20E4F" w:rsidRPr="002A27F6" w:rsidRDefault="00F20E4F">
            <w:pPr>
              <w:pStyle w:val="TableParagraph"/>
              <w:rPr>
                <w:sz w:val="20"/>
              </w:rPr>
            </w:pPr>
          </w:p>
        </w:tc>
        <w:tc>
          <w:tcPr>
            <w:tcW w:w="683" w:type="dxa"/>
          </w:tcPr>
          <w:p w14:paraId="04B3B7EE" w14:textId="77777777" w:rsidR="00F20E4F" w:rsidRPr="002A27F6" w:rsidRDefault="00000000">
            <w:pPr>
              <w:pStyle w:val="TableParagraph"/>
              <w:rPr>
                <w:sz w:val="20"/>
              </w:rPr>
            </w:pPr>
            <w:r w:rsidRPr="002A27F6">
              <w:rPr>
                <w:sz w:val="20"/>
              </w:rPr>
              <w:t xml:space="preserve">   6</w:t>
            </w:r>
          </w:p>
        </w:tc>
      </w:tr>
      <w:tr w:rsidR="00F20E4F" w:rsidRPr="002A27F6" w14:paraId="62C47B6A" w14:textId="77777777">
        <w:trPr>
          <w:trHeight w:val="277"/>
        </w:trPr>
        <w:tc>
          <w:tcPr>
            <w:tcW w:w="851" w:type="dxa"/>
          </w:tcPr>
          <w:p w14:paraId="13AEEAE1" w14:textId="77777777" w:rsidR="00F20E4F" w:rsidRPr="002A27F6" w:rsidRDefault="00000000">
            <w:pPr>
              <w:pStyle w:val="TableParagraph"/>
              <w:spacing w:before="38" w:line="217" w:lineRule="exact"/>
              <w:ind w:left="107"/>
              <w:rPr>
                <w:sz w:val="20"/>
              </w:rPr>
            </w:pPr>
            <w:r w:rsidRPr="002A27F6">
              <w:rPr>
                <w:sz w:val="20"/>
              </w:rPr>
              <w:t>CO11</w:t>
            </w:r>
          </w:p>
        </w:tc>
        <w:tc>
          <w:tcPr>
            <w:tcW w:w="709" w:type="dxa"/>
          </w:tcPr>
          <w:p w14:paraId="387562BA" w14:textId="77777777" w:rsidR="00F20E4F" w:rsidRPr="002A27F6" w:rsidRDefault="00F20E4F">
            <w:pPr>
              <w:pStyle w:val="TableParagraph"/>
              <w:rPr>
                <w:sz w:val="20"/>
              </w:rPr>
            </w:pPr>
          </w:p>
        </w:tc>
        <w:tc>
          <w:tcPr>
            <w:tcW w:w="652" w:type="dxa"/>
          </w:tcPr>
          <w:p w14:paraId="0A593AC3" w14:textId="77777777" w:rsidR="00F20E4F" w:rsidRPr="002A27F6" w:rsidRDefault="00F20E4F">
            <w:pPr>
              <w:pStyle w:val="TableParagraph"/>
              <w:rPr>
                <w:sz w:val="20"/>
              </w:rPr>
            </w:pPr>
          </w:p>
        </w:tc>
        <w:tc>
          <w:tcPr>
            <w:tcW w:w="627" w:type="dxa"/>
          </w:tcPr>
          <w:p w14:paraId="1C2FFF5E" w14:textId="77777777" w:rsidR="00F20E4F" w:rsidRPr="002A27F6" w:rsidRDefault="00000000">
            <w:pPr>
              <w:pStyle w:val="TableParagraph"/>
              <w:rPr>
                <w:sz w:val="20"/>
              </w:rPr>
            </w:pPr>
            <w:r w:rsidRPr="002A27F6">
              <w:rPr>
                <w:sz w:val="20"/>
              </w:rPr>
              <w:t xml:space="preserve">   3</w:t>
            </w:r>
          </w:p>
        </w:tc>
        <w:tc>
          <w:tcPr>
            <w:tcW w:w="624" w:type="dxa"/>
          </w:tcPr>
          <w:p w14:paraId="78647949" w14:textId="77777777" w:rsidR="00F20E4F" w:rsidRPr="002A27F6" w:rsidRDefault="00F20E4F">
            <w:pPr>
              <w:pStyle w:val="TableParagraph"/>
              <w:rPr>
                <w:sz w:val="20"/>
              </w:rPr>
            </w:pPr>
          </w:p>
        </w:tc>
        <w:tc>
          <w:tcPr>
            <w:tcW w:w="626" w:type="dxa"/>
          </w:tcPr>
          <w:p w14:paraId="418DD1F1" w14:textId="77777777" w:rsidR="00F20E4F" w:rsidRPr="002A27F6" w:rsidRDefault="00F20E4F">
            <w:pPr>
              <w:pStyle w:val="TableParagraph"/>
              <w:rPr>
                <w:sz w:val="20"/>
              </w:rPr>
            </w:pPr>
          </w:p>
        </w:tc>
        <w:tc>
          <w:tcPr>
            <w:tcW w:w="626" w:type="dxa"/>
          </w:tcPr>
          <w:p w14:paraId="78BBDE18" w14:textId="77777777" w:rsidR="00F20E4F" w:rsidRPr="002A27F6" w:rsidRDefault="00F20E4F">
            <w:pPr>
              <w:pStyle w:val="TableParagraph"/>
              <w:rPr>
                <w:sz w:val="20"/>
              </w:rPr>
            </w:pPr>
          </w:p>
        </w:tc>
        <w:tc>
          <w:tcPr>
            <w:tcW w:w="626" w:type="dxa"/>
          </w:tcPr>
          <w:p w14:paraId="5A442CDD" w14:textId="77777777" w:rsidR="00F20E4F" w:rsidRPr="002A27F6" w:rsidRDefault="00000000">
            <w:pPr>
              <w:pStyle w:val="TableParagraph"/>
              <w:rPr>
                <w:sz w:val="20"/>
              </w:rPr>
            </w:pPr>
            <w:r w:rsidRPr="002A27F6">
              <w:rPr>
                <w:sz w:val="20"/>
              </w:rPr>
              <w:t xml:space="preserve"> 3</w:t>
            </w:r>
          </w:p>
        </w:tc>
        <w:tc>
          <w:tcPr>
            <w:tcW w:w="626" w:type="dxa"/>
          </w:tcPr>
          <w:p w14:paraId="0479F4BA" w14:textId="77777777" w:rsidR="00F20E4F" w:rsidRPr="002A27F6" w:rsidRDefault="00F20E4F">
            <w:pPr>
              <w:pStyle w:val="TableParagraph"/>
              <w:rPr>
                <w:sz w:val="20"/>
              </w:rPr>
            </w:pPr>
          </w:p>
        </w:tc>
        <w:tc>
          <w:tcPr>
            <w:tcW w:w="626" w:type="dxa"/>
          </w:tcPr>
          <w:p w14:paraId="55AE4043" w14:textId="77777777" w:rsidR="00F20E4F" w:rsidRPr="002A27F6" w:rsidRDefault="00F20E4F">
            <w:pPr>
              <w:pStyle w:val="TableParagraph"/>
              <w:rPr>
                <w:sz w:val="20"/>
              </w:rPr>
            </w:pPr>
          </w:p>
        </w:tc>
        <w:tc>
          <w:tcPr>
            <w:tcW w:w="627" w:type="dxa"/>
          </w:tcPr>
          <w:p w14:paraId="18E42920" w14:textId="77777777" w:rsidR="00F20E4F" w:rsidRPr="002A27F6" w:rsidRDefault="00000000">
            <w:pPr>
              <w:pStyle w:val="TableParagraph"/>
              <w:rPr>
                <w:sz w:val="20"/>
              </w:rPr>
            </w:pPr>
            <w:r w:rsidRPr="002A27F6">
              <w:rPr>
                <w:sz w:val="20"/>
              </w:rPr>
              <w:t xml:space="preserve">  2</w:t>
            </w:r>
          </w:p>
        </w:tc>
        <w:tc>
          <w:tcPr>
            <w:tcW w:w="626" w:type="dxa"/>
          </w:tcPr>
          <w:p w14:paraId="040A81DA" w14:textId="77777777" w:rsidR="00F20E4F" w:rsidRPr="002A27F6" w:rsidRDefault="00F20E4F">
            <w:pPr>
              <w:pStyle w:val="TableParagraph"/>
              <w:rPr>
                <w:sz w:val="20"/>
              </w:rPr>
            </w:pPr>
          </w:p>
        </w:tc>
        <w:tc>
          <w:tcPr>
            <w:tcW w:w="626" w:type="dxa"/>
          </w:tcPr>
          <w:p w14:paraId="222437C7" w14:textId="77777777" w:rsidR="00F20E4F" w:rsidRPr="002A27F6" w:rsidRDefault="00000000">
            <w:pPr>
              <w:pStyle w:val="TableParagraph"/>
              <w:rPr>
                <w:sz w:val="20"/>
              </w:rPr>
            </w:pPr>
            <w:r w:rsidRPr="002A27F6">
              <w:rPr>
                <w:sz w:val="20"/>
              </w:rPr>
              <w:t xml:space="preserve">   4</w:t>
            </w:r>
          </w:p>
        </w:tc>
        <w:tc>
          <w:tcPr>
            <w:tcW w:w="626" w:type="dxa"/>
          </w:tcPr>
          <w:p w14:paraId="627C8DE1" w14:textId="77777777" w:rsidR="00F20E4F" w:rsidRPr="002A27F6" w:rsidRDefault="00000000">
            <w:pPr>
              <w:pStyle w:val="TableParagraph"/>
              <w:rPr>
                <w:sz w:val="20"/>
              </w:rPr>
            </w:pPr>
            <w:r w:rsidRPr="002A27F6">
              <w:rPr>
                <w:sz w:val="20"/>
              </w:rPr>
              <w:t xml:space="preserve">   3</w:t>
            </w:r>
          </w:p>
        </w:tc>
        <w:tc>
          <w:tcPr>
            <w:tcW w:w="683" w:type="dxa"/>
          </w:tcPr>
          <w:p w14:paraId="5F5BE09B" w14:textId="77777777" w:rsidR="00F20E4F" w:rsidRPr="002A27F6" w:rsidRDefault="00000000">
            <w:pPr>
              <w:pStyle w:val="TableParagraph"/>
              <w:rPr>
                <w:sz w:val="20"/>
              </w:rPr>
            </w:pPr>
            <w:r w:rsidRPr="002A27F6">
              <w:rPr>
                <w:sz w:val="20"/>
              </w:rPr>
              <w:t xml:space="preserve">   1</w:t>
            </w:r>
          </w:p>
        </w:tc>
      </w:tr>
    </w:tbl>
    <w:p w14:paraId="26BF7AEF" w14:textId="77777777" w:rsidR="00F20E4F" w:rsidRPr="002A27F6" w:rsidRDefault="00F20E4F"/>
    <w:p w14:paraId="1ADBEC1B" w14:textId="77777777" w:rsidR="00F20E4F" w:rsidRPr="002A27F6" w:rsidRDefault="00000000">
      <w:pPr>
        <w:spacing w:after="120"/>
        <w:rPr>
          <w:b/>
          <w:sz w:val="20"/>
        </w:rPr>
      </w:pPr>
      <w:r w:rsidRPr="002A27F6">
        <w:rPr>
          <w:b/>
          <w:sz w:val="20"/>
        </w:rPr>
        <w:t>Program</w:t>
      </w:r>
      <w:r w:rsidRPr="002A27F6">
        <w:rPr>
          <w:b/>
          <w:spacing w:val="-7"/>
          <w:sz w:val="20"/>
        </w:rPr>
        <w:t xml:space="preserve"> </w:t>
      </w:r>
      <w:r w:rsidRPr="002A27F6">
        <w:rPr>
          <w:b/>
          <w:sz w:val="20"/>
        </w:rPr>
        <w:t>level</w:t>
      </w:r>
      <w:r w:rsidRPr="002A27F6">
        <w:rPr>
          <w:b/>
          <w:spacing w:val="-1"/>
          <w:sz w:val="20"/>
        </w:rPr>
        <w:t xml:space="preserve"> </w:t>
      </w:r>
      <w:r w:rsidRPr="002A27F6">
        <w:rPr>
          <w:b/>
          <w:sz w:val="20"/>
        </w:rPr>
        <w:t>Course-PO</w:t>
      </w:r>
      <w:r w:rsidRPr="002A27F6">
        <w:rPr>
          <w:b/>
          <w:spacing w:val="2"/>
          <w:sz w:val="20"/>
        </w:rPr>
        <w:t xml:space="preserve"> </w:t>
      </w:r>
      <w:r w:rsidRPr="002A27F6">
        <w:rPr>
          <w:b/>
          <w:sz w:val="20"/>
        </w:rPr>
        <w:t>matrix</w:t>
      </w:r>
    </w:p>
    <w:tbl>
      <w:tblPr>
        <w:tblW w:w="9767"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993"/>
        <w:gridCol w:w="648"/>
        <w:gridCol w:w="592"/>
        <w:gridCol w:w="592"/>
        <w:gridCol w:w="593"/>
        <w:gridCol w:w="595"/>
        <w:gridCol w:w="593"/>
        <w:gridCol w:w="595"/>
        <w:gridCol w:w="595"/>
        <w:gridCol w:w="592"/>
        <w:gridCol w:w="700"/>
        <w:gridCol w:w="701"/>
        <w:gridCol w:w="700"/>
        <w:gridCol w:w="639"/>
        <w:gridCol w:w="639"/>
      </w:tblGrid>
      <w:tr w:rsidR="00F20E4F" w:rsidRPr="002A27F6" w14:paraId="4B2619AD" w14:textId="77777777">
        <w:trPr>
          <w:trHeight w:val="297"/>
        </w:trPr>
        <w:tc>
          <w:tcPr>
            <w:tcW w:w="993" w:type="dxa"/>
          </w:tcPr>
          <w:p w14:paraId="01FD9404" w14:textId="77777777" w:rsidR="00F20E4F" w:rsidRPr="002A27F6" w:rsidRDefault="00F20E4F">
            <w:pPr>
              <w:pStyle w:val="TableParagraph"/>
              <w:rPr>
                <w:sz w:val="20"/>
              </w:rPr>
            </w:pPr>
          </w:p>
        </w:tc>
        <w:tc>
          <w:tcPr>
            <w:tcW w:w="648" w:type="dxa"/>
          </w:tcPr>
          <w:p w14:paraId="78240683" w14:textId="77777777" w:rsidR="00F20E4F" w:rsidRPr="002A27F6" w:rsidRDefault="00000000">
            <w:pPr>
              <w:pStyle w:val="TableParagraph"/>
              <w:spacing w:before="38" w:line="222" w:lineRule="exact"/>
              <w:ind w:left="105"/>
              <w:rPr>
                <w:sz w:val="20"/>
              </w:rPr>
            </w:pPr>
            <w:r w:rsidRPr="002A27F6">
              <w:rPr>
                <w:sz w:val="20"/>
              </w:rPr>
              <w:t>PO1</w:t>
            </w:r>
          </w:p>
        </w:tc>
        <w:tc>
          <w:tcPr>
            <w:tcW w:w="592" w:type="dxa"/>
          </w:tcPr>
          <w:p w14:paraId="191ABE1D" w14:textId="77777777" w:rsidR="00F20E4F" w:rsidRPr="002A27F6" w:rsidRDefault="00000000">
            <w:pPr>
              <w:pStyle w:val="TableParagraph"/>
              <w:spacing w:before="38" w:line="222" w:lineRule="exact"/>
              <w:ind w:left="107"/>
              <w:rPr>
                <w:sz w:val="20"/>
              </w:rPr>
            </w:pPr>
            <w:r w:rsidRPr="002A27F6">
              <w:rPr>
                <w:sz w:val="20"/>
              </w:rPr>
              <w:t>PO2</w:t>
            </w:r>
          </w:p>
        </w:tc>
        <w:tc>
          <w:tcPr>
            <w:tcW w:w="592" w:type="dxa"/>
          </w:tcPr>
          <w:p w14:paraId="31FC25F1" w14:textId="77777777" w:rsidR="00F20E4F" w:rsidRPr="002A27F6" w:rsidRDefault="00000000">
            <w:pPr>
              <w:pStyle w:val="TableParagraph"/>
              <w:spacing w:before="38" w:line="222" w:lineRule="exact"/>
              <w:ind w:left="106"/>
              <w:rPr>
                <w:sz w:val="20"/>
              </w:rPr>
            </w:pPr>
            <w:r w:rsidRPr="002A27F6">
              <w:rPr>
                <w:sz w:val="20"/>
              </w:rPr>
              <w:t>PO3</w:t>
            </w:r>
          </w:p>
        </w:tc>
        <w:tc>
          <w:tcPr>
            <w:tcW w:w="593" w:type="dxa"/>
          </w:tcPr>
          <w:p w14:paraId="31486C5D" w14:textId="77777777" w:rsidR="00F20E4F" w:rsidRPr="002A27F6" w:rsidRDefault="00000000">
            <w:pPr>
              <w:pStyle w:val="TableParagraph"/>
              <w:spacing w:before="38" w:line="222" w:lineRule="exact"/>
              <w:ind w:left="109"/>
              <w:rPr>
                <w:sz w:val="20"/>
              </w:rPr>
            </w:pPr>
            <w:r w:rsidRPr="002A27F6">
              <w:rPr>
                <w:sz w:val="20"/>
              </w:rPr>
              <w:t>PO4</w:t>
            </w:r>
          </w:p>
        </w:tc>
        <w:tc>
          <w:tcPr>
            <w:tcW w:w="595" w:type="dxa"/>
          </w:tcPr>
          <w:p w14:paraId="4271EF25" w14:textId="77777777" w:rsidR="00F20E4F" w:rsidRPr="002A27F6" w:rsidRDefault="00000000">
            <w:pPr>
              <w:pStyle w:val="TableParagraph"/>
              <w:spacing w:before="38" w:line="222" w:lineRule="exact"/>
              <w:ind w:left="109"/>
              <w:rPr>
                <w:sz w:val="20"/>
              </w:rPr>
            </w:pPr>
            <w:r w:rsidRPr="002A27F6">
              <w:rPr>
                <w:sz w:val="20"/>
              </w:rPr>
              <w:t>PO5</w:t>
            </w:r>
          </w:p>
        </w:tc>
        <w:tc>
          <w:tcPr>
            <w:tcW w:w="593" w:type="dxa"/>
          </w:tcPr>
          <w:p w14:paraId="27F04399" w14:textId="77777777" w:rsidR="00F20E4F" w:rsidRPr="002A27F6" w:rsidRDefault="00000000">
            <w:pPr>
              <w:pStyle w:val="TableParagraph"/>
              <w:spacing w:before="38" w:line="222" w:lineRule="exact"/>
              <w:ind w:left="106"/>
              <w:rPr>
                <w:sz w:val="20"/>
              </w:rPr>
            </w:pPr>
            <w:r w:rsidRPr="002A27F6">
              <w:rPr>
                <w:sz w:val="20"/>
              </w:rPr>
              <w:t>PO6</w:t>
            </w:r>
          </w:p>
        </w:tc>
        <w:tc>
          <w:tcPr>
            <w:tcW w:w="595" w:type="dxa"/>
          </w:tcPr>
          <w:p w14:paraId="475E004D" w14:textId="77777777" w:rsidR="00F20E4F" w:rsidRPr="002A27F6" w:rsidRDefault="00000000">
            <w:pPr>
              <w:pStyle w:val="TableParagraph"/>
              <w:spacing w:before="38" w:line="222" w:lineRule="exact"/>
              <w:ind w:left="108"/>
              <w:rPr>
                <w:sz w:val="20"/>
              </w:rPr>
            </w:pPr>
            <w:r w:rsidRPr="002A27F6">
              <w:rPr>
                <w:sz w:val="20"/>
              </w:rPr>
              <w:t>PO7</w:t>
            </w:r>
          </w:p>
        </w:tc>
        <w:tc>
          <w:tcPr>
            <w:tcW w:w="595" w:type="dxa"/>
          </w:tcPr>
          <w:p w14:paraId="7C3E5AE4" w14:textId="77777777" w:rsidR="00F20E4F" w:rsidRPr="002A27F6" w:rsidRDefault="00000000">
            <w:pPr>
              <w:pStyle w:val="TableParagraph"/>
              <w:spacing w:before="38" w:line="222" w:lineRule="exact"/>
              <w:ind w:left="109"/>
              <w:rPr>
                <w:sz w:val="20"/>
              </w:rPr>
            </w:pPr>
            <w:r w:rsidRPr="002A27F6">
              <w:rPr>
                <w:sz w:val="20"/>
              </w:rPr>
              <w:t>PO8</w:t>
            </w:r>
          </w:p>
        </w:tc>
        <w:tc>
          <w:tcPr>
            <w:tcW w:w="592" w:type="dxa"/>
          </w:tcPr>
          <w:p w14:paraId="7F31E39F" w14:textId="77777777" w:rsidR="00F20E4F" w:rsidRPr="002A27F6" w:rsidRDefault="00000000">
            <w:pPr>
              <w:pStyle w:val="TableParagraph"/>
              <w:spacing w:before="38" w:line="222" w:lineRule="exact"/>
              <w:ind w:left="106"/>
              <w:rPr>
                <w:sz w:val="20"/>
              </w:rPr>
            </w:pPr>
            <w:r w:rsidRPr="002A27F6">
              <w:rPr>
                <w:sz w:val="20"/>
              </w:rPr>
              <w:t>PO9</w:t>
            </w:r>
          </w:p>
        </w:tc>
        <w:tc>
          <w:tcPr>
            <w:tcW w:w="700" w:type="dxa"/>
          </w:tcPr>
          <w:p w14:paraId="37F64246" w14:textId="77777777" w:rsidR="00F20E4F" w:rsidRPr="002A27F6" w:rsidRDefault="00000000">
            <w:pPr>
              <w:pStyle w:val="TableParagraph"/>
              <w:spacing w:before="38" w:line="222" w:lineRule="exact"/>
              <w:ind w:left="110"/>
              <w:rPr>
                <w:sz w:val="20"/>
              </w:rPr>
            </w:pPr>
            <w:r w:rsidRPr="002A27F6">
              <w:rPr>
                <w:sz w:val="20"/>
              </w:rPr>
              <w:t>PO10</w:t>
            </w:r>
          </w:p>
        </w:tc>
        <w:tc>
          <w:tcPr>
            <w:tcW w:w="701" w:type="dxa"/>
          </w:tcPr>
          <w:p w14:paraId="7D59467A" w14:textId="77777777" w:rsidR="00F20E4F" w:rsidRPr="002A27F6" w:rsidRDefault="00000000">
            <w:pPr>
              <w:pStyle w:val="TableParagraph"/>
              <w:spacing w:before="38" w:line="222" w:lineRule="exact"/>
              <w:ind w:left="110"/>
              <w:rPr>
                <w:sz w:val="20"/>
              </w:rPr>
            </w:pPr>
            <w:r w:rsidRPr="002A27F6">
              <w:rPr>
                <w:sz w:val="20"/>
              </w:rPr>
              <w:t>PO11</w:t>
            </w:r>
          </w:p>
        </w:tc>
        <w:tc>
          <w:tcPr>
            <w:tcW w:w="700" w:type="dxa"/>
          </w:tcPr>
          <w:p w14:paraId="64F1A85C" w14:textId="77777777" w:rsidR="00F20E4F" w:rsidRPr="002A27F6" w:rsidRDefault="00000000">
            <w:pPr>
              <w:pStyle w:val="TableParagraph"/>
              <w:spacing w:before="38" w:line="222" w:lineRule="exact"/>
              <w:ind w:left="111"/>
              <w:rPr>
                <w:sz w:val="20"/>
              </w:rPr>
            </w:pPr>
            <w:r w:rsidRPr="002A27F6">
              <w:rPr>
                <w:sz w:val="20"/>
              </w:rPr>
              <w:t>PO12</w:t>
            </w:r>
          </w:p>
        </w:tc>
        <w:tc>
          <w:tcPr>
            <w:tcW w:w="639" w:type="dxa"/>
          </w:tcPr>
          <w:p w14:paraId="25D4BCF2" w14:textId="77777777" w:rsidR="00F20E4F" w:rsidRPr="002A27F6" w:rsidRDefault="00000000">
            <w:pPr>
              <w:pStyle w:val="TableParagraph"/>
              <w:spacing w:before="38" w:line="222" w:lineRule="exact"/>
              <w:ind w:left="112"/>
              <w:rPr>
                <w:sz w:val="20"/>
              </w:rPr>
            </w:pPr>
            <w:r w:rsidRPr="002A27F6">
              <w:rPr>
                <w:sz w:val="20"/>
              </w:rPr>
              <w:t>PSO1</w:t>
            </w:r>
          </w:p>
        </w:tc>
        <w:tc>
          <w:tcPr>
            <w:tcW w:w="639" w:type="dxa"/>
          </w:tcPr>
          <w:p w14:paraId="6D615C7D" w14:textId="77777777" w:rsidR="00F20E4F" w:rsidRPr="002A27F6" w:rsidRDefault="00000000">
            <w:pPr>
              <w:pStyle w:val="TableParagraph"/>
              <w:spacing w:before="38" w:line="222" w:lineRule="exact"/>
              <w:ind w:left="112"/>
              <w:rPr>
                <w:sz w:val="20"/>
              </w:rPr>
            </w:pPr>
            <w:r w:rsidRPr="002A27F6">
              <w:rPr>
                <w:sz w:val="20"/>
              </w:rPr>
              <w:t>PSO2</w:t>
            </w:r>
          </w:p>
        </w:tc>
      </w:tr>
      <w:tr w:rsidR="00F20E4F" w:rsidRPr="002A27F6" w14:paraId="12E86631" w14:textId="77777777">
        <w:trPr>
          <w:trHeight w:val="297"/>
        </w:trPr>
        <w:tc>
          <w:tcPr>
            <w:tcW w:w="993" w:type="dxa"/>
          </w:tcPr>
          <w:p w14:paraId="0FB3DBD7" w14:textId="77777777" w:rsidR="00F20E4F" w:rsidRPr="002A27F6" w:rsidRDefault="00000000">
            <w:pPr>
              <w:pStyle w:val="TableParagraph"/>
              <w:spacing w:before="36" w:line="224" w:lineRule="exact"/>
              <w:ind w:left="107"/>
              <w:rPr>
                <w:sz w:val="20"/>
              </w:rPr>
            </w:pPr>
            <w:r w:rsidRPr="002A27F6">
              <w:rPr>
                <w:sz w:val="20"/>
              </w:rPr>
              <w:t>CO</w:t>
            </w:r>
          </w:p>
        </w:tc>
        <w:tc>
          <w:tcPr>
            <w:tcW w:w="648" w:type="dxa"/>
          </w:tcPr>
          <w:p w14:paraId="0205805B" w14:textId="77777777" w:rsidR="00F20E4F" w:rsidRPr="002A27F6" w:rsidRDefault="00000000">
            <w:pPr>
              <w:pStyle w:val="TableParagraph"/>
              <w:rPr>
                <w:sz w:val="20"/>
              </w:rPr>
            </w:pPr>
            <w:r w:rsidRPr="002A27F6">
              <w:rPr>
                <w:sz w:val="20"/>
              </w:rPr>
              <w:t xml:space="preserve">   1</w:t>
            </w:r>
          </w:p>
        </w:tc>
        <w:tc>
          <w:tcPr>
            <w:tcW w:w="592" w:type="dxa"/>
          </w:tcPr>
          <w:p w14:paraId="2819CDD8" w14:textId="77777777" w:rsidR="00F20E4F" w:rsidRPr="002A27F6" w:rsidRDefault="00000000">
            <w:pPr>
              <w:pStyle w:val="TableParagraph"/>
              <w:rPr>
                <w:sz w:val="20"/>
              </w:rPr>
            </w:pPr>
            <w:r w:rsidRPr="002A27F6">
              <w:rPr>
                <w:sz w:val="20"/>
              </w:rPr>
              <w:t xml:space="preserve">  1</w:t>
            </w:r>
          </w:p>
        </w:tc>
        <w:tc>
          <w:tcPr>
            <w:tcW w:w="592" w:type="dxa"/>
          </w:tcPr>
          <w:p w14:paraId="00FAA673" w14:textId="77777777" w:rsidR="00F20E4F" w:rsidRPr="002A27F6" w:rsidRDefault="00000000">
            <w:pPr>
              <w:pStyle w:val="TableParagraph"/>
              <w:rPr>
                <w:sz w:val="20"/>
              </w:rPr>
            </w:pPr>
            <w:r w:rsidRPr="002A27F6">
              <w:rPr>
                <w:sz w:val="20"/>
              </w:rPr>
              <w:t xml:space="preserve">   3</w:t>
            </w:r>
          </w:p>
        </w:tc>
        <w:tc>
          <w:tcPr>
            <w:tcW w:w="593" w:type="dxa"/>
          </w:tcPr>
          <w:p w14:paraId="2AD03F21" w14:textId="77777777" w:rsidR="00F20E4F" w:rsidRPr="002A27F6" w:rsidRDefault="00000000">
            <w:pPr>
              <w:pStyle w:val="TableParagraph"/>
              <w:rPr>
                <w:sz w:val="20"/>
              </w:rPr>
            </w:pPr>
            <w:r w:rsidRPr="002A27F6">
              <w:rPr>
                <w:sz w:val="20"/>
              </w:rPr>
              <w:t xml:space="preserve">  2</w:t>
            </w:r>
          </w:p>
        </w:tc>
        <w:tc>
          <w:tcPr>
            <w:tcW w:w="595" w:type="dxa"/>
          </w:tcPr>
          <w:p w14:paraId="1212950E" w14:textId="77777777" w:rsidR="00F20E4F" w:rsidRPr="002A27F6" w:rsidRDefault="00000000">
            <w:pPr>
              <w:pStyle w:val="TableParagraph"/>
              <w:rPr>
                <w:sz w:val="20"/>
              </w:rPr>
            </w:pPr>
            <w:r w:rsidRPr="002A27F6">
              <w:rPr>
                <w:sz w:val="20"/>
              </w:rPr>
              <w:t xml:space="preserve">  1</w:t>
            </w:r>
          </w:p>
        </w:tc>
        <w:tc>
          <w:tcPr>
            <w:tcW w:w="593" w:type="dxa"/>
          </w:tcPr>
          <w:p w14:paraId="6DED04AD" w14:textId="77777777" w:rsidR="00F20E4F" w:rsidRPr="002A27F6" w:rsidRDefault="00000000">
            <w:pPr>
              <w:pStyle w:val="TableParagraph"/>
              <w:rPr>
                <w:sz w:val="20"/>
              </w:rPr>
            </w:pPr>
            <w:r w:rsidRPr="002A27F6">
              <w:rPr>
                <w:sz w:val="20"/>
              </w:rPr>
              <w:t xml:space="preserve">  1 </w:t>
            </w:r>
          </w:p>
        </w:tc>
        <w:tc>
          <w:tcPr>
            <w:tcW w:w="595" w:type="dxa"/>
          </w:tcPr>
          <w:p w14:paraId="38D94717" w14:textId="77777777" w:rsidR="00F20E4F" w:rsidRPr="002A27F6" w:rsidRDefault="00000000">
            <w:pPr>
              <w:pStyle w:val="TableParagraph"/>
              <w:rPr>
                <w:sz w:val="20"/>
              </w:rPr>
            </w:pPr>
            <w:r w:rsidRPr="002A27F6">
              <w:rPr>
                <w:sz w:val="20"/>
              </w:rPr>
              <w:t xml:space="preserve">  1</w:t>
            </w:r>
          </w:p>
        </w:tc>
        <w:tc>
          <w:tcPr>
            <w:tcW w:w="595" w:type="dxa"/>
          </w:tcPr>
          <w:p w14:paraId="0288FE53" w14:textId="77777777" w:rsidR="00F20E4F" w:rsidRPr="002A27F6" w:rsidRDefault="00000000">
            <w:pPr>
              <w:pStyle w:val="TableParagraph"/>
              <w:rPr>
                <w:sz w:val="20"/>
              </w:rPr>
            </w:pPr>
            <w:r w:rsidRPr="002A27F6">
              <w:rPr>
                <w:sz w:val="20"/>
              </w:rPr>
              <w:t xml:space="preserve">   1</w:t>
            </w:r>
          </w:p>
        </w:tc>
        <w:tc>
          <w:tcPr>
            <w:tcW w:w="592" w:type="dxa"/>
          </w:tcPr>
          <w:p w14:paraId="5C9155C5" w14:textId="77777777" w:rsidR="00F20E4F" w:rsidRPr="002A27F6" w:rsidRDefault="00000000">
            <w:pPr>
              <w:pStyle w:val="TableParagraph"/>
              <w:rPr>
                <w:sz w:val="20"/>
              </w:rPr>
            </w:pPr>
            <w:r w:rsidRPr="002A27F6">
              <w:rPr>
                <w:sz w:val="20"/>
              </w:rPr>
              <w:t xml:space="preserve">  2</w:t>
            </w:r>
          </w:p>
        </w:tc>
        <w:tc>
          <w:tcPr>
            <w:tcW w:w="700" w:type="dxa"/>
          </w:tcPr>
          <w:p w14:paraId="4E94596F" w14:textId="77777777" w:rsidR="00F20E4F" w:rsidRPr="002A27F6" w:rsidRDefault="00000000">
            <w:pPr>
              <w:pStyle w:val="TableParagraph"/>
              <w:rPr>
                <w:sz w:val="20"/>
              </w:rPr>
            </w:pPr>
            <w:r w:rsidRPr="002A27F6">
              <w:rPr>
                <w:sz w:val="20"/>
              </w:rPr>
              <w:t xml:space="preserve">   1</w:t>
            </w:r>
          </w:p>
        </w:tc>
        <w:tc>
          <w:tcPr>
            <w:tcW w:w="701" w:type="dxa"/>
          </w:tcPr>
          <w:p w14:paraId="2C37D343" w14:textId="77777777" w:rsidR="00F20E4F" w:rsidRPr="002A27F6" w:rsidRDefault="00000000">
            <w:pPr>
              <w:pStyle w:val="TableParagraph"/>
              <w:rPr>
                <w:sz w:val="20"/>
              </w:rPr>
            </w:pPr>
            <w:r w:rsidRPr="002A27F6">
              <w:rPr>
                <w:sz w:val="20"/>
              </w:rPr>
              <w:t xml:space="preserve">  1</w:t>
            </w:r>
          </w:p>
        </w:tc>
        <w:tc>
          <w:tcPr>
            <w:tcW w:w="700" w:type="dxa"/>
          </w:tcPr>
          <w:p w14:paraId="74B0864E" w14:textId="77777777" w:rsidR="00F20E4F" w:rsidRPr="002A27F6" w:rsidRDefault="00000000">
            <w:pPr>
              <w:pStyle w:val="TableParagraph"/>
              <w:rPr>
                <w:sz w:val="20"/>
              </w:rPr>
            </w:pPr>
            <w:r w:rsidRPr="002A27F6">
              <w:rPr>
                <w:sz w:val="20"/>
              </w:rPr>
              <w:t xml:space="preserve">   1</w:t>
            </w:r>
          </w:p>
        </w:tc>
        <w:tc>
          <w:tcPr>
            <w:tcW w:w="639" w:type="dxa"/>
          </w:tcPr>
          <w:p w14:paraId="331D5DCA" w14:textId="77777777" w:rsidR="00F20E4F" w:rsidRPr="002A27F6" w:rsidRDefault="00000000">
            <w:pPr>
              <w:pStyle w:val="TableParagraph"/>
              <w:rPr>
                <w:sz w:val="20"/>
              </w:rPr>
            </w:pPr>
            <w:r w:rsidRPr="002A27F6">
              <w:rPr>
                <w:sz w:val="20"/>
              </w:rPr>
              <w:t xml:space="preserve">  2</w:t>
            </w:r>
          </w:p>
        </w:tc>
        <w:tc>
          <w:tcPr>
            <w:tcW w:w="639" w:type="dxa"/>
          </w:tcPr>
          <w:p w14:paraId="08A3E72D" w14:textId="77777777" w:rsidR="00F20E4F" w:rsidRPr="002A27F6" w:rsidRDefault="00000000">
            <w:pPr>
              <w:pStyle w:val="TableParagraph"/>
              <w:rPr>
                <w:sz w:val="20"/>
              </w:rPr>
            </w:pPr>
            <w:r w:rsidRPr="002A27F6">
              <w:rPr>
                <w:sz w:val="20"/>
              </w:rPr>
              <w:t xml:space="preserve">  1</w:t>
            </w:r>
          </w:p>
        </w:tc>
      </w:tr>
    </w:tbl>
    <w:p w14:paraId="78A52C28" w14:textId="77777777" w:rsidR="00F20E4F" w:rsidRPr="002A27F6" w:rsidRDefault="00F20E4F">
      <w:pPr>
        <w:pStyle w:val="BodyText"/>
        <w:spacing w:before="120"/>
        <w:ind w:left="284"/>
        <w:rPr>
          <w:sz w:val="22"/>
          <w:szCs w:val="22"/>
        </w:rPr>
      </w:pPr>
    </w:p>
    <w:tbl>
      <w:tblPr>
        <w:tblpPr w:leftFromText="180" w:rightFromText="180" w:vertAnchor="text" w:horzAnchor="margin" w:tblpY="575"/>
        <w:tblW w:w="97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1527"/>
        <w:gridCol w:w="8249"/>
        <w:tblGridChange w:id="65">
          <w:tblGrid>
            <w:gridCol w:w="1527"/>
            <w:gridCol w:w="8249"/>
          </w:tblGrid>
        </w:tblGridChange>
      </w:tblGrid>
      <w:tr w:rsidR="00F20E4F" w:rsidRPr="002A27F6" w14:paraId="15CFE4E7" w14:textId="77777777">
        <w:trPr>
          <w:trHeight w:val="505"/>
        </w:trPr>
        <w:tc>
          <w:tcPr>
            <w:tcW w:w="1527" w:type="dxa"/>
          </w:tcPr>
          <w:p w14:paraId="739BE9DF" w14:textId="77777777" w:rsidR="00F20E4F" w:rsidRPr="002A27F6" w:rsidRDefault="00000000">
            <w:pPr>
              <w:pStyle w:val="TableParagraph"/>
              <w:spacing w:before="60" w:after="60" w:line="251" w:lineRule="exact"/>
              <w:ind w:left="108"/>
              <w:pPrChange w:id="66" w:author="Subhrajit Nandy" w:date="2023-05-23T10:56:00Z">
                <w:pPr>
                  <w:pStyle w:val="TableParagraph"/>
                  <w:framePr w:hSpace="180" w:wrap="around" w:vAnchor="text" w:hAnchor="margin" w:y="575"/>
                  <w:spacing w:line="251" w:lineRule="exact"/>
                  <w:ind w:left="107"/>
                </w:pPr>
              </w:pPrChange>
            </w:pPr>
            <w:r w:rsidRPr="002A27F6">
              <w:t>Week</w:t>
            </w:r>
            <w:r w:rsidRPr="002A27F6">
              <w:rPr>
                <w:spacing w:val="-2"/>
              </w:rPr>
              <w:t xml:space="preserve"> </w:t>
            </w:r>
            <w:r w:rsidRPr="002A27F6">
              <w:t>1</w:t>
            </w:r>
            <w:r w:rsidRPr="002A27F6">
              <w:rPr>
                <w:spacing w:val="1"/>
              </w:rPr>
              <w:t xml:space="preserve"> </w:t>
            </w:r>
            <w:r w:rsidRPr="002A27F6">
              <w:t>-</w:t>
            </w:r>
            <w:r w:rsidRPr="002A27F6">
              <w:rPr>
                <w:spacing w:val="-1"/>
              </w:rPr>
              <w:t xml:space="preserve"> </w:t>
            </w:r>
            <w:r w:rsidRPr="002A27F6">
              <w:t>4</w:t>
            </w:r>
          </w:p>
        </w:tc>
        <w:tc>
          <w:tcPr>
            <w:tcW w:w="8249" w:type="dxa"/>
          </w:tcPr>
          <w:p w14:paraId="3F680D38" w14:textId="77777777" w:rsidR="00F20E4F" w:rsidRPr="002A27F6" w:rsidRDefault="00000000">
            <w:pPr>
              <w:pStyle w:val="TableParagraph"/>
              <w:spacing w:before="60" w:after="60" w:line="254" w:lineRule="exact"/>
              <w:ind w:left="108"/>
              <w:pPrChange w:id="67" w:author="Subhrajit Nandy" w:date="2023-05-23T10:56:00Z">
                <w:pPr>
                  <w:pStyle w:val="TableParagraph"/>
                  <w:framePr w:hSpace="180" w:wrap="around" w:vAnchor="text" w:hAnchor="margin" w:y="575"/>
                  <w:spacing w:line="254" w:lineRule="exact"/>
                  <w:ind w:left="107"/>
                </w:pPr>
              </w:pPrChange>
            </w:pPr>
            <w:r w:rsidRPr="002A27F6">
              <w:t>Learn the basics of HFSS Software</w:t>
            </w:r>
          </w:p>
        </w:tc>
      </w:tr>
      <w:tr w:rsidR="00F20E4F" w:rsidRPr="002A27F6" w14:paraId="075A560C" w14:textId="77777777">
        <w:trPr>
          <w:trHeight w:val="503"/>
        </w:trPr>
        <w:tc>
          <w:tcPr>
            <w:tcW w:w="1527" w:type="dxa"/>
          </w:tcPr>
          <w:p w14:paraId="638D374D" w14:textId="77777777" w:rsidR="00F20E4F" w:rsidRPr="002A27F6" w:rsidRDefault="00000000">
            <w:pPr>
              <w:pStyle w:val="TableParagraph"/>
              <w:spacing w:before="60" w:after="60" w:line="249" w:lineRule="exact"/>
              <w:ind w:left="108"/>
              <w:pPrChange w:id="68" w:author="Subhrajit Nandy" w:date="2023-05-23T10:56:00Z">
                <w:pPr>
                  <w:pStyle w:val="TableParagraph"/>
                  <w:framePr w:hSpace="180" w:wrap="around" w:vAnchor="text" w:hAnchor="margin" w:y="575"/>
                  <w:spacing w:line="249" w:lineRule="exact"/>
                  <w:ind w:left="107"/>
                </w:pPr>
              </w:pPrChange>
            </w:pPr>
            <w:r w:rsidRPr="002A27F6">
              <w:t>Week</w:t>
            </w:r>
            <w:r w:rsidRPr="002A27F6">
              <w:rPr>
                <w:spacing w:val="-2"/>
              </w:rPr>
              <w:t xml:space="preserve"> </w:t>
            </w:r>
            <w:r w:rsidRPr="002A27F6">
              <w:t>5</w:t>
            </w:r>
            <w:r w:rsidRPr="002A27F6">
              <w:rPr>
                <w:spacing w:val="1"/>
              </w:rPr>
              <w:t xml:space="preserve"> </w:t>
            </w:r>
            <w:r w:rsidRPr="002A27F6">
              <w:t>-</w:t>
            </w:r>
            <w:r w:rsidRPr="002A27F6">
              <w:rPr>
                <w:spacing w:val="-1"/>
              </w:rPr>
              <w:t xml:space="preserve"> </w:t>
            </w:r>
            <w:r w:rsidRPr="002A27F6">
              <w:t>6</w:t>
            </w:r>
          </w:p>
        </w:tc>
        <w:tc>
          <w:tcPr>
            <w:tcW w:w="8249" w:type="dxa"/>
          </w:tcPr>
          <w:p w14:paraId="3B8F6674" w14:textId="77777777" w:rsidR="00F20E4F" w:rsidRPr="002A27F6" w:rsidRDefault="00000000">
            <w:pPr>
              <w:pStyle w:val="TableParagraph"/>
              <w:spacing w:before="60" w:after="60" w:line="249" w:lineRule="exact"/>
              <w:ind w:left="108"/>
              <w:pPrChange w:id="69" w:author="Subhrajit Nandy" w:date="2023-05-23T10:56:00Z">
                <w:pPr>
                  <w:pStyle w:val="TableParagraph"/>
                  <w:framePr w:hSpace="180" w:wrap="around" w:vAnchor="text" w:hAnchor="margin" w:y="575"/>
                  <w:spacing w:line="249" w:lineRule="exact"/>
                  <w:ind w:left="107"/>
                </w:pPr>
              </w:pPrChange>
            </w:pPr>
            <w:r w:rsidRPr="002A27F6">
              <w:t>Try to design of some basic MIMO Antenna</w:t>
            </w:r>
          </w:p>
        </w:tc>
      </w:tr>
      <w:tr w:rsidR="00F20E4F" w:rsidRPr="002A27F6" w14:paraId="559C3626" w14:textId="77777777">
        <w:trPr>
          <w:trHeight w:val="254"/>
        </w:trPr>
        <w:tc>
          <w:tcPr>
            <w:tcW w:w="1527" w:type="dxa"/>
          </w:tcPr>
          <w:p w14:paraId="2FA3BF09" w14:textId="77777777" w:rsidR="00F20E4F" w:rsidRPr="002A27F6" w:rsidRDefault="00000000">
            <w:pPr>
              <w:pStyle w:val="TableParagraph"/>
              <w:spacing w:before="60" w:after="60" w:line="234" w:lineRule="exact"/>
              <w:ind w:left="108"/>
              <w:pPrChange w:id="70" w:author="Subhrajit Nandy" w:date="2023-05-23T10:56:00Z">
                <w:pPr>
                  <w:pStyle w:val="TableParagraph"/>
                  <w:framePr w:hSpace="180" w:wrap="around" w:vAnchor="text" w:hAnchor="margin" w:y="575"/>
                  <w:spacing w:line="234" w:lineRule="exact"/>
                  <w:ind w:left="107"/>
                </w:pPr>
              </w:pPrChange>
            </w:pPr>
            <w:r w:rsidRPr="002A27F6">
              <w:t>Week</w:t>
            </w:r>
            <w:r w:rsidRPr="002A27F6">
              <w:rPr>
                <w:spacing w:val="-3"/>
              </w:rPr>
              <w:t xml:space="preserve"> </w:t>
            </w:r>
            <w:r w:rsidRPr="002A27F6">
              <w:t>7</w:t>
            </w:r>
            <w:r w:rsidRPr="002A27F6">
              <w:rPr>
                <w:spacing w:val="1"/>
              </w:rPr>
              <w:t xml:space="preserve"> </w:t>
            </w:r>
            <w:r w:rsidRPr="002A27F6">
              <w:t>-</w:t>
            </w:r>
            <w:r w:rsidRPr="002A27F6">
              <w:rPr>
                <w:spacing w:val="-1"/>
              </w:rPr>
              <w:t xml:space="preserve"> </w:t>
            </w:r>
            <w:r w:rsidRPr="002A27F6">
              <w:t>11</w:t>
            </w:r>
          </w:p>
        </w:tc>
        <w:tc>
          <w:tcPr>
            <w:tcW w:w="8249" w:type="dxa"/>
          </w:tcPr>
          <w:p w14:paraId="37E48A58" w14:textId="77777777" w:rsidR="00F20E4F" w:rsidRPr="002A27F6" w:rsidRDefault="00000000">
            <w:pPr>
              <w:pStyle w:val="TableParagraph"/>
              <w:spacing w:before="60" w:after="60" w:line="234" w:lineRule="exact"/>
              <w:ind w:left="108"/>
              <w:pPrChange w:id="71" w:author="Subhrajit Nandy" w:date="2023-05-23T10:56:00Z">
                <w:pPr>
                  <w:pStyle w:val="TableParagraph"/>
                  <w:framePr w:hSpace="180" w:wrap="around" w:vAnchor="text" w:hAnchor="margin" w:y="575"/>
                  <w:spacing w:line="234" w:lineRule="exact"/>
                  <w:ind w:left="107"/>
                </w:pPr>
              </w:pPrChange>
            </w:pPr>
            <w:r w:rsidRPr="002A27F6">
              <w:t>Planning</w:t>
            </w:r>
            <w:r w:rsidRPr="002A27F6">
              <w:rPr>
                <w:spacing w:val="-2"/>
              </w:rPr>
              <w:t xml:space="preserve"> </w:t>
            </w:r>
            <w:r w:rsidRPr="002A27F6">
              <w:t>our</w:t>
            </w:r>
            <w:r w:rsidRPr="002A27F6">
              <w:rPr>
                <w:spacing w:val="-1"/>
              </w:rPr>
              <w:t xml:space="preserve"> </w:t>
            </w:r>
            <w:r w:rsidRPr="002A27F6">
              <w:t>first</w:t>
            </w:r>
            <w:r w:rsidRPr="002A27F6">
              <w:rPr>
                <w:spacing w:val="-3"/>
              </w:rPr>
              <w:t xml:space="preserve"> </w:t>
            </w:r>
            <w:r w:rsidRPr="002A27F6">
              <w:t>design</w:t>
            </w:r>
            <w:r w:rsidRPr="002A27F6">
              <w:rPr>
                <w:spacing w:val="-1"/>
              </w:rPr>
              <w:t xml:space="preserve"> </w:t>
            </w:r>
            <w:r w:rsidRPr="002A27F6">
              <w:t>and</w:t>
            </w:r>
            <w:r w:rsidRPr="002A27F6">
              <w:rPr>
                <w:spacing w:val="-1"/>
              </w:rPr>
              <w:t xml:space="preserve"> </w:t>
            </w:r>
            <w:r w:rsidRPr="002A27F6">
              <w:t>implementing</w:t>
            </w:r>
            <w:r w:rsidRPr="002A27F6">
              <w:rPr>
                <w:spacing w:val="-5"/>
              </w:rPr>
              <w:t xml:space="preserve"> </w:t>
            </w:r>
            <w:r w:rsidRPr="002A27F6">
              <w:t>it</w:t>
            </w:r>
            <w:r w:rsidRPr="002A27F6">
              <w:rPr>
                <w:spacing w:val="-3"/>
              </w:rPr>
              <w:t xml:space="preserve"> </w:t>
            </w:r>
            <w:r w:rsidRPr="002A27F6">
              <w:t>in</w:t>
            </w:r>
            <w:r w:rsidRPr="002A27F6">
              <w:rPr>
                <w:spacing w:val="-4"/>
              </w:rPr>
              <w:t xml:space="preserve"> </w:t>
            </w:r>
            <w:r w:rsidRPr="002A27F6">
              <w:t>HFSS.</w:t>
            </w:r>
          </w:p>
        </w:tc>
      </w:tr>
      <w:tr w:rsidR="00F20E4F" w:rsidRPr="002A27F6" w14:paraId="1B340AA1" w14:textId="77777777">
        <w:trPr>
          <w:trHeight w:val="251"/>
        </w:trPr>
        <w:tc>
          <w:tcPr>
            <w:tcW w:w="1527" w:type="dxa"/>
          </w:tcPr>
          <w:p w14:paraId="64D62406" w14:textId="77777777" w:rsidR="00F20E4F" w:rsidRPr="002A27F6" w:rsidRDefault="00000000">
            <w:pPr>
              <w:pStyle w:val="TableParagraph"/>
              <w:spacing w:before="60" w:after="60" w:line="232" w:lineRule="exact"/>
              <w:ind w:left="108"/>
              <w:pPrChange w:id="72" w:author="Subhrajit Nandy" w:date="2023-05-23T10:56:00Z">
                <w:pPr>
                  <w:pStyle w:val="TableParagraph"/>
                  <w:framePr w:hSpace="180" w:wrap="around" w:vAnchor="text" w:hAnchor="margin" w:y="575"/>
                  <w:spacing w:line="232" w:lineRule="exact"/>
                  <w:ind w:left="107"/>
                </w:pPr>
              </w:pPrChange>
            </w:pPr>
            <w:r w:rsidRPr="002A27F6">
              <w:t>Week</w:t>
            </w:r>
            <w:r w:rsidRPr="002A27F6">
              <w:rPr>
                <w:spacing w:val="-2"/>
              </w:rPr>
              <w:t xml:space="preserve"> </w:t>
            </w:r>
            <w:r w:rsidRPr="002A27F6">
              <w:t>12</w:t>
            </w:r>
            <w:r w:rsidRPr="002A27F6">
              <w:rPr>
                <w:spacing w:val="1"/>
              </w:rPr>
              <w:t xml:space="preserve"> </w:t>
            </w:r>
            <w:r w:rsidRPr="002A27F6">
              <w:t>-</w:t>
            </w:r>
            <w:r w:rsidRPr="002A27F6">
              <w:rPr>
                <w:spacing w:val="-1"/>
              </w:rPr>
              <w:t xml:space="preserve"> </w:t>
            </w:r>
            <w:r w:rsidRPr="002A27F6">
              <w:t>14</w:t>
            </w:r>
          </w:p>
        </w:tc>
        <w:tc>
          <w:tcPr>
            <w:tcW w:w="8249" w:type="dxa"/>
          </w:tcPr>
          <w:p w14:paraId="0630DA51" w14:textId="77777777" w:rsidR="00F20E4F" w:rsidRPr="002A27F6" w:rsidRDefault="00000000">
            <w:pPr>
              <w:pStyle w:val="TableParagraph"/>
              <w:spacing w:before="60" w:after="60" w:line="232" w:lineRule="exact"/>
              <w:ind w:left="108"/>
              <w:pPrChange w:id="73" w:author="Subhrajit Nandy" w:date="2023-05-23T10:56:00Z">
                <w:pPr>
                  <w:pStyle w:val="TableParagraph"/>
                  <w:framePr w:hSpace="180" w:wrap="around" w:vAnchor="text" w:hAnchor="margin" w:y="575"/>
                  <w:spacing w:line="232" w:lineRule="exact"/>
                  <w:ind w:left="107"/>
                </w:pPr>
              </w:pPrChange>
            </w:pPr>
            <w:r w:rsidRPr="002A27F6">
              <w:t>Initial</w:t>
            </w:r>
            <w:r w:rsidRPr="002A27F6">
              <w:rPr>
                <w:spacing w:val="-4"/>
              </w:rPr>
              <w:t xml:space="preserve"> </w:t>
            </w:r>
            <w:r w:rsidRPr="002A27F6">
              <w:t>result</w:t>
            </w:r>
            <w:r w:rsidRPr="002A27F6">
              <w:rPr>
                <w:spacing w:val="-4"/>
              </w:rPr>
              <w:t xml:space="preserve"> </w:t>
            </w:r>
            <w:r w:rsidRPr="002A27F6">
              <w:t>analysis</w:t>
            </w:r>
            <w:r w:rsidRPr="002A27F6">
              <w:rPr>
                <w:spacing w:val="-4"/>
              </w:rPr>
              <w:t xml:space="preserve"> </w:t>
            </w:r>
            <w:r w:rsidRPr="002A27F6">
              <w:t>and</w:t>
            </w:r>
            <w:r w:rsidRPr="002A27F6">
              <w:rPr>
                <w:spacing w:val="-2"/>
              </w:rPr>
              <w:t xml:space="preserve"> </w:t>
            </w:r>
            <w:r w:rsidRPr="002A27F6">
              <w:t>further</w:t>
            </w:r>
            <w:r w:rsidRPr="002A27F6">
              <w:rPr>
                <w:spacing w:val="-3"/>
              </w:rPr>
              <w:t xml:space="preserve"> </w:t>
            </w:r>
            <w:r w:rsidRPr="002A27F6">
              <w:t>modifications</w:t>
            </w:r>
            <w:r w:rsidRPr="002A27F6">
              <w:rPr>
                <w:spacing w:val="-4"/>
              </w:rPr>
              <w:t xml:space="preserve"> </w:t>
            </w:r>
            <w:r w:rsidRPr="002A27F6">
              <w:t>to</w:t>
            </w:r>
            <w:r w:rsidRPr="002A27F6">
              <w:rPr>
                <w:spacing w:val="-2"/>
              </w:rPr>
              <w:t xml:space="preserve"> </w:t>
            </w:r>
            <w:r w:rsidRPr="002A27F6">
              <w:t>improve</w:t>
            </w:r>
            <w:r w:rsidRPr="002A27F6">
              <w:rPr>
                <w:spacing w:val="-2"/>
              </w:rPr>
              <w:t xml:space="preserve"> </w:t>
            </w:r>
            <w:r w:rsidRPr="002A27F6">
              <w:t>our</w:t>
            </w:r>
            <w:r w:rsidRPr="002A27F6">
              <w:rPr>
                <w:spacing w:val="-2"/>
              </w:rPr>
              <w:t xml:space="preserve"> </w:t>
            </w:r>
            <w:r w:rsidRPr="002A27F6">
              <w:t>design.</w:t>
            </w:r>
          </w:p>
        </w:tc>
      </w:tr>
      <w:tr w:rsidR="00F20E4F" w:rsidRPr="002A27F6" w14:paraId="7B6614C6" w14:textId="77777777">
        <w:trPr>
          <w:trHeight w:val="354"/>
        </w:trPr>
        <w:tc>
          <w:tcPr>
            <w:tcW w:w="1527" w:type="dxa"/>
            <w:tcBorders>
              <w:left w:val="single" w:sz="4" w:space="0" w:color="auto"/>
              <w:bottom w:val="single" w:sz="4" w:space="0" w:color="auto"/>
            </w:tcBorders>
          </w:tcPr>
          <w:p w14:paraId="3688749E" w14:textId="77777777" w:rsidR="00F20E4F" w:rsidRPr="002A27F6" w:rsidRDefault="00000000">
            <w:pPr>
              <w:pStyle w:val="TableParagraph"/>
              <w:spacing w:before="60" w:after="60" w:line="234" w:lineRule="exact"/>
              <w:ind w:left="108"/>
              <w:pPrChange w:id="74" w:author="Subhrajit Nandy" w:date="2023-05-23T10:56:00Z">
                <w:pPr>
                  <w:pStyle w:val="TableParagraph"/>
                  <w:framePr w:hSpace="180" w:wrap="around" w:vAnchor="text" w:hAnchor="margin" w:y="575"/>
                  <w:spacing w:line="234" w:lineRule="exact"/>
                  <w:ind w:left="107"/>
                </w:pPr>
              </w:pPrChange>
            </w:pPr>
            <w:r w:rsidRPr="002A27F6">
              <w:t>Week</w:t>
            </w:r>
            <w:r w:rsidRPr="002A27F6">
              <w:rPr>
                <w:spacing w:val="-2"/>
              </w:rPr>
              <w:t xml:space="preserve"> </w:t>
            </w:r>
            <w:r w:rsidRPr="002A27F6">
              <w:t>15</w:t>
            </w:r>
            <w:r w:rsidRPr="002A27F6">
              <w:rPr>
                <w:spacing w:val="1"/>
              </w:rPr>
              <w:t xml:space="preserve"> </w:t>
            </w:r>
            <w:r w:rsidRPr="002A27F6">
              <w:t>-</w:t>
            </w:r>
            <w:r w:rsidRPr="002A27F6">
              <w:rPr>
                <w:spacing w:val="-1"/>
              </w:rPr>
              <w:t xml:space="preserve"> </w:t>
            </w:r>
            <w:r w:rsidRPr="002A27F6">
              <w:t>18</w:t>
            </w:r>
          </w:p>
        </w:tc>
        <w:tc>
          <w:tcPr>
            <w:tcW w:w="8249" w:type="dxa"/>
            <w:tcBorders>
              <w:bottom w:val="single" w:sz="4" w:space="0" w:color="auto"/>
            </w:tcBorders>
          </w:tcPr>
          <w:p w14:paraId="2BEE98BB" w14:textId="77777777" w:rsidR="00F20E4F" w:rsidRPr="002A27F6" w:rsidRDefault="00000000">
            <w:pPr>
              <w:pStyle w:val="TableParagraph"/>
              <w:spacing w:before="60" w:after="60" w:line="234" w:lineRule="exact"/>
              <w:ind w:left="108"/>
              <w:pPrChange w:id="75" w:author="Subhrajit Nandy" w:date="2023-05-23T10:56:00Z">
                <w:pPr>
                  <w:pStyle w:val="TableParagraph"/>
                  <w:framePr w:hSpace="180" w:wrap="around" w:vAnchor="text" w:hAnchor="margin" w:y="575"/>
                  <w:spacing w:line="234" w:lineRule="exact"/>
                  <w:ind w:left="107"/>
                </w:pPr>
              </w:pPrChange>
            </w:pPr>
            <w:r w:rsidRPr="002A27F6">
              <w:t>Learning</w:t>
            </w:r>
            <w:r w:rsidRPr="002A27F6">
              <w:rPr>
                <w:spacing w:val="-4"/>
              </w:rPr>
              <w:t xml:space="preserve"> </w:t>
            </w:r>
            <w:r w:rsidRPr="002A27F6">
              <w:t>concepts</w:t>
            </w:r>
            <w:r w:rsidRPr="002A27F6">
              <w:rPr>
                <w:spacing w:val="-3"/>
              </w:rPr>
              <w:t xml:space="preserve"> </w:t>
            </w:r>
            <w:r w:rsidRPr="002A27F6">
              <w:t>of</w:t>
            </w:r>
            <w:r w:rsidRPr="002A27F6">
              <w:rPr>
                <w:spacing w:val="-3"/>
              </w:rPr>
              <w:t xml:space="preserve"> </w:t>
            </w:r>
            <w:r w:rsidRPr="002A27F6">
              <w:t>advanced parameters</w:t>
            </w:r>
            <w:r w:rsidRPr="002A27F6">
              <w:rPr>
                <w:spacing w:val="-1"/>
              </w:rPr>
              <w:t xml:space="preserve"> </w:t>
            </w:r>
            <w:r w:rsidRPr="002A27F6">
              <w:t>to</w:t>
            </w:r>
            <w:r w:rsidRPr="002A27F6">
              <w:rPr>
                <w:spacing w:val="-1"/>
              </w:rPr>
              <w:t xml:space="preserve"> </w:t>
            </w:r>
            <w:r w:rsidRPr="002A27F6">
              <w:t>implement</w:t>
            </w:r>
            <w:r w:rsidRPr="002A27F6">
              <w:rPr>
                <w:spacing w:val="1"/>
              </w:rPr>
              <w:t xml:space="preserve"> </w:t>
            </w:r>
            <w:r w:rsidRPr="002A27F6">
              <w:t>in</w:t>
            </w:r>
            <w:r w:rsidRPr="002A27F6">
              <w:rPr>
                <w:spacing w:val="-4"/>
              </w:rPr>
              <w:t xml:space="preserve"> </w:t>
            </w:r>
            <w:r w:rsidRPr="002A27F6">
              <w:t>our</w:t>
            </w:r>
            <w:r w:rsidRPr="002A27F6">
              <w:rPr>
                <w:spacing w:val="-3"/>
              </w:rPr>
              <w:t xml:space="preserve"> </w:t>
            </w:r>
            <w:r w:rsidRPr="002A27F6">
              <w:t>design.</w:t>
            </w:r>
          </w:p>
        </w:tc>
      </w:tr>
      <w:tr w:rsidR="00F20E4F" w:rsidRPr="002A27F6" w14:paraId="5E099A19" w14:textId="77777777">
        <w:trPr>
          <w:trHeight w:val="478"/>
        </w:trPr>
        <w:tc>
          <w:tcPr>
            <w:tcW w:w="1527" w:type="dxa"/>
            <w:tcBorders>
              <w:top w:val="single" w:sz="4" w:space="0" w:color="auto"/>
              <w:left w:val="single" w:sz="4" w:space="0" w:color="auto"/>
            </w:tcBorders>
          </w:tcPr>
          <w:p w14:paraId="1637DDC7" w14:textId="77777777" w:rsidR="00F20E4F" w:rsidRPr="002A27F6" w:rsidRDefault="00000000">
            <w:pPr>
              <w:pStyle w:val="TableParagraph"/>
              <w:spacing w:before="60" w:after="60" w:line="234" w:lineRule="exact"/>
              <w:ind w:left="108"/>
              <w:pPrChange w:id="76" w:author="Subhrajit Nandy" w:date="2023-05-23T10:56:00Z">
                <w:pPr>
                  <w:pStyle w:val="TableParagraph"/>
                  <w:framePr w:hSpace="180" w:wrap="around" w:vAnchor="text" w:hAnchor="margin" w:y="575"/>
                  <w:spacing w:line="234" w:lineRule="exact"/>
                  <w:ind w:left="107"/>
                </w:pPr>
              </w:pPrChange>
            </w:pPr>
            <w:r w:rsidRPr="002A27F6">
              <w:t>Week 19-20</w:t>
            </w:r>
          </w:p>
        </w:tc>
        <w:tc>
          <w:tcPr>
            <w:tcW w:w="8249" w:type="dxa"/>
            <w:tcBorders>
              <w:top w:val="single" w:sz="4" w:space="0" w:color="auto"/>
            </w:tcBorders>
          </w:tcPr>
          <w:p w14:paraId="7843D9DB" w14:textId="77777777" w:rsidR="00F20E4F" w:rsidRPr="002A27F6" w:rsidRDefault="00000000">
            <w:pPr>
              <w:pStyle w:val="TableParagraph"/>
              <w:spacing w:before="60" w:after="60" w:line="234" w:lineRule="exact"/>
              <w:ind w:left="108"/>
              <w:pPrChange w:id="77" w:author="Subhrajit Nandy" w:date="2023-05-23T10:56:00Z">
                <w:pPr>
                  <w:pStyle w:val="TableParagraph"/>
                  <w:framePr w:hSpace="180" w:wrap="around" w:vAnchor="text" w:hAnchor="margin" w:y="575"/>
                  <w:spacing w:line="234" w:lineRule="exact"/>
                  <w:ind w:left="107"/>
                </w:pPr>
              </w:pPrChange>
            </w:pPr>
            <w:r w:rsidRPr="002A27F6">
              <w:t>Get some problem with the student version of HFSS due to high mesh number of the Antenna and switch into professional version of HFSS.</w:t>
            </w:r>
          </w:p>
        </w:tc>
      </w:tr>
      <w:tr w:rsidR="00F20E4F" w:rsidRPr="002A27F6" w14:paraId="7C8AB6EB" w14:textId="77777777">
        <w:trPr>
          <w:trHeight w:val="506"/>
        </w:trPr>
        <w:tc>
          <w:tcPr>
            <w:tcW w:w="1527" w:type="dxa"/>
          </w:tcPr>
          <w:p w14:paraId="31698E85" w14:textId="77777777" w:rsidR="00F20E4F" w:rsidRPr="002A27F6" w:rsidRDefault="00000000">
            <w:pPr>
              <w:pStyle w:val="TableParagraph"/>
              <w:spacing w:before="60" w:after="60" w:line="251" w:lineRule="exact"/>
              <w:ind w:left="108"/>
              <w:pPrChange w:id="78" w:author="Subhrajit Nandy" w:date="2023-05-23T10:56:00Z">
                <w:pPr>
                  <w:pStyle w:val="TableParagraph"/>
                  <w:framePr w:hSpace="180" w:wrap="around" w:vAnchor="text" w:hAnchor="margin" w:y="575"/>
                  <w:spacing w:line="251" w:lineRule="exact"/>
                  <w:ind w:left="107"/>
                </w:pPr>
              </w:pPrChange>
            </w:pPr>
            <w:r w:rsidRPr="002A27F6">
              <w:t>Week</w:t>
            </w:r>
            <w:r w:rsidRPr="002A27F6">
              <w:rPr>
                <w:spacing w:val="-2"/>
              </w:rPr>
              <w:t xml:space="preserve"> </w:t>
            </w:r>
            <w:r w:rsidRPr="002A27F6">
              <w:t>21</w:t>
            </w:r>
            <w:r w:rsidRPr="002A27F6">
              <w:rPr>
                <w:spacing w:val="1"/>
              </w:rPr>
              <w:t xml:space="preserve"> </w:t>
            </w:r>
            <w:r w:rsidRPr="002A27F6">
              <w:t>-</w:t>
            </w:r>
            <w:r w:rsidRPr="002A27F6">
              <w:rPr>
                <w:spacing w:val="-1"/>
              </w:rPr>
              <w:t xml:space="preserve"> </w:t>
            </w:r>
            <w:r w:rsidRPr="002A27F6">
              <w:t>24</w:t>
            </w:r>
          </w:p>
        </w:tc>
        <w:tc>
          <w:tcPr>
            <w:tcW w:w="8249" w:type="dxa"/>
          </w:tcPr>
          <w:p w14:paraId="398D4B33" w14:textId="13D46E2F" w:rsidR="00F20E4F" w:rsidRPr="002A27F6" w:rsidRDefault="00000000">
            <w:pPr>
              <w:pStyle w:val="TableParagraph"/>
              <w:spacing w:before="60" w:after="60" w:line="252" w:lineRule="exact"/>
              <w:ind w:left="108"/>
              <w:pPrChange w:id="79" w:author="Subhrajit Nandy" w:date="2023-05-23T10:56:00Z">
                <w:pPr>
                  <w:pStyle w:val="TableParagraph"/>
                  <w:framePr w:hSpace="180" w:wrap="around" w:vAnchor="text" w:hAnchor="margin" w:y="575"/>
                  <w:spacing w:line="252" w:lineRule="exact"/>
                  <w:ind w:left="107"/>
                </w:pPr>
              </w:pPrChange>
            </w:pPr>
            <w:r w:rsidRPr="002A27F6">
              <w:t>Re</w:t>
            </w:r>
            <w:r w:rsidRPr="002A27F6">
              <w:rPr>
                <w:spacing w:val="-1"/>
              </w:rPr>
              <w:t xml:space="preserve"> </w:t>
            </w:r>
            <w:r w:rsidRPr="002A27F6">
              <w:t>planning</w:t>
            </w:r>
            <w:r w:rsidRPr="002A27F6">
              <w:rPr>
                <w:spacing w:val="-4"/>
              </w:rPr>
              <w:t xml:space="preserve"> </w:t>
            </w:r>
            <w:r w:rsidRPr="002A27F6">
              <w:t>the</w:t>
            </w:r>
            <w:r w:rsidRPr="002A27F6">
              <w:rPr>
                <w:spacing w:val="-1"/>
              </w:rPr>
              <w:t xml:space="preserve"> </w:t>
            </w:r>
            <w:r w:rsidRPr="002A27F6">
              <w:t>design</w:t>
            </w:r>
            <w:r w:rsidRPr="002A27F6">
              <w:rPr>
                <w:spacing w:val="-4"/>
              </w:rPr>
              <w:t xml:space="preserve"> </w:t>
            </w:r>
            <w:r w:rsidRPr="002A27F6">
              <w:t>to</w:t>
            </w:r>
            <w:r w:rsidRPr="002A27F6">
              <w:rPr>
                <w:spacing w:val="-4"/>
              </w:rPr>
              <w:t xml:space="preserve"> </w:t>
            </w:r>
            <w:r w:rsidRPr="002A27F6">
              <w:t>implement</w:t>
            </w:r>
            <w:r w:rsidRPr="002A27F6">
              <w:rPr>
                <w:spacing w:val="-3"/>
              </w:rPr>
              <w:t xml:space="preserve"> </w:t>
            </w:r>
            <w:r w:rsidRPr="002A27F6">
              <w:t>the</w:t>
            </w:r>
            <w:r w:rsidRPr="002A27F6">
              <w:rPr>
                <w:spacing w:val="-3"/>
              </w:rPr>
              <w:t xml:space="preserve"> </w:t>
            </w:r>
            <w:r w:rsidRPr="002A27F6">
              <w:t>advanced</w:t>
            </w:r>
            <w:r w:rsidRPr="002A27F6">
              <w:rPr>
                <w:spacing w:val="-3"/>
              </w:rPr>
              <w:t xml:space="preserve"> </w:t>
            </w:r>
            <w:r w:rsidRPr="002A27F6">
              <w:t>parameters</w:t>
            </w:r>
            <w:r w:rsidRPr="002A27F6">
              <w:rPr>
                <w:spacing w:val="-1"/>
              </w:rPr>
              <w:t xml:space="preserve"> </w:t>
            </w:r>
            <w:r w:rsidRPr="002A27F6">
              <w:t>and</w:t>
            </w:r>
            <w:r w:rsidRPr="002A27F6">
              <w:rPr>
                <w:spacing w:val="-1"/>
              </w:rPr>
              <w:t xml:space="preserve"> </w:t>
            </w:r>
            <w:r w:rsidRPr="002A27F6">
              <w:t>further</w:t>
            </w:r>
            <w:r w:rsidRPr="002A27F6">
              <w:rPr>
                <w:spacing w:val="-3"/>
              </w:rPr>
              <w:t xml:space="preserve"> </w:t>
            </w:r>
            <w:r w:rsidRPr="002A27F6">
              <w:t>improve</w:t>
            </w:r>
            <w:r w:rsidRPr="002A27F6">
              <w:rPr>
                <w:spacing w:val="-1"/>
              </w:rPr>
              <w:t xml:space="preserve"> </w:t>
            </w:r>
            <w:r w:rsidRPr="002A27F6">
              <w:t>the</w:t>
            </w:r>
            <w:r w:rsidRPr="002A27F6">
              <w:rPr>
                <w:spacing w:val="-3"/>
              </w:rPr>
              <w:t xml:space="preserve"> </w:t>
            </w:r>
            <w:r w:rsidRPr="002A27F6">
              <w:t>efficiency</w:t>
            </w:r>
            <w:r w:rsidRPr="002A27F6">
              <w:rPr>
                <w:spacing w:val="-1"/>
              </w:rPr>
              <w:t xml:space="preserve"> </w:t>
            </w:r>
            <w:r w:rsidRPr="002A27F6">
              <w:t>of</w:t>
            </w:r>
            <w:r w:rsidRPr="002A27F6">
              <w:rPr>
                <w:spacing w:val="-1"/>
              </w:rPr>
              <w:t xml:space="preserve"> </w:t>
            </w:r>
            <w:del w:id="80" w:author="Subhrajit Nandy" w:date="2023-05-23T16:23:00Z">
              <w:r w:rsidRPr="002A27F6" w:rsidDel="00CB0DA1">
                <w:delText xml:space="preserve">our </w:delText>
              </w:r>
              <w:r w:rsidRPr="002A27F6" w:rsidDel="00CB0DA1">
                <w:rPr>
                  <w:spacing w:val="-52"/>
                </w:rPr>
                <w:delText xml:space="preserve"> </w:delText>
              </w:r>
              <w:r w:rsidRPr="002A27F6" w:rsidDel="00CB0DA1">
                <w:delText>project</w:delText>
              </w:r>
            </w:del>
            <w:ins w:id="81" w:author="Subhrajit Nandy" w:date="2023-05-23T16:43:00Z">
              <w:r w:rsidR="00611589">
                <w:t>our project</w:t>
              </w:r>
            </w:ins>
            <w:del w:id="82" w:author="Subhrajit Nandy" w:date="2023-05-23T16:43:00Z">
              <w:r w:rsidRPr="002A27F6" w:rsidDel="00611589">
                <w:delText>.</w:delText>
              </w:r>
            </w:del>
          </w:p>
        </w:tc>
      </w:tr>
      <w:tr w:rsidR="00F20E4F" w:rsidRPr="002A27F6" w14:paraId="09AB6D14" w14:textId="77777777">
        <w:trPr>
          <w:trHeight w:val="251"/>
        </w:trPr>
        <w:tc>
          <w:tcPr>
            <w:tcW w:w="1527" w:type="dxa"/>
          </w:tcPr>
          <w:p w14:paraId="70985BF1" w14:textId="77777777" w:rsidR="00F20E4F" w:rsidRPr="002A27F6" w:rsidRDefault="00000000">
            <w:pPr>
              <w:pStyle w:val="TableParagraph"/>
              <w:spacing w:before="60" w:after="60" w:line="232" w:lineRule="exact"/>
              <w:ind w:left="108"/>
              <w:pPrChange w:id="83" w:author="Subhrajit Nandy" w:date="2023-05-23T10:56:00Z">
                <w:pPr>
                  <w:pStyle w:val="TableParagraph"/>
                  <w:framePr w:hSpace="180" w:wrap="around" w:vAnchor="text" w:hAnchor="margin" w:y="575"/>
                  <w:spacing w:line="232" w:lineRule="exact"/>
                  <w:ind w:left="107"/>
                </w:pPr>
              </w:pPrChange>
            </w:pPr>
            <w:r w:rsidRPr="002A27F6">
              <w:t>Week</w:t>
            </w:r>
            <w:r w:rsidRPr="002A27F6">
              <w:rPr>
                <w:spacing w:val="-2"/>
              </w:rPr>
              <w:t xml:space="preserve"> </w:t>
            </w:r>
            <w:r w:rsidRPr="002A27F6">
              <w:t>25</w:t>
            </w:r>
            <w:r w:rsidRPr="002A27F6">
              <w:rPr>
                <w:spacing w:val="1"/>
              </w:rPr>
              <w:t xml:space="preserve"> </w:t>
            </w:r>
            <w:r w:rsidRPr="002A27F6">
              <w:t>-</w:t>
            </w:r>
            <w:r w:rsidRPr="002A27F6">
              <w:rPr>
                <w:spacing w:val="-1"/>
              </w:rPr>
              <w:t xml:space="preserve"> </w:t>
            </w:r>
            <w:r w:rsidRPr="002A27F6">
              <w:t>27</w:t>
            </w:r>
          </w:p>
        </w:tc>
        <w:tc>
          <w:tcPr>
            <w:tcW w:w="8249" w:type="dxa"/>
          </w:tcPr>
          <w:p w14:paraId="200C0F15" w14:textId="77777777" w:rsidR="00F20E4F" w:rsidRPr="002A27F6" w:rsidRDefault="00000000">
            <w:pPr>
              <w:pStyle w:val="TableParagraph"/>
              <w:spacing w:before="60" w:after="60" w:line="232" w:lineRule="exact"/>
              <w:ind w:left="108"/>
              <w:pPrChange w:id="84" w:author="Subhrajit Nandy" w:date="2023-05-23T10:56:00Z">
                <w:pPr>
                  <w:pStyle w:val="TableParagraph"/>
                  <w:framePr w:hSpace="180" w:wrap="around" w:vAnchor="text" w:hAnchor="margin" w:y="575"/>
                  <w:spacing w:line="232" w:lineRule="exact"/>
                  <w:ind w:left="107"/>
                </w:pPr>
              </w:pPrChange>
            </w:pPr>
            <w:r w:rsidRPr="002A27F6">
              <w:t>Get some new problem from the design and try to analyze this for the improvement.</w:t>
            </w:r>
          </w:p>
        </w:tc>
      </w:tr>
      <w:tr w:rsidR="00F20E4F" w:rsidRPr="002A27F6" w14:paraId="0365A959" w14:textId="77777777">
        <w:trPr>
          <w:trHeight w:val="254"/>
        </w:trPr>
        <w:tc>
          <w:tcPr>
            <w:tcW w:w="1527" w:type="dxa"/>
          </w:tcPr>
          <w:p w14:paraId="10844095" w14:textId="77777777" w:rsidR="00F20E4F" w:rsidRPr="002A27F6" w:rsidRDefault="00000000">
            <w:pPr>
              <w:pStyle w:val="TableParagraph"/>
              <w:spacing w:before="60" w:after="60" w:line="233" w:lineRule="exact"/>
              <w:ind w:left="108"/>
              <w:pPrChange w:id="85" w:author="Subhrajit Nandy" w:date="2023-05-23T10:56:00Z">
                <w:pPr>
                  <w:pStyle w:val="TableParagraph"/>
                  <w:framePr w:hSpace="180" w:wrap="around" w:vAnchor="text" w:hAnchor="margin" w:y="575"/>
                  <w:spacing w:before="1" w:line="233" w:lineRule="exact"/>
                  <w:ind w:left="107"/>
                </w:pPr>
              </w:pPrChange>
            </w:pPr>
            <w:r w:rsidRPr="002A27F6">
              <w:t>Week</w:t>
            </w:r>
            <w:r w:rsidRPr="002A27F6">
              <w:rPr>
                <w:spacing w:val="-2"/>
              </w:rPr>
              <w:t xml:space="preserve"> </w:t>
            </w:r>
            <w:r w:rsidRPr="002A27F6">
              <w:t>28</w:t>
            </w:r>
            <w:r w:rsidRPr="002A27F6">
              <w:rPr>
                <w:spacing w:val="1"/>
              </w:rPr>
              <w:t xml:space="preserve"> </w:t>
            </w:r>
            <w:r w:rsidRPr="002A27F6">
              <w:t>-</w:t>
            </w:r>
            <w:r w:rsidRPr="002A27F6">
              <w:rPr>
                <w:spacing w:val="-1"/>
              </w:rPr>
              <w:t xml:space="preserve"> </w:t>
            </w:r>
            <w:r w:rsidRPr="002A27F6">
              <w:t>32</w:t>
            </w:r>
          </w:p>
        </w:tc>
        <w:tc>
          <w:tcPr>
            <w:tcW w:w="8249" w:type="dxa"/>
          </w:tcPr>
          <w:p w14:paraId="3CAE3CF7" w14:textId="77777777" w:rsidR="00F20E4F" w:rsidRPr="002A27F6" w:rsidRDefault="00000000">
            <w:pPr>
              <w:pStyle w:val="TableParagraph"/>
              <w:spacing w:before="60" w:after="60" w:line="233" w:lineRule="exact"/>
              <w:ind w:left="108"/>
              <w:pPrChange w:id="86" w:author="Subhrajit Nandy" w:date="2023-05-23T10:56:00Z">
                <w:pPr>
                  <w:pStyle w:val="TableParagraph"/>
                  <w:framePr w:hSpace="180" w:wrap="around" w:vAnchor="text" w:hAnchor="margin" w:y="575"/>
                  <w:spacing w:before="1" w:line="233" w:lineRule="exact"/>
                  <w:ind w:left="107"/>
                </w:pPr>
              </w:pPrChange>
            </w:pPr>
            <w:r w:rsidRPr="002A27F6">
              <w:t>Implementation</w:t>
            </w:r>
            <w:r w:rsidRPr="002A27F6">
              <w:rPr>
                <w:spacing w:val="-2"/>
              </w:rPr>
              <w:t xml:space="preserve"> </w:t>
            </w:r>
            <w:r w:rsidRPr="002A27F6">
              <w:t>of analyzed data for further modification of the new design in simulator.</w:t>
            </w:r>
          </w:p>
        </w:tc>
      </w:tr>
      <w:tr w:rsidR="00F20E4F" w:rsidRPr="002A27F6" w14:paraId="6514AAFE" w14:textId="77777777" w:rsidTr="00C60D03">
        <w:tblPrEx>
          <w:tblW w:w="97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PrExChange w:id="87" w:author="Subhrajit Nandy" w:date="2023-05-23T10:56:00Z">
            <w:tblPrEx>
              <w:tblW w:w="97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PrEx>
          </w:tblPrExChange>
        </w:tblPrEx>
        <w:trPr>
          <w:trHeight w:val="452"/>
          <w:trPrChange w:id="88" w:author="Subhrajit Nandy" w:date="2023-05-23T10:56:00Z">
            <w:trPr>
              <w:trHeight w:val="668"/>
            </w:trPr>
          </w:trPrChange>
        </w:trPr>
        <w:tc>
          <w:tcPr>
            <w:tcW w:w="1527" w:type="dxa"/>
            <w:tcBorders>
              <w:bottom w:val="single" w:sz="6" w:space="0" w:color="000000"/>
            </w:tcBorders>
            <w:tcPrChange w:id="89" w:author="Subhrajit Nandy" w:date="2023-05-23T10:56:00Z">
              <w:tcPr>
                <w:tcW w:w="1527" w:type="dxa"/>
                <w:tcBorders>
                  <w:bottom w:val="single" w:sz="6" w:space="0" w:color="000000"/>
                </w:tcBorders>
              </w:tcPr>
            </w:tcPrChange>
          </w:tcPr>
          <w:p w14:paraId="6E1E7819" w14:textId="77777777" w:rsidR="00F20E4F" w:rsidRPr="002A27F6" w:rsidRDefault="00000000">
            <w:pPr>
              <w:pStyle w:val="TableParagraph"/>
              <w:spacing w:before="60" w:after="60" w:line="232" w:lineRule="exact"/>
              <w:ind w:left="108"/>
              <w:pPrChange w:id="90" w:author="Subhrajit Nandy" w:date="2023-05-23T10:56:00Z">
                <w:pPr>
                  <w:pStyle w:val="TableParagraph"/>
                  <w:framePr w:hSpace="180" w:wrap="around" w:vAnchor="text" w:hAnchor="margin" w:y="575"/>
                  <w:spacing w:line="232" w:lineRule="exact"/>
                  <w:ind w:left="107"/>
                </w:pPr>
              </w:pPrChange>
            </w:pPr>
            <w:r w:rsidRPr="002A27F6">
              <w:t>Week</w:t>
            </w:r>
            <w:r w:rsidRPr="002A27F6">
              <w:rPr>
                <w:spacing w:val="-2"/>
              </w:rPr>
              <w:t xml:space="preserve"> </w:t>
            </w:r>
            <w:r w:rsidRPr="002A27F6">
              <w:t>33</w:t>
            </w:r>
            <w:r w:rsidRPr="002A27F6">
              <w:rPr>
                <w:spacing w:val="1"/>
              </w:rPr>
              <w:t xml:space="preserve"> </w:t>
            </w:r>
            <w:r w:rsidRPr="002A27F6">
              <w:t>-</w:t>
            </w:r>
            <w:r w:rsidRPr="002A27F6">
              <w:rPr>
                <w:spacing w:val="-1"/>
              </w:rPr>
              <w:t xml:space="preserve"> </w:t>
            </w:r>
            <w:r w:rsidRPr="002A27F6">
              <w:t>36</w:t>
            </w:r>
          </w:p>
        </w:tc>
        <w:tc>
          <w:tcPr>
            <w:tcW w:w="8249" w:type="dxa"/>
            <w:tcBorders>
              <w:bottom w:val="single" w:sz="6" w:space="0" w:color="000000"/>
            </w:tcBorders>
            <w:tcPrChange w:id="91" w:author="Subhrajit Nandy" w:date="2023-05-23T10:56:00Z">
              <w:tcPr>
                <w:tcW w:w="8249" w:type="dxa"/>
                <w:tcBorders>
                  <w:bottom w:val="single" w:sz="6" w:space="0" w:color="000000"/>
                </w:tcBorders>
              </w:tcPr>
            </w:tcPrChange>
          </w:tcPr>
          <w:p w14:paraId="21F23CD6" w14:textId="77777777" w:rsidR="00F20E4F" w:rsidRPr="002A27F6" w:rsidRDefault="00000000">
            <w:pPr>
              <w:pStyle w:val="TableParagraph"/>
              <w:spacing w:before="60" w:after="60" w:line="232" w:lineRule="exact"/>
              <w:ind w:left="108"/>
              <w:pPrChange w:id="92" w:author="Subhrajit Nandy" w:date="2023-05-23T10:56:00Z">
                <w:pPr>
                  <w:pStyle w:val="TableParagraph"/>
                  <w:framePr w:hSpace="180" w:wrap="around" w:vAnchor="text" w:hAnchor="margin" w:y="575"/>
                  <w:spacing w:line="232" w:lineRule="exact"/>
                  <w:ind w:left="107"/>
                </w:pPr>
              </w:pPrChange>
            </w:pPr>
            <w:r w:rsidRPr="002A27F6">
              <w:t>Final</w:t>
            </w:r>
            <w:r w:rsidRPr="002A27F6">
              <w:rPr>
                <w:spacing w:val="-1"/>
              </w:rPr>
              <w:t xml:space="preserve"> </w:t>
            </w:r>
            <w:r w:rsidRPr="002A27F6">
              <w:t>result analysis</w:t>
            </w:r>
            <w:r w:rsidRPr="002A27F6">
              <w:rPr>
                <w:spacing w:val="-2"/>
              </w:rPr>
              <w:t xml:space="preserve"> </w:t>
            </w:r>
            <w:r w:rsidRPr="002A27F6">
              <w:t>and</w:t>
            </w:r>
            <w:r w:rsidRPr="002A27F6">
              <w:rPr>
                <w:spacing w:val="-4"/>
              </w:rPr>
              <w:t xml:space="preserve"> </w:t>
            </w:r>
            <w:r w:rsidRPr="002A27F6">
              <w:t>documentation</w:t>
            </w:r>
            <w:r w:rsidRPr="002A27F6">
              <w:rPr>
                <w:spacing w:val="-1"/>
              </w:rPr>
              <w:t xml:space="preserve"> </w:t>
            </w:r>
            <w:r w:rsidRPr="002A27F6">
              <w:t>of</w:t>
            </w:r>
            <w:r w:rsidRPr="002A27F6">
              <w:rPr>
                <w:spacing w:val="-2"/>
              </w:rPr>
              <w:t xml:space="preserve"> </w:t>
            </w:r>
            <w:r w:rsidRPr="002A27F6">
              <w:t>the</w:t>
            </w:r>
            <w:r w:rsidRPr="002A27F6">
              <w:rPr>
                <w:spacing w:val="-1"/>
              </w:rPr>
              <w:t xml:space="preserve"> </w:t>
            </w:r>
            <w:r w:rsidRPr="002A27F6">
              <w:t>project.</w:t>
            </w:r>
          </w:p>
        </w:tc>
      </w:tr>
    </w:tbl>
    <w:p w14:paraId="64F0B687" w14:textId="77777777" w:rsidR="00F20E4F" w:rsidRPr="002A27F6" w:rsidRDefault="00000000">
      <w:pPr>
        <w:pStyle w:val="BodyText"/>
        <w:spacing w:before="120"/>
      </w:pPr>
      <w:r w:rsidRPr="002A27F6">
        <w:t>Project</w:t>
      </w:r>
      <w:r w:rsidRPr="002A27F6">
        <w:rPr>
          <w:spacing w:val="-1"/>
        </w:rPr>
        <w:t xml:space="preserve"> </w:t>
      </w:r>
      <w:r w:rsidRPr="002A27F6">
        <w:t>Planning:</w:t>
      </w:r>
    </w:p>
    <w:p w14:paraId="0197343C" w14:textId="77777777" w:rsidR="00F20E4F" w:rsidRPr="002A27F6" w:rsidRDefault="00000000">
      <w:pPr>
        <w:spacing w:before="240"/>
        <w:rPr>
          <w:b/>
          <w:sz w:val="24"/>
          <w:szCs w:val="24"/>
        </w:rPr>
      </w:pPr>
      <w:r w:rsidRPr="002A27F6">
        <w:rPr>
          <w:b/>
          <w:sz w:val="24"/>
          <w:szCs w:val="24"/>
        </w:rPr>
        <w:t>Cost Structure</w:t>
      </w:r>
      <w:r w:rsidRPr="002A27F6">
        <w:rPr>
          <w:b/>
          <w:spacing w:val="-2"/>
          <w:sz w:val="24"/>
          <w:szCs w:val="24"/>
        </w:rPr>
        <w:t xml:space="preserve"> </w:t>
      </w:r>
      <w:r w:rsidRPr="002A27F6">
        <w:rPr>
          <w:b/>
          <w:sz w:val="24"/>
          <w:szCs w:val="24"/>
        </w:rPr>
        <w:t>of the project:</w:t>
      </w:r>
    </w:p>
    <w:tbl>
      <w:tblPr>
        <w:tblpPr w:leftFromText="180" w:rightFromText="180" w:vertAnchor="text" w:horzAnchor="margin" w:tblpY="145"/>
        <w:tblW w:w="97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1668"/>
        <w:gridCol w:w="4820"/>
        <w:gridCol w:w="3288"/>
      </w:tblGrid>
      <w:tr w:rsidR="00F20E4F" w:rsidRPr="002A27F6" w14:paraId="388627F6" w14:textId="77777777">
        <w:trPr>
          <w:trHeight w:val="253"/>
        </w:trPr>
        <w:tc>
          <w:tcPr>
            <w:tcW w:w="1668" w:type="dxa"/>
          </w:tcPr>
          <w:p w14:paraId="20BB9773" w14:textId="77777777" w:rsidR="00F20E4F" w:rsidRPr="002A27F6" w:rsidRDefault="00000000">
            <w:pPr>
              <w:pStyle w:val="TableParagraph"/>
              <w:spacing w:before="1" w:line="233" w:lineRule="exact"/>
              <w:ind w:left="107"/>
            </w:pPr>
            <w:r w:rsidRPr="002A27F6">
              <w:t>Sl.no</w:t>
            </w:r>
          </w:p>
        </w:tc>
        <w:tc>
          <w:tcPr>
            <w:tcW w:w="4820" w:type="dxa"/>
          </w:tcPr>
          <w:p w14:paraId="57ADCC5A" w14:textId="77777777" w:rsidR="00F20E4F" w:rsidRPr="002A27F6" w:rsidRDefault="00000000">
            <w:pPr>
              <w:pStyle w:val="TableParagraph"/>
              <w:spacing w:before="1" w:line="233" w:lineRule="exact"/>
              <w:ind w:left="108"/>
            </w:pPr>
            <w:r w:rsidRPr="002A27F6">
              <w:t>Component/software</w:t>
            </w:r>
            <w:r w:rsidRPr="002A27F6">
              <w:rPr>
                <w:spacing w:val="-5"/>
              </w:rPr>
              <w:t xml:space="preserve"> </w:t>
            </w:r>
            <w:r w:rsidRPr="002A27F6">
              <w:t>list</w:t>
            </w:r>
          </w:p>
        </w:tc>
        <w:tc>
          <w:tcPr>
            <w:tcW w:w="3288" w:type="dxa"/>
          </w:tcPr>
          <w:p w14:paraId="4185792A" w14:textId="77777777" w:rsidR="00F20E4F" w:rsidRPr="002A27F6" w:rsidRDefault="00000000">
            <w:pPr>
              <w:pStyle w:val="TableParagraph"/>
              <w:spacing w:before="1" w:line="233" w:lineRule="exact"/>
              <w:ind w:left="108"/>
            </w:pPr>
            <w:r w:rsidRPr="002A27F6">
              <w:t>Cost (Rs.)</w:t>
            </w:r>
          </w:p>
        </w:tc>
      </w:tr>
      <w:tr w:rsidR="00F20E4F" w:rsidRPr="002A27F6" w14:paraId="2C2B4F60" w14:textId="77777777">
        <w:trPr>
          <w:trHeight w:val="254"/>
        </w:trPr>
        <w:tc>
          <w:tcPr>
            <w:tcW w:w="1668" w:type="dxa"/>
          </w:tcPr>
          <w:p w14:paraId="0DB7CAD5" w14:textId="77777777" w:rsidR="00F20E4F" w:rsidRPr="002A27F6" w:rsidRDefault="00000000">
            <w:pPr>
              <w:pStyle w:val="TableParagraph"/>
              <w:spacing w:line="234" w:lineRule="exact"/>
              <w:ind w:left="107"/>
            </w:pPr>
            <w:r w:rsidRPr="002A27F6">
              <w:t>1.</w:t>
            </w:r>
          </w:p>
        </w:tc>
        <w:tc>
          <w:tcPr>
            <w:tcW w:w="4820" w:type="dxa"/>
          </w:tcPr>
          <w:p w14:paraId="5EED0546" w14:textId="77777777" w:rsidR="00F20E4F" w:rsidRPr="002A27F6" w:rsidRDefault="00000000">
            <w:pPr>
              <w:pStyle w:val="TableParagraph"/>
              <w:spacing w:line="234" w:lineRule="exact"/>
              <w:ind w:left="108"/>
            </w:pPr>
            <w:r w:rsidRPr="002A27F6">
              <w:t>Prototype</w:t>
            </w:r>
            <w:r w:rsidRPr="002A27F6">
              <w:rPr>
                <w:spacing w:val="-2"/>
              </w:rPr>
              <w:t xml:space="preserve"> </w:t>
            </w:r>
            <w:r w:rsidRPr="002A27F6">
              <w:t>Fabrication</w:t>
            </w:r>
          </w:p>
        </w:tc>
        <w:tc>
          <w:tcPr>
            <w:tcW w:w="3288" w:type="dxa"/>
          </w:tcPr>
          <w:p w14:paraId="45F03B9A" w14:textId="77777777" w:rsidR="00F20E4F" w:rsidRPr="002A27F6" w:rsidRDefault="00000000">
            <w:pPr>
              <w:pStyle w:val="TableParagraph"/>
              <w:spacing w:line="234" w:lineRule="exact"/>
              <w:ind w:left="108"/>
            </w:pPr>
            <w:r w:rsidRPr="002A27F6">
              <w:t>500/- (approx.)</w:t>
            </w:r>
          </w:p>
        </w:tc>
      </w:tr>
    </w:tbl>
    <w:p w14:paraId="1490D3D8" w14:textId="32112A6D" w:rsidR="00F20E4F" w:rsidRPr="002A27F6" w:rsidRDefault="00000000">
      <w:pPr>
        <w:spacing w:before="240"/>
        <w:rPr>
          <w:sz w:val="24"/>
          <w:szCs w:val="24"/>
        </w:rPr>
      </w:pPr>
      <w:r w:rsidRPr="002A27F6">
        <w:t>Therefore,</w:t>
      </w:r>
      <w:r w:rsidRPr="002A27F6">
        <w:rPr>
          <w:spacing w:val="-1"/>
        </w:rPr>
        <w:t xml:space="preserve"> </w:t>
      </w:r>
      <w:r w:rsidRPr="002A27F6">
        <w:t>the</w:t>
      </w:r>
      <w:r w:rsidRPr="002A27F6">
        <w:rPr>
          <w:spacing w:val="-1"/>
        </w:rPr>
        <w:t xml:space="preserve"> </w:t>
      </w:r>
      <w:r w:rsidRPr="002A27F6">
        <w:t>total cost</w:t>
      </w:r>
      <w:r w:rsidRPr="002A27F6">
        <w:rPr>
          <w:spacing w:val="-2"/>
        </w:rPr>
        <w:t xml:space="preserve"> </w:t>
      </w:r>
      <w:r w:rsidRPr="002A27F6">
        <w:t>of</w:t>
      </w:r>
      <w:r w:rsidRPr="002A27F6">
        <w:rPr>
          <w:spacing w:val="-3"/>
        </w:rPr>
        <w:t xml:space="preserve"> </w:t>
      </w:r>
      <w:r w:rsidRPr="002A27F6">
        <w:t>the</w:t>
      </w:r>
      <w:r w:rsidRPr="002A27F6">
        <w:rPr>
          <w:spacing w:val="-1"/>
        </w:rPr>
        <w:t xml:space="preserve"> </w:t>
      </w:r>
      <w:r w:rsidRPr="002A27F6">
        <w:t>project after</w:t>
      </w:r>
      <w:r w:rsidRPr="002A27F6">
        <w:rPr>
          <w:spacing w:val="-1"/>
        </w:rPr>
        <w:t xml:space="preserve"> </w:t>
      </w:r>
      <w:r w:rsidRPr="002A27F6">
        <w:t>summing</w:t>
      </w:r>
      <w:r w:rsidRPr="002A27F6">
        <w:rPr>
          <w:spacing w:val="-1"/>
        </w:rPr>
        <w:t xml:space="preserve"> </w:t>
      </w:r>
      <w:r w:rsidRPr="002A27F6">
        <w:t>up</w:t>
      </w:r>
      <w:r w:rsidRPr="002A27F6">
        <w:rPr>
          <w:spacing w:val="-1"/>
        </w:rPr>
        <w:t xml:space="preserve"> </w:t>
      </w:r>
      <w:r w:rsidRPr="002A27F6">
        <w:t>all the</w:t>
      </w:r>
      <w:r w:rsidRPr="002A27F6">
        <w:rPr>
          <w:spacing w:val="-2"/>
        </w:rPr>
        <w:t xml:space="preserve"> </w:t>
      </w:r>
      <w:r w:rsidRPr="002A27F6">
        <w:t>expenditure</w:t>
      </w:r>
      <w:r w:rsidRPr="002A27F6">
        <w:rPr>
          <w:spacing w:val="-3"/>
        </w:rPr>
        <w:t xml:space="preserve"> </w:t>
      </w:r>
      <w:r w:rsidRPr="002A27F6">
        <w:t>is</w:t>
      </w:r>
      <w:r w:rsidRPr="002A27F6">
        <w:rPr>
          <w:spacing w:val="1"/>
        </w:rPr>
        <w:t xml:space="preserve"> </w:t>
      </w:r>
      <w:r w:rsidRPr="002A27F6">
        <w:t>approx.</w:t>
      </w:r>
      <w:r w:rsidRPr="002A27F6">
        <w:rPr>
          <w:spacing w:val="-1"/>
        </w:rPr>
        <w:t xml:space="preserve"> </w:t>
      </w:r>
      <w:r w:rsidRPr="002A27F6">
        <w:t>Rs</w:t>
      </w:r>
      <w:r w:rsidRPr="002A27F6">
        <w:rPr>
          <w:spacing w:val="-1"/>
        </w:rPr>
        <w:t xml:space="preserve"> </w:t>
      </w:r>
      <w:ins w:id="93" w:author="Subhrajit Nandy" w:date="2023-05-23T18:05:00Z">
        <w:r w:rsidR="00C355A9">
          <w:rPr>
            <w:spacing w:val="-1"/>
          </w:rPr>
          <w:t>500.</w:t>
        </w:r>
      </w:ins>
    </w:p>
    <w:p w14:paraId="131BC144" w14:textId="77777777" w:rsidR="00F20E4F" w:rsidRPr="002A27F6" w:rsidRDefault="00F20E4F">
      <w:pPr>
        <w:pStyle w:val="BodyText"/>
        <w:spacing w:before="10"/>
        <w:rPr>
          <w:b w:val="0"/>
          <w:sz w:val="23"/>
        </w:rPr>
      </w:pPr>
    </w:p>
    <w:p w14:paraId="2AD1FF3B" w14:textId="6C57C0FA" w:rsidR="00F20E4F" w:rsidRPr="002A27F6" w:rsidRDefault="00F20E4F">
      <w:pPr>
        <w:pStyle w:val="BodyText"/>
        <w:spacing w:before="10"/>
        <w:rPr>
          <w:b w:val="0"/>
          <w:sz w:val="55"/>
        </w:rPr>
      </w:pPr>
    </w:p>
    <w:p w14:paraId="553956BF" w14:textId="77777777" w:rsidR="00F20E4F" w:rsidRPr="002A27F6" w:rsidRDefault="00F20E4F">
      <w:pPr>
        <w:widowControl/>
        <w:autoSpaceDE/>
        <w:autoSpaceDN/>
        <w:spacing w:after="160" w:line="259" w:lineRule="auto"/>
      </w:pPr>
    </w:p>
    <w:p w14:paraId="13C1AED6" w14:textId="0D1F9214" w:rsidR="00F20E4F" w:rsidRPr="002A27F6" w:rsidDel="00110C7F" w:rsidRDefault="00F20E4F">
      <w:pPr>
        <w:spacing w:before="72" w:after="240"/>
        <w:ind w:left="1202" w:right="1639"/>
        <w:jc w:val="center"/>
        <w:rPr>
          <w:del w:id="94" w:author="Subhrajit Nandy" w:date="2023-05-24T13:18:00Z"/>
          <w:b/>
          <w:spacing w:val="10"/>
          <w:sz w:val="36"/>
          <w:szCs w:val="36"/>
        </w:rPr>
      </w:pPr>
    </w:p>
    <w:p w14:paraId="085D0C3B" w14:textId="77777777" w:rsidR="00F20E4F" w:rsidRPr="002A27F6" w:rsidRDefault="00000000">
      <w:pPr>
        <w:spacing w:before="72" w:after="240"/>
        <w:ind w:left="1202" w:right="1639"/>
        <w:jc w:val="center"/>
        <w:rPr>
          <w:b/>
          <w:spacing w:val="10"/>
          <w:sz w:val="36"/>
          <w:szCs w:val="36"/>
        </w:rPr>
      </w:pPr>
      <w:r w:rsidRPr="002A27F6">
        <w:rPr>
          <w:b/>
          <w:spacing w:val="10"/>
          <w:sz w:val="36"/>
          <w:szCs w:val="36"/>
        </w:rPr>
        <w:t>Acknowledgement</w:t>
      </w:r>
    </w:p>
    <w:p w14:paraId="74AAE7A8" w14:textId="77777777" w:rsidR="00F20E4F" w:rsidRPr="002A27F6" w:rsidRDefault="00000000">
      <w:pPr>
        <w:pStyle w:val="NormalWeb"/>
        <w:spacing w:before="480" w:beforeAutospacing="0" w:after="240" w:afterAutospacing="0" w:line="360" w:lineRule="auto"/>
        <w:ind w:left="284" w:right="252"/>
        <w:jc w:val="both"/>
        <w:rPr>
          <w:color w:val="000000"/>
        </w:rPr>
      </w:pPr>
      <w:r w:rsidRPr="002A27F6">
        <w:rPr>
          <w:color w:val="000000"/>
        </w:rPr>
        <w:t xml:space="preserve">We would like to express our gratitude towards the faculties of the Department of Electronics &amp; Communication Engineering of St. Thomas’ College of Engineering &amp; Technology, whose constant guidance helped us to learn and analysed the topics in depth &amp; have a handful of knowledge about the course. </w:t>
      </w:r>
    </w:p>
    <w:p w14:paraId="5B860906" w14:textId="77777777" w:rsidR="00F20E4F" w:rsidRPr="002A27F6" w:rsidRDefault="00000000">
      <w:pPr>
        <w:pStyle w:val="NormalWeb"/>
        <w:spacing w:before="240" w:beforeAutospacing="0" w:after="240" w:afterAutospacing="0" w:line="360" w:lineRule="auto"/>
        <w:ind w:left="284" w:right="252"/>
        <w:jc w:val="both"/>
        <w:rPr>
          <w:color w:val="000000"/>
        </w:rPr>
      </w:pPr>
      <w:r w:rsidRPr="002A27F6">
        <w:rPr>
          <w:color w:val="000000"/>
        </w:rPr>
        <w:t>Besides, we would express our heartfelt gratitude to Dr. Juin Acharjee, our mentor in this</w:t>
      </w:r>
      <w:r w:rsidRPr="002A27F6">
        <w:t xml:space="preserve"> </w:t>
      </w:r>
      <w:r w:rsidRPr="002A27F6">
        <w:rPr>
          <w:color w:val="000000"/>
        </w:rPr>
        <w:t xml:space="preserve">project, whose constant monitoring, suggestions &amp; support helped us gather knowledge about the project which should help us complete our project on time. </w:t>
      </w:r>
    </w:p>
    <w:p w14:paraId="58D8F499" w14:textId="272D439C" w:rsidR="00E82272" w:rsidRPr="002A27F6" w:rsidRDefault="00E82272">
      <w:pPr>
        <w:pStyle w:val="NormalWeb"/>
        <w:spacing w:before="240" w:beforeAutospacing="0" w:after="240" w:afterAutospacing="0" w:line="360" w:lineRule="auto"/>
        <w:ind w:left="284" w:right="252"/>
        <w:jc w:val="both"/>
        <w:rPr>
          <w:ins w:id="95" w:author="Subhrajit Nandy" w:date="2023-05-23T10:46:00Z"/>
        </w:rPr>
        <w:pPrChange w:id="96" w:author="Subhrajit Nandy" w:date="2023-05-23T10:54:00Z">
          <w:pPr>
            <w:widowControl/>
            <w:autoSpaceDE/>
            <w:autoSpaceDN/>
            <w:spacing w:before="100" w:beforeAutospacing="1" w:after="100" w:afterAutospacing="1"/>
          </w:pPr>
        </w:pPrChange>
      </w:pPr>
      <w:ins w:id="97" w:author="Subhrajit Nandy" w:date="2023-05-23T10:49:00Z">
        <w:r w:rsidRPr="005E3381">
          <w:rPr>
            <w:color w:val="000000"/>
          </w:rPr>
          <w:t>I</w:t>
        </w:r>
        <w:r w:rsidRPr="002A27F6">
          <w:rPr>
            <w:color w:val="000000"/>
          </w:rPr>
          <w:t xml:space="preserve">n </w:t>
        </w:r>
      </w:ins>
      <w:ins w:id="98" w:author="Subhrajit Nandy" w:date="2023-05-23T10:51:00Z">
        <w:r w:rsidR="00C60D03" w:rsidRPr="002A27F6">
          <w:rPr>
            <w:color w:val="000000"/>
          </w:rPr>
          <w:t>addition,</w:t>
        </w:r>
      </w:ins>
      <w:ins w:id="99" w:author="Subhrajit Nandy" w:date="2023-05-23T10:49:00Z">
        <w:r w:rsidRPr="002A27F6">
          <w:rPr>
            <w:color w:val="000000"/>
          </w:rPr>
          <w:t xml:space="preserve"> </w:t>
        </w:r>
      </w:ins>
      <w:ins w:id="100" w:author="Subhrajit Nandy" w:date="2023-05-23T10:50:00Z">
        <w:r w:rsidRPr="002A27F6">
          <w:rPr>
            <w:color w:val="000000"/>
          </w:rPr>
          <w:t xml:space="preserve">we obtained information about this project from other sources like </w:t>
        </w:r>
        <w:r w:rsidR="00C60D03" w:rsidRPr="002A27F6">
          <w:rPr>
            <w:color w:val="000000"/>
          </w:rPr>
          <w:t xml:space="preserve">IEEE research </w:t>
        </w:r>
      </w:ins>
      <w:ins w:id="101" w:author="Subhrajit Nandy" w:date="2023-05-23T10:51:00Z">
        <w:r w:rsidR="00C60D03" w:rsidRPr="002A27F6">
          <w:rPr>
            <w:color w:val="000000"/>
          </w:rPr>
          <w:t xml:space="preserve">papers and </w:t>
        </w:r>
      </w:ins>
      <w:ins w:id="102" w:author="Subhrajit Nandy" w:date="2023-05-23T10:54:00Z">
        <w:r w:rsidR="00C60D03" w:rsidRPr="002A27F6">
          <w:rPr>
            <w:color w:val="000000"/>
          </w:rPr>
          <w:t>journals</w:t>
        </w:r>
      </w:ins>
      <w:ins w:id="103" w:author="Subhrajit Nandy" w:date="2023-05-23T10:51:00Z">
        <w:r w:rsidR="00C60D03" w:rsidRPr="002A27F6">
          <w:rPr>
            <w:color w:val="000000"/>
          </w:rPr>
          <w:t xml:space="preserve">. </w:t>
        </w:r>
      </w:ins>
      <w:ins w:id="104" w:author="Subhrajit Nandy" w:date="2023-05-23T10:52:00Z">
        <w:r w:rsidR="00C60D03" w:rsidRPr="002A27F6">
          <w:rPr>
            <w:color w:val="000000"/>
          </w:rPr>
          <w:t>Additionally, we thank our department’s head,</w:t>
        </w:r>
      </w:ins>
      <w:ins w:id="105" w:author="Subhrajit Nandy" w:date="2023-05-23T10:51:00Z">
        <w:r w:rsidR="00C60D03" w:rsidRPr="002A27F6">
          <w:rPr>
            <w:color w:val="000000"/>
          </w:rPr>
          <w:t xml:space="preserve"> </w:t>
        </w:r>
      </w:ins>
      <w:del w:id="106" w:author="Subhrajit Nandy" w:date="2023-05-23T10:52:00Z">
        <w:r w:rsidRPr="002A27F6" w:rsidDel="00C60D03">
          <w:rPr>
            <w:color w:val="000000"/>
          </w:rPr>
          <w:delText>We also got information about this project from some research papers on IEEE websites. We also thank our Head of the Department</w:delText>
        </w:r>
      </w:del>
      <w:del w:id="107" w:author="Subhrajit Nandy" w:date="2023-05-23T10:53:00Z">
        <w:r w:rsidRPr="002A27F6" w:rsidDel="00C60D03">
          <w:rPr>
            <w:color w:val="000000"/>
          </w:rPr>
          <w:delText xml:space="preserve">, </w:delText>
        </w:r>
      </w:del>
      <w:r w:rsidRPr="002A27F6">
        <w:rPr>
          <w:color w:val="000000"/>
        </w:rPr>
        <w:t>Dr. Prasun Chowdhury</w:t>
      </w:r>
      <w:ins w:id="108" w:author="Subhrajit Nandy" w:date="2023-05-23T10:53:00Z">
        <w:r w:rsidR="00C60D03" w:rsidRPr="002A27F6">
          <w:rPr>
            <w:color w:val="000000"/>
          </w:rPr>
          <w:t>, for teaching us about MIMO antennas in Mobile Communication Network</w:t>
        </w:r>
      </w:ins>
      <w:ins w:id="109" w:author="Subhrajit Nandy" w:date="2023-05-23T10:54:00Z">
        <w:r w:rsidR="00C60D03" w:rsidRPr="002A27F6">
          <w:rPr>
            <w:color w:val="000000"/>
          </w:rPr>
          <w:t>s.</w:t>
        </w:r>
      </w:ins>
      <w:del w:id="110" w:author="Subhrajit Nandy" w:date="2023-05-23T10:54:00Z">
        <w:r w:rsidRPr="002A27F6" w:rsidDel="00C60D03">
          <w:rPr>
            <w:color w:val="000000"/>
          </w:rPr>
          <w:delText xml:space="preserve"> who taught us about </w:delText>
        </w:r>
        <w:r w:rsidRPr="002A27F6" w:rsidDel="00C60D03">
          <w:rPr>
            <w:color w:val="000000"/>
            <w:highlight w:val="yellow"/>
          </w:rPr>
          <w:delText>MIMO Antenna in Mobile Communication Network Class.</w:delText>
        </w:r>
      </w:del>
    </w:p>
    <w:p w14:paraId="7648400D" w14:textId="77777777" w:rsidR="00E82272" w:rsidRPr="002A27F6" w:rsidRDefault="00E82272">
      <w:pPr>
        <w:pStyle w:val="NormalWeb"/>
        <w:spacing w:before="240" w:beforeAutospacing="0" w:after="240" w:afterAutospacing="0" w:line="360" w:lineRule="auto"/>
        <w:ind w:left="284" w:right="252"/>
        <w:jc w:val="both"/>
        <w:rPr>
          <w:color w:val="000000"/>
          <w:highlight w:val="yellow"/>
        </w:rPr>
      </w:pPr>
    </w:p>
    <w:p w14:paraId="508373C7" w14:textId="77777777" w:rsidR="00F20E4F" w:rsidRPr="002A27F6" w:rsidRDefault="00F20E4F">
      <w:pPr>
        <w:pStyle w:val="BodyText"/>
        <w:spacing w:before="120"/>
        <w:ind w:left="284"/>
        <w:rPr>
          <w:b w:val="0"/>
          <w:bCs w:val="0"/>
        </w:rPr>
      </w:pPr>
    </w:p>
    <w:p w14:paraId="5DFD720B" w14:textId="77777777" w:rsidR="00F20E4F" w:rsidRPr="002A27F6" w:rsidRDefault="00F20E4F">
      <w:pPr>
        <w:pStyle w:val="BodyText"/>
        <w:spacing w:before="120"/>
        <w:ind w:left="284"/>
        <w:rPr>
          <w:b w:val="0"/>
          <w:bCs w:val="0"/>
          <w:sz w:val="22"/>
          <w:szCs w:val="22"/>
        </w:rPr>
      </w:pPr>
    </w:p>
    <w:p w14:paraId="5F0D02EF" w14:textId="77777777" w:rsidR="00F20E4F" w:rsidRPr="002A27F6" w:rsidRDefault="00000000">
      <w:pPr>
        <w:pStyle w:val="BodyText"/>
        <w:rPr>
          <w:b w:val="0"/>
          <w:sz w:val="34"/>
        </w:rPr>
      </w:pPr>
      <w:r w:rsidRPr="002A27F6">
        <w:rPr>
          <w:noProof/>
          <w:sz w:val="22"/>
          <w:lang w:val="en-IN" w:eastAsia="en-IN"/>
        </w:rPr>
        <w:drawing>
          <wp:anchor distT="0" distB="0" distL="114300" distR="114300" simplePos="0" relativeHeight="251661312" behindDoc="1" locked="0" layoutInCell="1" allowOverlap="1" wp14:anchorId="46181958" wp14:editId="25911C69">
            <wp:simplePos x="0" y="0"/>
            <wp:positionH relativeFrom="column">
              <wp:posOffset>4099560</wp:posOffset>
            </wp:positionH>
            <wp:positionV relativeFrom="paragraph">
              <wp:posOffset>3810</wp:posOffset>
            </wp:positionV>
            <wp:extent cx="1645920" cy="701040"/>
            <wp:effectExtent l="0" t="0" r="0" b="381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645920" cy="701040"/>
                    </a:xfrm>
                    <a:prstGeom prst="rect">
                      <a:avLst/>
                    </a:prstGeom>
                  </pic:spPr>
                </pic:pic>
              </a:graphicData>
            </a:graphic>
          </wp:anchor>
        </w:drawing>
      </w:r>
    </w:p>
    <w:p w14:paraId="11367D18" w14:textId="77777777" w:rsidR="00F20E4F" w:rsidRPr="002A27F6" w:rsidRDefault="00000000">
      <w:pPr>
        <w:pStyle w:val="NormalWeb"/>
        <w:spacing w:before="0" w:beforeAutospacing="0" w:after="0" w:afterAutospacing="0"/>
        <w:rPr>
          <w:sz w:val="22"/>
        </w:rPr>
      </w:pPr>
      <w:r w:rsidRPr="002A27F6">
        <w:rPr>
          <w:noProof/>
        </w:rPr>
        <w:drawing>
          <wp:anchor distT="0" distB="0" distL="114300" distR="114300" simplePos="0" relativeHeight="251660288" behindDoc="1" locked="0" layoutInCell="1" allowOverlap="1" wp14:anchorId="4AFBC102" wp14:editId="372853E7">
            <wp:simplePos x="0" y="0"/>
            <wp:positionH relativeFrom="column">
              <wp:posOffset>807720</wp:posOffset>
            </wp:positionH>
            <wp:positionV relativeFrom="paragraph">
              <wp:posOffset>6985</wp:posOffset>
            </wp:positionV>
            <wp:extent cx="781050" cy="28575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1" cstate="print">
                      <a:biLevel thresh="50000"/>
                      <a:extLst>
                        <a:ext uri="{28A0092B-C50C-407E-A947-70E740481C1C}">
                          <a14:useLocalDpi xmlns:a14="http://schemas.microsoft.com/office/drawing/2010/main" val="0"/>
                        </a:ext>
                      </a:extLst>
                    </a:blip>
                    <a:stretch>
                      <a:fillRect/>
                    </a:stretch>
                  </pic:blipFill>
                  <pic:spPr>
                    <a:xfrm>
                      <a:off x="0" y="0"/>
                      <a:ext cx="781050" cy="285750"/>
                    </a:xfrm>
                    <a:prstGeom prst="rect">
                      <a:avLst/>
                    </a:prstGeom>
                  </pic:spPr>
                </pic:pic>
              </a:graphicData>
            </a:graphic>
          </wp:anchor>
        </w:drawing>
      </w:r>
    </w:p>
    <w:p w14:paraId="7269B544" w14:textId="77777777" w:rsidR="00F20E4F" w:rsidRPr="002A27F6" w:rsidRDefault="00000000">
      <w:pPr>
        <w:pStyle w:val="NormalWeb"/>
        <w:spacing w:before="0" w:beforeAutospacing="0" w:after="0" w:afterAutospacing="0"/>
        <w:rPr>
          <w:sz w:val="22"/>
        </w:rPr>
      </w:pPr>
      <w:r w:rsidRPr="002A27F6">
        <w:rPr>
          <w:sz w:val="22"/>
        </w:rPr>
        <w:t>……………………………………………….                              ……………………………………………….</w:t>
      </w:r>
    </w:p>
    <w:p w14:paraId="5C5BF0B5" w14:textId="77777777" w:rsidR="00F20E4F" w:rsidRPr="002A27F6" w:rsidRDefault="00000000">
      <w:pPr>
        <w:pStyle w:val="NormalWeb"/>
        <w:spacing w:before="0" w:beforeAutospacing="0" w:after="0" w:afterAutospacing="0"/>
        <w:ind w:left="720" w:firstLine="720"/>
        <w:rPr>
          <w:b/>
        </w:rPr>
      </w:pPr>
      <w:r w:rsidRPr="002A27F6">
        <w:rPr>
          <w:b/>
          <w:sz w:val="22"/>
        </w:rPr>
        <w:t>Aritra Das</w:t>
      </w:r>
      <w:r w:rsidRPr="002A27F6">
        <w:rPr>
          <w:b/>
          <w:sz w:val="22"/>
        </w:rPr>
        <w:tab/>
      </w:r>
      <w:r w:rsidRPr="002A27F6">
        <w:rPr>
          <w:b/>
          <w:sz w:val="22"/>
        </w:rPr>
        <w:tab/>
      </w:r>
      <w:r w:rsidRPr="002A27F6">
        <w:rPr>
          <w:b/>
          <w:sz w:val="22"/>
        </w:rPr>
        <w:tab/>
      </w:r>
      <w:r w:rsidRPr="002A27F6">
        <w:rPr>
          <w:b/>
          <w:sz w:val="22"/>
        </w:rPr>
        <w:tab/>
      </w:r>
      <w:r w:rsidRPr="002A27F6">
        <w:rPr>
          <w:b/>
          <w:sz w:val="22"/>
        </w:rPr>
        <w:tab/>
      </w:r>
      <w:r w:rsidRPr="002A27F6">
        <w:rPr>
          <w:b/>
          <w:sz w:val="22"/>
        </w:rPr>
        <w:tab/>
        <w:t xml:space="preserve">     </w:t>
      </w:r>
      <w:r w:rsidRPr="002A27F6">
        <w:rPr>
          <w:b/>
          <w:spacing w:val="-5"/>
          <w:sz w:val="22"/>
        </w:rPr>
        <w:t xml:space="preserve">Subhodeep Karmakar </w:t>
      </w:r>
    </w:p>
    <w:p w14:paraId="4E2E2519" w14:textId="77777777" w:rsidR="00F20E4F" w:rsidRPr="002A27F6" w:rsidRDefault="00F20E4F">
      <w:pPr>
        <w:pStyle w:val="BodyText"/>
        <w:spacing w:before="8"/>
        <w:rPr>
          <w:sz w:val="13"/>
        </w:rPr>
      </w:pPr>
    </w:p>
    <w:p w14:paraId="5B5205A6" w14:textId="77777777" w:rsidR="00F20E4F" w:rsidRPr="002A27F6" w:rsidRDefault="00000000">
      <w:pPr>
        <w:tabs>
          <w:tab w:val="left" w:pos="5844"/>
        </w:tabs>
        <w:spacing w:before="91"/>
      </w:pPr>
      <w:r w:rsidRPr="002A27F6">
        <w:t>Dated: 17 / 05 / 2023                                                                      Dated: 17 / 05 / 2023</w:t>
      </w:r>
    </w:p>
    <w:p w14:paraId="74AF9BC6" w14:textId="77777777" w:rsidR="00F20E4F" w:rsidRPr="002A27F6" w:rsidRDefault="00F20E4F">
      <w:pPr>
        <w:pStyle w:val="BodyText"/>
        <w:spacing w:before="8"/>
        <w:rPr>
          <w:sz w:val="13"/>
        </w:rPr>
      </w:pPr>
    </w:p>
    <w:p w14:paraId="0FF7FF68" w14:textId="77777777" w:rsidR="00F20E4F" w:rsidRPr="002A27F6" w:rsidRDefault="00F20E4F">
      <w:pPr>
        <w:pStyle w:val="BodyText"/>
        <w:spacing w:before="8"/>
        <w:rPr>
          <w:sz w:val="13"/>
        </w:rPr>
      </w:pPr>
    </w:p>
    <w:p w14:paraId="380DF1A7" w14:textId="77777777" w:rsidR="00F20E4F" w:rsidRPr="002A27F6" w:rsidRDefault="00F20E4F">
      <w:pPr>
        <w:pStyle w:val="BodyText"/>
        <w:spacing w:before="8"/>
        <w:rPr>
          <w:sz w:val="13"/>
        </w:rPr>
      </w:pPr>
    </w:p>
    <w:p w14:paraId="09FC6857" w14:textId="77777777" w:rsidR="00F20E4F" w:rsidRPr="002A27F6" w:rsidRDefault="00F20E4F">
      <w:pPr>
        <w:pStyle w:val="NormalWeb"/>
        <w:spacing w:before="0" w:beforeAutospacing="0" w:after="0" w:afterAutospacing="0"/>
        <w:rPr>
          <w:sz w:val="22"/>
        </w:rPr>
      </w:pPr>
    </w:p>
    <w:p w14:paraId="333B8ED3" w14:textId="77777777" w:rsidR="00F20E4F" w:rsidRPr="002A27F6" w:rsidRDefault="00000000">
      <w:pPr>
        <w:pStyle w:val="NormalWeb"/>
        <w:spacing w:before="0" w:beforeAutospacing="0" w:after="0" w:afterAutospacing="0"/>
        <w:rPr>
          <w:sz w:val="22"/>
        </w:rPr>
      </w:pPr>
      <w:r w:rsidRPr="002A27F6">
        <w:rPr>
          <w:noProof/>
          <w:sz w:val="22"/>
        </w:rPr>
        <w:drawing>
          <wp:anchor distT="0" distB="0" distL="114300" distR="114300" simplePos="0" relativeHeight="251676672" behindDoc="1" locked="0" layoutInCell="1" allowOverlap="1" wp14:anchorId="21278728" wp14:editId="0478D2E4">
            <wp:simplePos x="0" y="0"/>
            <wp:positionH relativeFrom="margin">
              <wp:posOffset>121285</wp:posOffset>
            </wp:positionH>
            <wp:positionV relativeFrom="paragraph">
              <wp:posOffset>107950</wp:posOffset>
            </wp:positionV>
            <wp:extent cx="2295525" cy="379730"/>
            <wp:effectExtent l="0" t="0" r="9525" b="1270"/>
            <wp:wrapNone/>
            <wp:docPr id="12105892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589249"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t="16701" r="3655" b="27058"/>
                    <a:stretch>
                      <a:fillRect/>
                    </a:stretch>
                  </pic:blipFill>
                  <pic:spPr>
                    <a:xfrm>
                      <a:off x="0" y="0"/>
                      <a:ext cx="2295525" cy="379730"/>
                    </a:xfrm>
                    <a:prstGeom prst="rect">
                      <a:avLst/>
                    </a:prstGeom>
                    <a:noFill/>
                    <a:ln>
                      <a:noFill/>
                    </a:ln>
                  </pic:spPr>
                </pic:pic>
              </a:graphicData>
            </a:graphic>
          </wp:anchor>
        </w:drawing>
      </w:r>
      <w:r w:rsidRPr="002A27F6">
        <w:rPr>
          <w:noProof/>
          <w:sz w:val="22"/>
        </w:rPr>
        <w:drawing>
          <wp:anchor distT="0" distB="0" distL="114300" distR="114300" simplePos="0" relativeHeight="251659264" behindDoc="1" locked="0" layoutInCell="1" allowOverlap="1" wp14:anchorId="2A3F21A3" wp14:editId="52FA3584">
            <wp:simplePos x="0" y="0"/>
            <wp:positionH relativeFrom="margin">
              <wp:posOffset>4183380</wp:posOffset>
            </wp:positionH>
            <wp:positionV relativeFrom="paragraph">
              <wp:posOffset>59055</wp:posOffset>
            </wp:positionV>
            <wp:extent cx="1463040" cy="440055"/>
            <wp:effectExtent l="0" t="0" r="381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463040" cy="440055"/>
                    </a:xfrm>
                    <a:prstGeom prst="rect">
                      <a:avLst/>
                    </a:prstGeom>
                  </pic:spPr>
                </pic:pic>
              </a:graphicData>
            </a:graphic>
          </wp:anchor>
        </w:drawing>
      </w:r>
    </w:p>
    <w:p w14:paraId="0EE2F77E" w14:textId="77777777" w:rsidR="00F20E4F" w:rsidRPr="002A27F6" w:rsidRDefault="00F20E4F">
      <w:pPr>
        <w:pStyle w:val="NormalWeb"/>
        <w:spacing w:before="0" w:beforeAutospacing="0" w:after="0" w:afterAutospacing="0"/>
        <w:rPr>
          <w:sz w:val="22"/>
        </w:rPr>
      </w:pPr>
    </w:p>
    <w:p w14:paraId="343D5126" w14:textId="77777777" w:rsidR="00F20E4F" w:rsidRPr="002A27F6" w:rsidRDefault="00000000">
      <w:pPr>
        <w:pStyle w:val="NormalWeb"/>
        <w:spacing w:before="0" w:beforeAutospacing="0" w:after="0" w:afterAutospacing="0"/>
        <w:rPr>
          <w:sz w:val="22"/>
        </w:rPr>
      </w:pPr>
      <w:r w:rsidRPr="002A27F6">
        <w:rPr>
          <w:sz w:val="22"/>
        </w:rPr>
        <w:t>……………………………………………….                              ……………………………………………….</w:t>
      </w:r>
    </w:p>
    <w:p w14:paraId="2F5EF75F" w14:textId="77777777" w:rsidR="00F20E4F" w:rsidRPr="002A27F6" w:rsidRDefault="00000000">
      <w:pPr>
        <w:pStyle w:val="NormalWeb"/>
        <w:spacing w:before="0" w:beforeAutospacing="0" w:after="0" w:afterAutospacing="0"/>
        <w:rPr>
          <w:b/>
        </w:rPr>
      </w:pPr>
      <w:r w:rsidRPr="002A27F6">
        <w:rPr>
          <w:b/>
          <w:sz w:val="22"/>
        </w:rPr>
        <w:t xml:space="preserve">          Chandrayee Dutta Chowdhury</w:t>
      </w:r>
      <w:r w:rsidRPr="002A27F6">
        <w:rPr>
          <w:b/>
          <w:sz w:val="22"/>
        </w:rPr>
        <w:tab/>
      </w:r>
      <w:r w:rsidRPr="002A27F6">
        <w:rPr>
          <w:b/>
          <w:sz w:val="22"/>
        </w:rPr>
        <w:tab/>
      </w:r>
      <w:r w:rsidRPr="002A27F6">
        <w:rPr>
          <w:b/>
          <w:sz w:val="22"/>
        </w:rPr>
        <w:tab/>
      </w:r>
      <w:r w:rsidRPr="002A27F6">
        <w:rPr>
          <w:b/>
          <w:sz w:val="22"/>
        </w:rPr>
        <w:tab/>
      </w:r>
      <w:r w:rsidRPr="002A27F6">
        <w:rPr>
          <w:b/>
          <w:sz w:val="22"/>
        </w:rPr>
        <w:tab/>
      </w:r>
      <w:r w:rsidRPr="002A27F6">
        <w:rPr>
          <w:b/>
          <w:sz w:val="22"/>
        </w:rPr>
        <w:tab/>
        <w:t>Subhrajit Nandy</w:t>
      </w:r>
    </w:p>
    <w:p w14:paraId="6944C5CF" w14:textId="77777777" w:rsidR="00F20E4F" w:rsidRPr="002A27F6" w:rsidRDefault="00F20E4F">
      <w:pPr>
        <w:pStyle w:val="BodyText"/>
        <w:spacing w:before="8"/>
        <w:rPr>
          <w:sz w:val="13"/>
        </w:rPr>
      </w:pPr>
    </w:p>
    <w:p w14:paraId="0E658F49" w14:textId="77777777" w:rsidR="00F20E4F" w:rsidRPr="002A27F6" w:rsidRDefault="00000000">
      <w:pPr>
        <w:tabs>
          <w:tab w:val="left" w:pos="5604"/>
        </w:tabs>
        <w:spacing w:before="91"/>
        <w:sectPr w:rsidR="00F20E4F" w:rsidRPr="002A27F6">
          <w:pgSz w:w="11910" w:h="16840"/>
          <w:pgMar w:top="1440" w:right="1080" w:bottom="1440" w:left="1080" w:header="720" w:footer="720" w:gutter="0"/>
          <w:pgBorders w:offsetFrom="page">
            <w:top w:val="single" w:sz="12" w:space="31" w:color="auto"/>
            <w:left w:val="single" w:sz="12" w:space="31" w:color="auto"/>
            <w:bottom w:val="single" w:sz="12" w:space="31" w:color="auto"/>
            <w:right w:val="single" w:sz="12" w:space="31" w:color="auto"/>
          </w:pgBorders>
          <w:cols w:space="720"/>
          <w:docGrid w:linePitch="299"/>
        </w:sectPr>
      </w:pPr>
      <w:r w:rsidRPr="002A27F6">
        <w:t>Dated:  17 / 05 / 2023</w:t>
      </w:r>
      <w:r w:rsidRPr="002A27F6">
        <w:tab/>
        <w:t xml:space="preserve"> Dated: 17 / 05 / 2023</w:t>
      </w:r>
      <w:r w:rsidRPr="002A27F6">
        <w:tab/>
      </w:r>
    </w:p>
    <w:p w14:paraId="6936AB60" w14:textId="77777777" w:rsidR="00F20E4F" w:rsidRPr="002A27F6" w:rsidRDefault="00000000">
      <w:pPr>
        <w:pStyle w:val="BodyText"/>
        <w:spacing w:before="120" w:after="100" w:afterAutospacing="1"/>
        <w:ind w:left="284"/>
        <w:jc w:val="center"/>
        <w:rPr>
          <w:sz w:val="36"/>
          <w:szCs w:val="36"/>
        </w:rPr>
      </w:pPr>
      <w:r w:rsidRPr="002A27F6">
        <w:rPr>
          <w:sz w:val="36"/>
          <w:szCs w:val="36"/>
        </w:rPr>
        <w:lastRenderedPageBreak/>
        <w:t>Certificate</w:t>
      </w:r>
    </w:p>
    <w:p w14:paraId="71596321" w14:textId="77777777" w:rsidR="00F20E4F" w:rsidRPr="002A27F6" w:rsidRDefault="00000000">
      <w:pPr>
        <w:pStyle w:val="BodyText"/>
        <w:spacing w:before="120" w:after="100" w:afterAutospacing="1"/>
        <w:ind w:left="284"/>
        <w:jc w:val="center"/>
      </w:pPr>
      <w:r w:rsidRPr="002A27F6">
        <w:t>Department of Electronics and Communication Engineering</w:t>
      </w:r>
    </w:p>
    <w:p w14:paraId="0D3CE05A" w14:textId="77777777" w:rsidR="00F20E4F" w:rsidRPr="002A27F6" w:rsidRDefault="00000000">
      <w:pPr>
        <w:spacing w:line="477" w:lineRule="auto"/>
        <w:ind w:left="2656" w:right="2781"/>
        <w:jc w:val="center"/>
        <w:rPr>
          <w:b/>
        </w:rPr>
      </w:pPr>
      <w:r w:rsidRPr="002A27F6">
        <w:rPr>
          <w:b/>
        </w:rPr>
        <w:t>St.</w:t>
      </w:r>
      <w:r w:rsidRPr="002A27F6">
        <w:rPr>
          <w:b/>
          <w:spacing w:val="-1"/>
        </w:rPr>
        <w:t xml:space="preserve"> </w:t>
      </w:r>
      <w:r w:rsidRPr="002A27F6">
        <w:rPr>
          <w:b/>
        </w:rPr>
        <w:t>Thomas’ College</w:t>
      </w:r>
      <w:r w:rsidRPr="002A27F6">
        <w:rPr>
          <w:b/>
          <w:spacing w:val="-1"/>
        </w:rPr>
        <w:t xml:space="preserve"> </w:t>
      </w:r>
      <w:r w:rsidRPr="002A27F6">
        <w:rPr>
          <w:b/>
        </w:rPr>
        <w:t>of Engineering</w:t>
      </w:r>
      <w:r w:rsidRPr="002A27F6">
        <w:rPr>
          <w:b/>
          <w:spacing w:val="-4"/>
        </w:rPr>
        <w:t xml:space="preserve"> </w:t>
      </w:r>
      <w:r w:rsidRPr="002A27F6">
        <w:rPr>
          <w:b/>
        </w:rPr>
        <w:t>and</w:t>
      </w:r>
      <w:r w:rsidRPr="002A27F6">
        <w:rPr>
          <w:b/>
          <w:spacing w:val="-2"/>
        </w:rPr>
        <w:t xml:space="preserve"> </w:t>
      </w:r>
      <w:r w:rsidRPr="002A27F6">
        <w:rPr>
          <w:b/>
        </w:rPr>
        <w:t>Technology</w:t>
      </w:r>
    </w:p>
    <w:p w14:paraId="73779DCE" w14:textId="77777777" w:rsidR="00F20E4F" w:rsidRPr="002A27F6" w:rsidRDefault="00F20E4F">
      <w:pPr>
        <w:ind w:left="284"/>
      </w:pPr>
      <w:bookmarkStart w:id="111" w:name="_Hlk134880242"/>
    </w:p>
    <w:p w14:paraId="4EEDE21E" w14:textId="77777777" w:rsidR="00F20E4F" w:rsidRPr="002A27F6" w:rsidRDefault="00000000">
      <w:pPr>
        <w:ind w:left="426" w:right="484"/>
        <w:rPr>
          <w:sz w:val="24"/>
          <w:szCs w:val="24"/>
        </w:rPr>
      </w:pPr>
      <w:r w:rsidRPr="002A27F6">
        <w:rPr>
          <w:sz w:val="24"/>
          <w:szCs w:val="24"/>
        </w:rPr>
        <w:t>This</w:t>
      </w:r>
      <w:r w:rsidRPr="002A27F6">
        <w:rPr>
          <w:spacing w:val="-3"/>
          <w:sz w:val="24"/>
          <w:szCs w:val="24"/>
        </w:rPr>
        <w:t xml:space="preserve"> </w:t>
      </w:r>
      <w:r w:rsidRPr="002A27F6">
        <w:rPr>
          <w:sz w:val="24"/>
          <w:szCs w:val="24"/>
        </w:rPr>
        <w:t>is</w:t>
      </w:r>
      <w:r w:rsidRPr="002A27F6">
        <w:rPr>
          <w:spacing w:val="-3"/>
          <w:sz w:val="24"/>
          <w:szCs w:val="24"/>
        </w:rPr>
        <w:t xml:space="preserve"> </w:t>
      </w:r>
      <w:r w:rsidRPr="002A27F6">
        <w:rPr>
          <w:sz w:val="24"/>
          <w:szCs w:val="24"/>
        </w:rPr>
        <w:t>to</w:t>
      </w:r>
      <w:r w:rsidRPr="002A27F6">
        <w:rPr>
          <w:spacing w:val="-1"/>
          <w:sz w:val="24"/>
          <w:szCs w:val="24"/>
        </w:rPr>
        <w:t xml:space="preserve"> </w:t>
      </w:r>
      <w:r w:rsidRPr="002A27F6">
        <w:rPr>
          <w:sz w:val="24"/>
          <w:szCs w:val="24"/>
        </w:rPr>
        <w:t>certify</w:t>
      </w:r>
      <w:r w:rsidRPr="002A27F6">
        <w:rPr>
          <w:spacing w:val="-4"/>
          <w:sz w:val="24"/>
          <w:szCs w:val="24"/>
        </w:rPr>
        <w:t xml:space="preserve"> </w:t>
      </w:r>
      <w:r w:rsidRPr="002A27F6">
        <w:rPr>
          <w:sz w:val="24"/>
          <w:szCs w:val="24"/>
        </w:rPr>
        <w:t>that</w:t>
      </w:r>
      <w:r w:rsidRPr="002A27F6">
        <w:rPr>
          <w:spacing w:val="-3"/>
          <w:sz w:val="24"/>
          <w:szCs w:val="24"/>
        </w:rPr>
        <w:t xml:space="preserve"> </w:t>
      </w:r>
      <w:r w:rsidRPr="002A27F6">
        <w:rPr>
          <w:sz w:val="24"/>
          <w:szCs w:val="24"/>
        </w:rPr>
        <w:t>the</w:t>
      </w:r>
      <w:r w:rsidRPr="002A27F6">
        <w:rPr>
          <w:spacing w:val="-3"/>
          <w:sz w:val="24"/>
          <w:szCs w:val="24"/>
        </w:rPr>
        <w:t xml:space="preserve"> </w:t>
      </w:r>
      <w:r w:rsidRPr="002A27F6">
        <w:rPr>
          <w:sz w:val="24"/>
          <w:szCs w:val="24"/>
        </w:rPr>
        <w:t>project entitled</w:t>
      </w:r>
      <w:r w:rsidRPr="002A27F6">
        <w:rPr>
          <w:spacing w:val="3"/>
          <w:sz w:val="24"/>
          <w:szCs w:val="24"/>
        </w:rPr>
        <w:t xml:space="preserve"> </w:t>
      </w:r>
      <w:r w:rsidRPr="002A27F6">
        <w:rPr>
          <w:b/>
          <w:spacing w:val="10"/>
          <w:sz w:val="24"/>
          <w:szCs w:val="24"/>
        </w:rPr>
        <w:t>“Design of Reconfigurable MIMO Antenna with Enhanced Performance for 5G Application”</w:t>
      </w:r>
      <w:r w:rsidRPr="002A27F6">
        <w:rPr>
          <w:sz w:val="24"/>
          <w:szCs w:val="24"/>
        </w:rPr>
        <w:t>,</w:t>
      </w:r>
      <w:r w:rsidRPr="002A27F6">
        <w:rPr>
          <w:spacing w:val="-1"/>
          <w:sz w:val="24"/>
          <w:szCs w:val="24"/>
        </w:rPr>
        <w:t xml:space="preserve"> </w:t>
      </w:r>
      <w:r w:rsidRPr="002A27F6">
        <w:rPr>
          <w:sz w:val="24"/>
          <w:szCs w:val="24"/>
        </w:rPr>
        <w:t>has</w:t>
      </w:r>
      <w:r w:rsidRPr="002A27F6">
        <w:rPr>
          <w:spacing w:val="-3"/>
          <w:sz w:val="24"/>
          <w:szCs w:val="24"/>
        </w:rPr>
        <w:t xml:space="preserve"> </w:t>
      </w:r>
      <w:r w:rsidRPr="002A27F6">
        <w:rPr>
          <w:sz w:val="24"/>
          <w:szCs w:val="24"/>
        </w:rPr>
        <w:t>been</w:t>
      </w:r>
      <w:r w:rsidRPr="002A27F6">
        <w:rPr>
          <w:spacing w:val="-4"/>
          <w:sz w:val="24"/>
          <w:szCs w:val="24"/>
        </w:rPr>
        <w:t xml:space="preserve"> </w:t>
      </w:r>
      <w:r w:rsidRPr="002A27F6">
        <w:rPr>
          <w:sz w:val="24"/>
          <w:szCs w:val="24"/>
        </w:rPr>
        <w:t>carried</w:t>
      </w:r>
      <w:r w:rsidRPr="002A27F6">
        <w:rPr>
          <w:spacing w:val="-1"/>
          <w:sz w:val="24"/>
          <w:szCs w:val="24"/>
        </w:rPr>
        <w:t xml:space="preserve"> </w:t>
      </w:r>
      <w:r w:rsidRPr="002A27F6">
        <w:rPr>
          <w:sz w:val="24"/>
          <w:szCs w:val="24"/>
        </w:rPr>
        <w:t>out</w:t>
      </w:r>
      <w:r w:rsidRPr="002A27F6">
        <w:rPr>
          <w:spacing w:val="-3"/>
          <w:sz w:val="24"/>
          <w:szCs w:val="24"/>
        </w:rPr>
        <w:t xml:space="preserve"> </w:t>
      </w:r>
      <w:r w:rsidRPr="002A27F6">
        <w:rPr>
          <w:sz w:val="24"/>
          <w:szCs w:val="24"/>
        </w:rPr>
        <w:t>by</w:t>
      </w:r>
      <w:bookmarkEnd w:id="111"/>
    </w:p>
    <w:p w14:paraId="17088386" w14:textId="77777777" w:rsidR="00F20E4F" w:rsidRPr="002A27F6" w:rsidRDefault="00F20E4F">
      <w:pPr>
        <w:spacing w:line="252" w:lineRule="exact"/>
        <w:ind w:left="548"/>
        <w:rPr>
          <w:b/>
          <w:sz w:val="24"/>
          <w:szCs w:val="24"/>
        </w:rPr>
      </w:pPr>
    </w:p>
    <w:p w14:paraId="3CAA715D" w14:textId="77777777" w:rsidR="00F20E4F" w:rsidRPr="002A27F6" w:rsidRDefault="00F20E4F">
      <w:pPr>
        <w:spacing w:line="252" w:lineRule="exact"/>
        <w:ind w:left="548"/>
        <w:rPr>
          <w:b/>
        </w:rPr>
      </w:pPr>
    </w:p>
    <w:p w14:paraId="71CBD3C6" w14:textId="77777777" w:rsidR="00F20E4F" w:rsidRPr="002A27F6" w:rsidRDefault="00000000">
      <w:pPr>
        <w:spacing w:line="252" w:lineRule="exact"/>
        <w:ind w:left="426"/>
        <w:rPr>
          <w:sz w:val="24"/>
          <w:szCs w:val="24"/>
        </w:rPr>
      </w:pPr>
      <w:r w:rsidRPr="002A27F6">
        <w:rPr>
          <w:b/>
          <w:sz w:val="24"/>
          <w:szCs w:val="24"/>
        </w:rPr>
        <w:t xml:space="preserve">Aritra Das </w:t>
      </w:r>
      <w:r w:rsidRPr="002A27F6">
        <w:rPr>
          <w:sz w:val="24"/>
          <w:szCs w:val="24"/>
        </w:rPr>
        <w:t>(University</w:t>
      </w:r>
      <w:r w:rsidRPr="002A27F6">
        <w:rPr>
          <w:spacing w:val="-6"/>
          <w:sz w:val="24"/>
          <w:szCs w:val="24"/>
        </w:rPr>
        <w:t xml:space="preserve"> </w:t>
      </w:r>
      <w:r w:rsidRPr="002A27F6">
        <w:rPr>
          <w:sz w:val="24"/>
          <w:szCs w:val="24"/>
        </w:rPr>
        <w:t>Roll</w:t>
      </w:r>
      <w:r w:rsidRPr="002A27F6">
        <w:rPr>
          <w:spacing w:val="-2"/>
          <w:sz w:val="24"/>
          <w:szCs w:val="24"/>
        </w:rPr>
        <w:t xml:space="preserve"> </w:t>
      </w:r>
      <w:r w:rsidRPr="002A27F6">
        <w:rPr>
          <w:sz w:val="24"/>
          <w:szCs w:val="24"/>
        </w:rPr>
        <w:t>No.- 12200319056),</w:t>
      </w:r>
    </w:p>
    <w:p w14:paraId="33884EB6" w14:textId="77777777" w:rsidR="00F20E4F" w:rsidRPr="002A27F6" w:rsidRDefault="00000000">
      <w:pPr>
        <w:spacing w:line="252" w:lineRule="exact"/>
        <w:ind w:left="426"/>
        <w:rPr>
          <w:sz w:val="24"/>
          <w:szCs w:val="24"/>
        </w:rPr>
      </w:pPr>
      <w:r w:rsidRPr="002A27F6">
        <w:rPr>
          <w:b/>
          <w:sz w:val="24"/>
          <w:szCs w:val="24"/>
        </w:rPr>
        <w:t xml:space="preserve">Chandrayee Dutta Chowdhury </w:t>
      </w:r>
      <w:r w:rsidRPr="002A27F6">
        <w:rPr>
          <w:sz w:val="24"/>
          <w:szCs w:val="24"/>
        </w:rPr>
        <w:t>(University</w:t>
      </w:r>
      <w:r w:rsidRPr="002A27F6">
        <w:rPr>
          <w:spacing w:val="-6"/>
          <w:sz w:val="24"/>
          <w:szCs w:val="24"/>
        </w:rPr>
        <w:t xml:space="preserve"> </w:t>
      </w:r>
      <w:r w:rsidRPr="002A27F6">
        <w:rPr>
          <w:sz w:val="24"/>
          <w:szCs w:val="24"/>
        </w:rPr>
        <w:t>Roll</w:t>
      </w:r>
      <w:r w:rsidRPr="002A27F6">
        <w:rPr>
          <w:spacing w:val="-2"/>
          <w:sz w:val="24"/>
          <w:szCs w:val="24"/>
        </w:rPr>
        <w:t xml:space="preserve"> </w:t>
      </w:r>
      <w:r w:rsidRPr="002A27F6">
        <w:rPr>
          <w:sz w:val="24"/>
          <w:szCs w:val="24"/>
        </w:rPr>
        <w:t>No.- 12200319049),</w:t>
      </w:r>
    </w:p>
    <w:p w14:paraId="0F4078A8" w14:textId="77777777" w:rsidR="00F20E4F" w:rsidRPr="002A27F6" w:rsidRDefault="00000000">
      <w:pPr>
        <w:spacing w:before="1" w:line="253" w:lineRule="exact"/>
        <w:ind w:left="426"/>
        <w:rPr>
          <w:sz w:val="24"/>
          <w:szCs w:val="24"/>
        </w:rPr>
      </w:pPr>
      <w:r w:rsidRPr="002A27F6">
        <w:rPr>
          <w:b/>
          <w:sz w:val="24"/>
          <w:szCs w:val="24"/>
        </w:rPr>
        <w:t xml:space="preserve">Subhodeep Karmakar </w:t>
      </w:r>
      <w:r w:rsidRPr="002A27F6">
        <w:rPr>
          <w:sz w:val="24"/>
          <w:szCs w:val="24"/>
        </w:rPr>
        <w:t>(University</w:t>
      </w:r>
      <w:r w:rsidRPr="002A27F6">
        <w:rPr>
          <w:spacing w:val="-6"/>
          <w:sz w:val="24"/>
          <w:szCs w:val="24"/>
        </w:rPr>
        <w:t xml:space="preserve"> </w:t>
      </w:r>
      <w:r w:rsidRPr="002A27F6">
        <w:rPr>
          <w:sz w:val="24"/>
          <w:szCs w:val="24"/>
        </w:rPr>
        <w:t>Roll</w:t>
      </w:r>
      <w:r w:rsidRPr="002A27F6">
        <w:rPr>
          <w:spacing w:val="-2"/>
          <w:sz w:val="24"/>
          <w:szCs w:val="24"/>
        </w:rPr>
        <w:t xml:space="preserve"> </w:t>
      </w:r>
      <w:r w:rsidRPr="002A27F6">
        <w:rPr>
          <w:sz w:val="24"/>
          <w:szCs w:val="24"/>
        </w:rPr>
        <w:t>No.- 12200319039),</w:t>
      </w:r>
    </w:p>
    <w:p w14:paraId="37618505" w14:textId="77777777" w:rsidR="00F20E4F" w:rsidRPr="002A27F6" w:rsidRDefault="00000000">
      <w:pPr>
        <w:ind w:left="426"/>
        <w:rPr>
          <w:sz w:val="24"/>
          <w:szCs w:val="24"/>
        </w:rPr>
      </w:pPr>
      <w:r w:rsidRPr="002A27F6">
        <w:rPr>
          <w:b/>
          <w:sz w:val="24"/>
          <w:szCs w:val="24"/>
        </w:rPr>
        <w:t xml:space="preserve">Subhrajit Nandy </w:t>
      </w:r>
      <w:r w:rsidRPr="002A27F6">
        <w:rPr>
          <w:sz w:val="24"/>
          <w:szCs w:val="24"/>
        </w:rPr>
        <w:t>(University</w:t>
      </w:r>
      <w:r w:rsidRPr="002A27F6">
        <w:rPr>
          <w:spacing w:val="-6"/>
          <w:sz w:val="24"/>
          <w:szCs w:val="24"/>
        </w:rPr>
        <w:t xml:space="preserve"> </w:t>
      </w:r>
      <w:r w:rsidRPr="002A27F6">
        <w:rPr>
          <w:sz w:val="24"/>
          <w:szCs w:val="24"/>
        </w:rPr>
        <w:t>Roll</w:t>
      </w:r>
      <w:r w:rsidRPr="002A27F6">
        <w:rPr>
          <w:spacing w:val="-2"/>
          <w:sz w:val="24"/>
          <w:szCs w:val="24"/>
        </w:rPr>
        <w:t xml:space="preserve"> </w:t>
      </w:r>
      <w:r w:rsidRPr="002A27F6">
        <w:rPr>
          <w:sz w:val="24"/>
          <w:szCs w:val="24"/>
        </w:rPr>
        <w:t>No.- 12200320062)</w:t>
      </w:r>
    </w:p>
    <w:p w14:paraId="3338EF4D" w14:textId="77777777" w:rsidR="00F20E4F" w:rsidRPr="002A27F6" w:rsidRDefault="00F20E4F">
      <w:pPr>
        <w:pStyle w:val="BodyText"/>
        <w:spacing w:before="120"/>
        <w:ind w:left="284"/>
        <w:rPr>
          <w:b w:val="0"/>
          <w:bCs w:val="0"/>
          <w:sz w:val="36"/>
          <w:szCs w:val="36"/>
        </w:rPr>
      </w:pPr>
    </w:p>
    <w:p w14:paraId="2A4138B0" w14:textId="77777777" w:rsidR="00F20E4F" w:rsidRPr="002A27F6" w:rsidRDefault="00000000" w:rsidP="00EA3299">
      <w:pPr>
        <w:spacing w:before="208"/>
        <w:ind w:left="426" w:right="393"/>
        <w:rPr>
          <w:sz w:val="24"/>
          <w:szCs w:val="24"/>
        </w:rPr>
        <w:pPrChange w:id="112" w:author="Subhrajit Nandy" w:date="2023-05-24T13:19:00Z">
          <w:pPr>
            <w:spacing w:before="208"/>
            <w:ind w:left="426" w:right="484"/>
          </w:pPr>
        </w:pPrChange>
      </w:pPr>
      <w:r w:rsidRPr="002A27F6">
        <w:rPr>
          <w:sz w:val="24"/>
          <w:szCs w:val="24"/>
        </w:rPr>
        <w:t xml:space="preserve">Under my guidance during the year </w:t>
      </w:r>
      <w:r w:rsidRPr="002A27F6">
        <w:rPr>
          <w:b/>
          <w:sz w:val="24"/>
          <w:szCs w:val="24"/>
        </w:rPr>
        <w:t xml:space="preserve">July 2022 to June, 2023 </w:t>
      </w:r>
      <w:r w:rsidRPr="002A27F6">
        <w:rPr>
          <w:sz w:val="24"/>
          <w:szCs w:val="24"/>
        </w:rPr>
        <w:t>and accepted for partial fulfillment of the</w:t>
      </w:r>
      <w:r w:rsidRPr="002A27F6">
        <w:rPr>
          <w:spacing w:val="1"/>
          <w:sz w:val="24"/>
          <w:szCs w:val="24"/>
        </w:rPr>
        <w:t xml:space="preserve"> </w:t>
      </w:r>
      <w:r w:rsidRPr="002A27F6">
        <w:rPr>
          <w:sz w:val="24"/>
          <w:szCs w:val="24"/>
        </w:rPr>
        <w:t>requirement</w:t>
      </w:r>
      <w:r w:rsidRPr="002A27F6">
        <w:rPr>
          <w:spacing w:val="-1"/>
          <w:sz w:val="24"/>
          <w:szCs w:val="24"/>
        </w:rPr>
        <w:t xml:space="preserve"> </w:t>
      </w:r>
      <w:r w:rsidRPr="002A27F6">
        <w:rPr>
          <w:sz w:val="24"/>
          <w:szCs w:val="24"/>
        </w:rPr>
        <w:t>of</w:t>
      </w:r>
      <w:r w:rsidRPr="002A27F6">
        <w:rPr>
          <w:spacing w:val="-1"/>
          <w:sz w:val="24"/>
          <w:szCs w:val="24"/>
        </w:rPr>
        <w:t xml:space="preserve"> </w:t>
      </w:r>
      <w:r w:rsidRPr="002A27F6">
        <w:rPr>
          <w:sz w:val="24"/>
          <w:szCs w:val="24"/>
        </w:rPr>
        <w:t>the</w:t>
      </w:r>
      <w:r w:rsidRPr="002A27F6">
        <w:rPr>
          <w:spacing w:val="-2"/>
          <w:sz w:val="24"/>
          <w:szCs w:val="24"/>
        </w:rPr>
        <w:t xml:space="preserve"> </w:t>
      </w:r>
      <w:r w:rsidRPr="002A27F6">
        <w:rPr>
          <w:sz w:val="24"/>
          <w:szCs w:val="24"/>
        </w:rPr>
        <w:t>Degree</w:t>
      </w:r>
      <w:r w:rsidRPr="002A27F6">
        <w:rPr>
          <w:spacing w:val="-3"/>
          <w:sz w:val="24"/>
          <w:szCs w:val="24"/>
        </w:rPr>
        <w:t xml:space="preserve"> </w:t>
      </w:r>
      <w:r w:rsidRPr="002A27F6">
        <w:rPr>
          <w:sz w:val="24"/>
          <w:szCs w:val="24"/>
        </w:rPr>
        <w:t>of</w:t>
      </w:r>
      <w:r w:rsidRPr="002A27F6">
        <w:rPr>
          <w:spacing w:val="-2"/>
          <w:sz w:val="24"/>
          <w:szCs w:val="24"/>
        </w:rPr>
        <w:t xml:space="preserve"> </w:t>
      </w:r>
      <w:r w:rsidRPr="002A27F6">
        <w:rPr>
          <w:sz w:val="24"/>
          <w:szCs w:val="24"/>
        </w:rPr>
        <w:t>Bachelor</w:t>
      </w:r>
      <w:r w:rsidRPr="002A27F6">
        <w:rPr>
          <w:spacing w:val="-1"/>
          <w:sz w:val="24"/>
          <w:szCs w:val="24"/>
        </w:rPr>
        <w:t xml:space="preserve"> </w:t>
      </w:r>
      <w:r w:rsidRPr="002A27F6">
        <w:rPr>
          <w:sz w:val="24"/>
          <w:szCs w:val="24"/>
        </w:rPr>
        <w:t>of</w:t>
      </w:r>
      <w:r w:rsidRPr="002A27F6">
        <w:rPr>
          <w:spacing w:val="-4"/>
          <w:sz w:val="24"/>
          <w:szCs w:val="24"/>
        </w:rPr>
        <w:t xml:space="preserve"> </w:t>
      </w:r>
      <w:r w:rsidRPr="002A27F6">
        <w:rPr>
          <w:sz w:val="24"/>
          <w:szCs w:val="24"/>
        </w:rPr>
        <w:t>Technology</w:t>
      </w:r>
      <w:r w:rsidRPr="002A27F6">
        <w:rPr>
          <w:spacing w:val="-4"/>
          <w:sz w:val="24"/>
          <w:szCs w:val="24"/>
        </w:rPr>
        <w:t xml:space="preserve"> </w:t>
      </w:r>
      <w:r w:rsidRPr="002A27F6">
        <w:rPr>
          <w:sz w:val="24"/>
          <w:szCs w:val="24"/>
        </w:rPr>
        <w:t>of</w:t>
      </w:r>
      <w:r w:rsidRPr="002A27F6">
        <w:rPr>
          <w:spacing w:val="-1"/>
          <w:sz w:val="24"/>
          <w:szCs w:val="24"/>
        </w:rPr>
        <w:t xml:space="preserve"> </w:t>
      </w:r>
      <w:r w:rsidRPr="002A27F6">
        <w:rPr>
          <w:sz w:val="24"/>
          <w:szCs w:val="24"/>
        </w:rPr>
        <w:t>Maulana</w:t>
      </w:r>
      <w:r w:rsidRPr="002A27F6">
        <w:rPr>
          <w:spacing w:val="-2"/>
          <w:sz w:val="24"/>
          <w:szCs w:val="24"/>
        </w:rPr>
        <w:t xml:space="preserve"> </w:t>
      </w:r>
      <w:r w:rsidRPr="002A27F6">
        <w:rPr>
          <w:sz w:val="24"/>
          <w:szCs w:val="24"/>
        </w:rPr>
        <w:t>Abul</w:t>
      </w:r>
      <w:r w:rsidRPr="002A27F6">
        <w:rPr>
          <w:spacing w:val="-3"/>
          <w:sz w:val="24"/>
          <w:szCs w:val="24"/>
        </w:rPr>
        <w:t xml:space="preserve"> </w:t>
      </w:r>
      <w:r w:rsidRPr="002A27F6">
        <w:rPr>
          <w:sz w:val="24"/>
          <w:szCs w:val="24"/>
        </w:rPr>
        <w:t>Kalam</w:t>
      </w:r>
      <w:r w:rsidRPr="002A27F6">
        <w:rPr>
          <w:spacing w:val="-6"/>
          <w:sz w:val="24"/>
          <w:szCs w:val="24"/>
        </w:rPr>
        <w:t xml:space="preserve"> </w:t>
      </w:r>
      <w:r w:rsidRPr="002A27F6">
        <w:rPr>
          <w:sz w:val="24"/>
          <w:szCs w:val="24"/>
        </w:rPr>
        <w:t>Azad</w:t>
      </w:r>
      <w:r w:rsidRPr="002A27F6">
        <w:rPr>
          <w:spacing w:val="-1"/>
          <w:sz w:val="24"/>
          <w:szCs w:val="24"/>
        </w:rPr>
        <w:t xml:space="preserve"> </w:t>
      </w:r>
      <w:r w:rsidRPr="002A27F6">
        <w:rPr>
          <w:sz w:val="24"/>
          <w:szCs w:val="24"/>
        </w:rPr>
        <w:t>University</w:t>
      </w:r>
      <w:r w:rsidRPr="002A27F6">
        <w:rPr>
          <w:spacing w:val="-5"/>
          <w:sz w:val="24"/>
          <w:szCs w:val="24"/>
        </w:rPr>
        <w:t xml:space="preserve"> </w:t>
      </w:r>
      <w:r w:rsidRPr="002A27F6">
        <w:rPr>
          <w:sz w:val="24"/>
          <w:szCs w:val="24"/>
        </w:rPr>
        <w:t>of</w:t>
      </w:r>
      <w:r w:rsidRPr="002A27F6">
        <w:rPr>
          <w:spacing w:val="-3"/>
          <w:sz w:val="24"/>
          <w:szCs w:val="24"/>
        </w:rPr>
        <w:t xml:space="preserve"> </w:t>
      </w:r>
      <w:r w:rsidRPr="002A27F6">
        <w:rPr>
          <w:sz w:val="24"/>
          <w:szCs w:val="24"/>
        </w:rPr>
        <w:t>Technology,</w:t>
      </w:r>
      <w:r w:rsidRPr="002A27F6">
        <w:rPr>
          <w:spacing w:val="-52"/>
          <w:sz w:val="24"/>
          <w:szCs w:val="24"/>
        </w:rPr>
        <w:t xml:space="preserve"> </w:t>
      </w:r>
      <w:r w:rsidRPr="002A27F6">
        <w:rPr>
          <w:sz w:val="24"/>
          <w:szCs w:val="24"/>
        </w:rPr>
        <w:t>West</w:t>
      </w:r>
      <w:r w:rsidRPr="002A27F6">
        <w:rPr>
          <w:spacing w:val="1"/>
          <w:sz w:val="24"/>
          <w:szCs w:val="24"/>
        </w:rPr>
        <w:t xml:space="preserve"> </w:t>
      </w:r>
      <w:r w:rsidRPr="002A27F6">
        <w:rPr>
          <w:sz w:val="24"/>
          <w:szCs w:val="24"/>
        </w:rPr>
        <w:t>Bengal</w:t>
      </w:r>
    </w:p>
    <w:p w14:paraId="23287801" w14:textId="77777777" w:rsidR="00F20E4F" w:rsidRPr="002A27F6" w:rsidRDefault="00F20E4F">
      <w:pPr>
        <w:pStyle w:val="BodyText"/>
        <w:spacing w:before="120"/>
        <w:ind w:left="284"/>
        <w:rPr>
          <w:b w:val="0"/>
          <w:bCs w:val="0"/>
          <w:sz w:val="36"/>
          <w:szCs w:val="36"/>
        </w:rPr>
      </w:pPr>
    </w:p>
    <w:p w14:paraId="62907D73" w14:textId="77777777" w:rsidR="00F20E4F" w:rsidRPr="002A27F6" w:rsidRDefault="00F20E4F">
      <w:pPr>
        <w:pStyle w:val="BodyText"/>
        <w:spacing w:before="120"/>
        <w:ind w:left="284"/>
        <w:rPr>
          <w:b w:val="0"/>
          <w:bCs w:val="0"/>
          <w:sz w:val="36"/>
          <w:szCs w:val="36"/>
        </w:rPr>
      </w:pPr>
    </w:p>
    <w:p w14:paraId="5C29A2BB" w14:textId="77777777" w:rsidR="00F20E4F" w:rsidRPr="002A27F6" w:rsidRDefault="00F20E4F">
      <w:pPr>
        <w:pStyle w:val="BodyText"/>
        <w:spacing w:before="120"/>
        <w:ind w:left="284"/>
        <w:rPr>
          <w:b w:val="0"/>
          <w:bCs w:val="0"/>
          <w:sz w:val="36"/>
          <w:szCs w:val="36"/>
        </w:rPr>
      </w:pPr>
    </w:p>
    <w:p w14:paraId="4454C6BC" w14:textId="77777777" w:rsidR="00F20E4F" w:rsidRPr="002A27F6" w:rsidRDefault="00F20E4F">
      <w:pPr>
        <w:pStyle w:val="BodyText"/>
        <w:spacing w:before="120"/>
        <w:ind w:left="284"/>
        <w:rPr>
          <w:b w:val="0"/>
          <w:bCs w:val="0"/>
          <w:sz w:val="36"/>
          <w:szCs w:val="36"/>
        </w:rPr>
      </w:pPr>
    </w:p>
    <w:p w14:paraId="0358FC3B" w14:textId="77777777" w:rsidR="00F20E4F" w:rsidRPr="002A27F6" w:rsidRDefault="00000000">
      <w:pPr>
        <w:pStyle w:val="BodyText"/>
        <w:spacing w:before="120"/>
        <w:ind w:left="426" w:right="251"/>
        <w:rPr>
          <w:sz w:val="22"/>
          <w:szCs w:val="22"/>
        </w:rPr>
      </w:pPr>
      <w:r w:rsidRPr="002A27F6">
        <w:rPr>
          <w:sz w:val="22"/>
          <w:szCs w:val="22"/>
        </w:rPr>
        <w:t>Dated: 17/05/2023</w:t>
      </w:r>
      <w:r w:rsidRPr="002A27F6">
        <w:rPr>
          <w:sz w:val="22"/>
          <w:szCs w:val="22"/>
        </w:rPr>
        <w:tab/>
      </w:r>
      <w:r w:rsidRPr="002A27F6">
        <w:rPr>
          <w:sz w:val="22"/>
          <w:szCs w:val="22"/>
        </w:rPr>
        <w:tab/>
      </w:r>
      <w:r w:rsidRPr="002A27F6">
        <w:rPr>
          <w:sz w:val="22"/>
          <w:szCs w:val="22"/>
        </w:rPr>
        <w:tab/>
      </w:r>
      <w:r w:rsidRPr="002A27F6">
        <w:rPr>
          <w:sz w:val="22"/>
          <w:szCs w:val="22"/>
        </w:rPr>
        <w:tab/>
      </w:r>
      <w:r w:rsidRPr="002A27F6">
        <w:rPr>
          <w:sz w:val="22"/>
          <w:szCs w:val="22"/>
        </w:rPr>
        <w:tab/>
      </w:r>
      <w:r w:rsidRPr="002A27F6">
        <w:rPr>
          <w:sz w:val="22"/>
          <w:szCs w:val="22"/>
        </w:rPr>
        <w:tab/>
      </w:r>
      <w:r w:rsidRPr="002A27F6">
        <w:rPr>
          <w:sz w:val="22"/>
          <w:szCs w:val="22"/>
        </w:rPr>
        <w:tab/>
        <w:t xml:space="preserve">       ………………………………………</w:t>
      </w:r>
    </w:p>
    <w:p w14:paraId="07D1266C" w14:textId="77777777" w:rsidR="00F20E4F" w:rsidRPr="002A27F6" w:rsidRDefault="00000000">
      <w:pPr>
        <w:spacing w:before="1"/>
        <w:ind w:left="7444" w:right="775"/>
        <w:rPr>
          <w:sz w:val="24"/>
          <w:szCs w:val="24"/>
        </w:rPr>
      </w:pPr>
      <w:r w:rsidRPr="002A27F6">
        <w:rPr>
          <w:sz w:val="24"/>
          <w:szCs w:val="24"/>
        </w:rPr>
        <w:t xml:space="preserve">   Dr. Juin Acharjee</w:t>
      </w:r>
    </w:p>
    <w:p w14:paraId="7DBBBF8B" w14:textId="77777777" w:rsidR="00F20E4F" w:rsidRPr="002A27F6" w:rsidRDefault="00000000">
      <w:pPr>
        <w:spacing w:before="1"/>
        <w:ind w:left="964" w:right="775"/>
        <w:rPr>
          <w:sz w:val="24"/>
          <w:szCs w:val="24"/>
        </w:rPr>
      </w:pPr>
      <w:r w:rsidRPr="002A27F6">
        <w:rPr>
          <w:sz w:val="24"/>
          <w:szCs w:val="24"/>
        </w:rPr>
        <w:t xml:space="preserve">                                                          </w:t>
      </w:r>
      <w:r w:rsidRPr="002A27F6">
        <w:rPr>
          <w:sz w:val="24"/>
          <w:szCs w:val="24"/>
        </w:rPr>
        <w:tab/>
      </w:r>
      <w:r w:rsidRPr="002A27F6">
        <w:rPr>
          <w:sz w:val="24"/>
          <w:szCs w:val="24"/>
        </w:rPr>
        <w:tab/>
      </w:r>
      <w:r w:rsidRPr="002A27F6">
        <w:rPr>
          <w:sz w:val="24"/>
          <w:szCs w:val="24"/>
        </w:rPr>
        <w:tab/>
      </w:r>
      <w:r w:rsidRPr="002A27F6">
        <w:rPr>
          <w:sz w:val="24"/>
          <w:szCs w:val="24"/>
        </w:rPr>
        <w:tab/>
        <w:t xml:space="preserve">      Assistant Professor</w:t>
      </w:r>
    </w:p>
    <w:p w14:paraId="26B02E2F" w14:textId="77777777" w:rsidR="00F20E4F" w:rsidRPr="002A27F6" w:rsidRDefault="00000000">
      <w:pPr>
        <w:spacing w:before="1"/>
        <w:ind w:left="964" w:right="775"/>
        <w:rPr>
          <w:color w:val="000000"/>
          <w:sz w:val="24"/>
          <w:szCs w:val="24"/>
          <w:shd w:val="clear" w:color="auto" w:fill="FFFFFF"/>
        </w:rPr>
      </w:pPr>
      <w:r w:rsidRPr="002A27F6">
        <w:rPr>
          <w:color w:val="000000"/>
          <w:sz w:val="24"/>
          <w:szCs w:val="24"/>
          <w:shd w:val="clear" w:color="auto" w:fill="FFFFFF"/>
        </w:rPr>
        <w:t xml:space="preserve">                                                             </w:t>
      </w:r>
      <w:r w:rsidRPr="002A27F6">
        <w:rPr>
          <w:color w:val="000000"/>
          <w:sz w:val="24"/>
          <w:szCs w:val="24"/>
          <w:shd w:val="clear" w:color="auto" w:fill="FFFFFF"/>
        </w:rPr>
        <w:tab/>
      </w:r>
      <w:r w:rsidRPr="002A27F6">
        <w:rPr>
          <w:color w:val="000000"/>
          <w:sz w:val="24"/>
          <w:szCs w:val="24"/>
          <w:shd w:val="clear" w:color="auto" w:fill="FFFFFF"/>
        </w:rPr>
        <w:tab/>
      </w:r>
      <w:r w:rsidRPr="002A27F6">
        <w:rPr>
          <w:color w:val="000000"/>
          <w:sz w:val="24"/>
          <w:szCs w:val="24"/>
          <w:shd w:val="clear" w:color="auto" w:fill="FFFFFF"/>
        </w:rPr>
        <w:tab/>
      </w:r>
      <w:r w:rsidRPr="002A27F6">
        <w:rPr>
          <w:color w:val="000000"/>
          <w:sz w:val="24"/>
          <w:szCs w:val="24"/>
          <w:shd w:val="clear" w:color="auto" w:fill="FFFFFF"/>
        </w:rPr>
        <w:tab/>
        <w:t xml:space="preserve">      </w:t>
      </w:r>
    </w:p>
    <w:p w14:paraId="4FE8901F" w14:textId="77777777" w:rsidR="00F20E4F" w:rsidRPr="002A27F6" w:rsidRDefault="00000000">
      <w:pPr>
        <w:widowControl/>
        <w:autoSpaceDE/>
        <w:autoSpaceDN/>
        <w:spacing w:after="160" w:line="259" w:lineRule="auto"/>
        <w:rPr>
          <w:color w:val="000000"/>
          <w:sz w:val="24"/>
          <w:szCs w:val="24"/>
          <w:shd w:val="clear" w:color="auto" w:fill="FFFFFF"/>
        </w:rPr>
      </w:pPr>
      <w:r w:rsidRPr="002A27F6">
        <w:rPr>
          <w:color w:val="000000"/>
          <w:sz w:val="24"/>
          <w:szCs w:val="24"/>
          <w:shd w:val="clear" w:color="auto" w:fill="FFFFFF"/>
        </w:rPr>
        <w:br w:type="page"/>
      </w:r>
    </w:p>
    <w:p w14:paraId="27EDE74E" w14:textId="77777777" w:rsidR="00F20E4F" w:rsidRPr="002A27F6" w:rsidRDefault="00000000">
      <w:pPr>
        <w:spacing w:before="1"/>
        <w:ind w:left="964" w:right="775"/>
        <w:jc w:val="center"/>
        <w:rPr>
          <w:b/>
          <w:bCs/>
          <w:color w:val="000000"/>
          <w:sz w:val="36"/>
          <w:szCs w:val="36"/>
          <w:shd w:val="clear" w:color="auto" w:fill="FFFFFF"/>
        </w:rPr>
      </w:pPr>
      <w:r w:rsidRPr="002A27F6">
        <w:rPr>
          <w:b/>
          <w:bCs/>
          <w:sz w:val="36"/>
          <w:szCs w:val="36"/>
        </w:rPr>
        <w:lastRenderedPageBreak/>
        <w:t>Contents</w:t>
      </w:r>
    </w:p>
    <w:p w14:paraId="6CCF6058" w14:textId="77777777" w:rsidR="00F20E4F" w:rsidRPr="002A27F6" w:rsidRDefault="00F20E4F">
      <w:pPr>
        <w:spacing w:before="1"/>
        <w:ind w:left="964" w:right="775"/>
        <w:rPr>
          <w:color w:val="000000"/>
          <w:sz w:val="24"/>
          <w:szCs w:val="24"/>
          <w:shd w:val="clear" w:color="auto" w:fill="FFFFFF"/>
        </w:rPr>
      </w:pPr>
    </w:p>
    <w:tbl>
      <w:tblPr>
        <w:tblW w:w="0" w:type="auto"/>
        <w:tblInd w:w="5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2122"/>
        <w:gridCol w:w="6040"/>
        <w:gridCol w:w="1428"/>
        <w:tblGridChange w:id="113">
          <w:tblGrid>
            <w:gridCol w:w="2122"/>
            <w:gridCol w:w="6040"/>
            <w:gridCol w:w="1428"/>
          </w:tblGrid>
        </w:tblGridChange>
      </w:tblGrid>
      <w:tr w:rsidR="00F20E4F" w:rsidRPr="002A27F6" w14:paraId="2F4E3302" w14:textId="77777777">
        <w:trPr>
          <w:trHeight w:val="323"/>
        </w:trPr>
        <w:tc>
          <w:tcPr>
            <w:tcW w:w="2122" w:type="dxa"/>
          </w:tcPr>
          <w:p w14:paraId="6AAFF4F8" w14:textId="77777777" w:rsidR="00F20E4F" w:rsidRPr="002A27F6" w:rsidRDefault="00000000">
            <w:pPr>
              <w:pStyle w:val="TableParagraph"/>
              <w:spacing w:line="304" w:lineRule="exact"/>
              <w:ind w:left="321"/>
              <w:rPr>
                <w:b/>
                <w:sz w:val="28"/>
              </w:rPr>
            </w:pPr>
            <w:r w:rsidRPr="002A27F6">
              <w:rPr>
                <w:b/>
                <w:sz w:val="28"/>
              </w:rPr>
              <w:t>Chapter</w:t>
            </w:r>
            <w:r w:rsidRPr="002A27F6">
              <w:rPr>
                <w:b/>
                <w:spacing w:val="-1"/>
                <w:sz w:val="28"/>
              </w:rPr>
              <w:t xml:space="preserve"> </w:t>
            </w:r>
            <w:r w:rsidRPr="002A27F6">
              <w:rPr>
                <w:b/>
                <w:sz w:val="28"/>
              </w:rPr>
              <w:t>No.</w:t>
            </w:r>
          </w:p>
        </w:tc>
        <w:tc>
          <w:tcPr>
            <w:tcW w:w="6040" w:type="dxa"/>
          </w:tcPr>
          <w:p w14:paraId="7B55C899" w14:textId="77777777" w:rsidR="00F20E4F" w:rsidRPr="002A27F6" w:rsidRDefault="00000000">
            <w:pPr>
              <w:pStyle w:val="TableParagraph"/>
              <w:spacing w:line="304" w:lineRule="exact"/>
              <w:ind w:left="212" w:right="209"/>
              <w:jc w:val="center"/>
              <w:rPr>
                <w:b/>
                <w:sz w:val="28"/>
              </w:rPr>
            </w:pPr>
            <w:r w:rsidRPr="002A27F6">
              <w:rPr>
                <w:b/>
                <w:sz w:val="28"/>
              </w:rPr>
              <w:t>Chapter</w:t>
            </w:r>
            <w:r w:rsidRPr="002A27F6">
              <w:rPr>
                <w:b/>
                <w:spacing w:val="-2"/>
                <w:sz w:val="28"/>
              </w:rPr>
              <w:t xml:space="preserve"> </w:t>
            </w:r>
            <w:r w:rsidRPr="002A27F6">
              <w:rPr>
                <w:b/>
                <w:sz w:val="28"/>
              </w:rPr>
              <w:t>Name</w:t>
            </w:r>
          </w:p>
        </w:tc>
        <w:tc>
          <w:tcPr>
            <w:tcW w:w="1428" w:type="dxa"/>
          </w:tcPr>
          <w:p w14:paraId="24FD951D" w14:textId="77777777" w:rsidR="00F20E4F" w:rsidRPr="002A27F6" w:rsidRDefault="00000000">
            <w:pPr>
              <w:pStyle w:val="TableParagraph"/>
              <w:spacing w:line="304" w:lineRule="exact"/>
              <w:ind w:left="184"/>
              <w:rPr>
                <w:b/>
                <w:sz w:val="28"/>
              </w:rPr>
            </w:pPr>
            <w:r w:rsidRPr="002A27F6">
              <w:rPr>
                <w:b/>
                <w:sz w:val="28"/>
              </w:rPr>
              <w:t>Page</w:t>
            </w:r>
            <w:r w:rsidRPr="002A27F6">
              <w:rPr>
                <w:b/>
                <w:spacing w:val="-2"/>
                <w:sz w:val="28"/>
              </w:rPr>
              <w:t xml:space="preserve"> </w:t>
            </w:r>
            <w:r w:rsidRPr="002A27F6">
              <w:rPr>
                <w:b/>
                <w:sz w:val="28"/>
              </w:rPr>
              <w:t>No.</w:t>
            </w:r>
          </w:p>
        </w:tc>
      </w:tr>
      <w:tr w:rsidR="00F20E4F" w:rsidRPr="002A27F6" w14:paraId="2F6690AB" w14:textId="77777777">
        <w:trPr>
          <w:trHeight w:val="321"/>
        </w:trPr>
        <w:tc>
          <w:tcPr>
            <w:tcW w:w="2122" w:type="dxa"/>
          </w:tcPr>
          <w:p w14:paraId="6607936A" w14:textId="77777777" w:rsidR="00F20E4F" w:rsidRPr="002A27F6" w:rsidRDefault="00F20E4F">
            <w:pPr>
              <w:pStyle w:val="TableParagraph"/>
            </w:pPr>
          </w:p>
        </w:tc>
        <w:tc>
          <w:tcPr>
            <w:tcW w:w="6040" w:type="dxa"/>
          </w:tcPr>
          <w:p w14:paraId="4BAF327B" w14:textId="77777777" w:rsidR="00F20E4F" w:rsidRPr="002A27F6" w:rsidRDefault="00F20E4F">
            <w:pPr>
              <w:pStyle w:val="TableParagraph"/>
            </w:pPr>
          </w:p>
        </w:tc>
        <w:tc>
          <w:tcPr>
            <w:tcW w:w="1428" w:type="dxa"/>
          </w:tcPr>
          <w:p w14:paraId="1B3084E2" w14:textId="77777777" w:rsidR="00F20E4F" w:rsidRPr="002A27F6" w:rsidRDefault="00F20E4F">
            <w:pPr>
              <w:pStyle w:val="TableParagraph"/>
            </w:pPr>
          </w:p>
        </w:tc>
      </w:tr>
      <w:tr w:rsidR="00F20E4F" w:rsidRPr="002A27F6" w14:paraId="44426B23" w14:textId="77777777">
        <w:trPr>
          <w:trHeight w:val="321"/>
        </w:trPr>
        <w:tc>
          <w:tcPr>
            <w:tcW w:w="2122" w:type="dxa"/>
          </w:tcPr>
          <w:p w14:paraId="0CC8BD4D" w14:textId="77777777" w:rsidR="00F20E4F" w:rsidRPr="002A27F6" w:rsidRDefault="00F20E4F">
            <w:pPr>
              <w:pStyle w:val="TableParagraph"/>
            </w:pPr>
          </w:p>
        </w:tc>
        <w:tc>
          <w:tcPr>
            <w:tcW w:w="6040" w:type="dxa"/>
          </w:tcPr>
          <w:p w14:paraId="0C12E9E6" w14:textId="77777777" w:rsidR="00F20E4F" w:rsidRPr="002A27F6" w:rsidRDefault="00F20E4F">
            <w:pPr>
              <w:pStyle w:val="TableParagraph"/>
            </w:pPr>
          </w:p>
        </w:tc>
        <w:tc>
          <w:tcPr>
            <w:tcW w:w="1428" w:type="dxa"/>
          </w:tcPr>
          <w:p w14:paraId="4CA3D580" w14:textId="77777777" w:rsidR="00F20E4F" w:rsidRPr="002A27F6" w:rsidRDefault="00F20E4F">
            <w:pPr>
              <w:pStyle w:val="TableParagraph"/>
            </w:pPr>
          </w:p>
        </w:tc>
      </w:tr>
      <w:tr w:rsidR="00F20E4F" w:rsidRPr="002A27F6" w14:paraId="4DEBA44D" w14:textId="77777777">
        <w:trPr>
          <w:trHeight w:val="479"/>
        </w:trPr>
        <w:tc>
          <w:tcPr>
            <w:tcW w:w="2122" w:type="dxa"/>
          </w:tcPr>
          <w:p w14:paraId="4314FD2C" w14:textId="77777777" w:rsidR="00F20E4F" w:rsidRPr="002A27F6" w:rsidRDefault="00000000">
            <w:pPr>
              <w:pStyle w:val="TableParagraph"/>
              <w:spacing w:line="247" w:lineRule="exact"/>
              <w:ind w:left="10"/>
              <w:jc w:val="center"/>
            </w:pPr>
            <w:r w:rsidRPr="002A27F6">
              <w:t>1</w:t>
            </w:r>
          </w:p>
        </w:tc>
        <w:tc>
          <w:tcPr>
            <w:tcW w:w="6040" w:type="dxa"/>
          </w:tcPr>
          <w:p w14:paraId="17416A90" w14:textId="77777777" w:rsidR="00F20E4F" w:rsidRPr="002A27F6" w:rsidRDefault="00000000">
            <w:pPr>
              <w:pStyle w:val="TableParagraph"/>
              <w:spacing w:before="120" w:line="250" w:lineRule="exact"/>
              <w:ind w:left="176" w:right="210"/>
              <w:jc w:val="center"/>
              <w:rPr>
                <w:b/>
              </w:rPr>
            </w:pPr>
            <w:r w:rsidRPr="002A27F6">
              <w:rPr>
                <w:b/>
              </w:rPr>
              <w:t>Introduction</w:t>
            </w:r>
          </w:p>
          <w:p w14:paraId="43A1C72A" w14:textId="77777777" w:rsidR="00F20E4F" w:rsidRPr="002A27F6" w:rsidRDefault="00F20E4F">
            <w:pPr>
              <w:pStyle w:val="TableParagraph"/>
              <w:spacing w:line="251" w:lineRule="exact"/>
              <w:ind w:left="212" w:right="209"/>
              <w:jc w:val="center"/>
            </w:pPr>
          </w:p>
        </w:tc>
        <w:tc>
          <w:tcPr>
            <w:tcW w:w="1428" w:type="dxa"/>
          </w:tcPr>
          <w:p w14:paraId="30628095" w14:textId="77777777" w:rsidR="00F20E4F" w:rsidRPr="002A27F6" w:rsidRDefault="00000000">
            <w:pPr>
              <w:pStyle w:val="TableParagraph"/>
              <w:jc w:val="center"/>
            </w:pPr>
            <w:r w:rsidRPr="002A27F6">
              <w:t>13 - 15</w:t>
            </w:r>
          </w:p>
        </w:tc>
      </w:tr>
      <w:tr w:rsidR="00F20E4F" w:rsidRPr="002A27F6" w14:paraId="4F566CAB" w14:textId="77777777">
        <w:trPr>
          <w:trHeight w:val="529"/>
        </w:trPr>
        <w:tc>
          <w:tcPr>
            <w:tcW w:w="2122" w:type="dxa"/>
          </w:tcPr>
          <w:p w14:paraId="640B0572" w14:textId="77777777" w:rsidR="00F20E4F" w:rsidRPr="002A27F6" w:rsidRDefault="00000000">
            <w:pPr>
              <w:pStyle w:val="TableParagraph"/>
              <w:spacing w:line="247" w:lineRule="exact"/>
              <w:ind w:left="10"/>
              <w:jc w:val="center"/>
            </w:pPr>
            <w:r w:rsidRPr="002A27F6">
              <w:t>2</w:t>
            </w:r>
          </w:p>
        </w:tc>
        <w:tc>
          <w:tcPr>
            <w:tcW w:w="6040" w:type="dxa"/>
          </w:tcPr>
          <w:p w14:paraId="15DCE0B3" w14:textId="77777777" w:rsidR="00F20E4F" w:rsidRPr="002A27F6" w:rsidRDefault="00000000">
            <w:pPr>
              <w:pStyle w:val="TableParagraph"/>
              <w:spacing w:before="120" w:line="250" w:lineRule="exact"/>
              <w:jc w:val="center"/>
              <w:rPr>
                <w:b/>
              </w:rPr>
            </w:pPr>
            <w:r w:rsidRPr="002A27F6">
              <w:rPr>
                <w:b/>
              </w:rPr>
              <w:t>Background</w:t>
            </w:r>
            <w:r w:rsidRPr="002A27F6">
              <w:rPr>
                <w:b/>
                <w:spacing w:val="-2"/>
              </w:rPr>
              <w:t xml:space="preserve"> </w:t>
            </w:r>
            <w:r w:rsidRPr="002A27F6">
              <w:rPr>
                <w:b/>
              </w:rPr>
              <w:t>of</w:t>
            </w:r>
            <w:r w:rsidRPr="002A27F6">
              <w:rPr>
                <w:b/>
                <w:spacing w:val="-1"/>
              </w:rPr>
              <w:t xml:space="preserve"> </w:t>
            </w:r>
            <w:r w:rsidRPr="002A27F6">
              <w:rPr>
                <w:b/>
              </w:rPr>
              <w:t>the</w:t>
            </w:r>
            <w:r w:rsidRPr="002A27F6">
              <w:rPr>
                <w:b/>
                <w:spacing w:val="-2"/>
              </w:rPr>
              <w:t xml:space="preserve"> </w:t>
            </w:r>
            <w:r w:rsidRPr="002A27F6">
              <w:rPr>
                <w:b/>
              </w:rPr>
              <w:t>Project</w:t>
            </w:r>
          </w:p>
          <w:p w14:paraId="55A4F749" w14:textId="77777777" w:rsidR="00F20E4F" w:rsidRPr="002A27F6" w:rsidRDefault="00F20E4F">
            <w:pPr>
              <w:pStyle w:val="TableParagraph"/>
              <w:spacing w:line="251" w:lineRule="exact"/>
              <w:ind w:left="1053"/>
              <w:jc w:val="center"/>
            </w:pPr>
          </w:p>
        </w:tc>
        <w:tc>
          <w:tcPr>
            <w:tcW w:w="1428" w:type="dxa"/>
          </w:tcPr>
          <w:p w14:paraId="34AF9791" w14:textId="77777777" w:rsidR="00F20E4F" w:rsidRPr="002A27F6" w:rsidRDefault="00000000">
            <w:pPr>
              <w:pStyle w:val="TableParagraph"/>
              <w:jc w:val="center"/>
            </w:pPr>
            <w:r w:rsidRPr="002A27F6">
              <w:t>16 - 17</w:t>
            </w:r>
          </w:p>
        </w:tc>
      </w:tr>
      <w:tr w:rsidR="00F20E4F" w:rsidRPr="002A27F6" w14:paraId="43637D71" w14:textId="77777777">
        <w:trPr>
          <w:trHeight w:val="251"/>
        </w:trPr>
        <w:tc>
          <w:tcPr>
            <w:tcW w:w="2122" w:type="dxa"/>
          </w:tcPr>
          <w:p w14:paraId="4193B18A" w14:textId="77777777" w:rsidR="00F20E4F" w:rsidRPr="002A27F6" w:rsidRDefault="00F20E4F">
            <w:pPr>
              <w:pStyle w:val="TableParagraph"/>
              <w:rPr>
                <w:sz w:val="18"/>
              </w:rPr>
            </w:pPr>
          </w:p>
        </w:tc>
        <w:tc>
          <w:tcPr>
            <w:tcW w:w="6040" w:type="dxa"/>
          </w:tcPr>
          <w:p w14:paraId="5A0ED7AB" w14:textId="77777777" w:rsidR="00F20E4F" w:rsidRPr="002A27F6" w:rsidRDefault="00F20E4F">
            <w:pPr>
              <w:pStyle w:val="TableParagraph"/>
              <w:jc w:val="center"/>
              <w:rPr>
                <w:sz w:val="18"/>
              </w:rPr>
            </w:pPr>
          </w:p>
        </w:tc>
        <w:tc>
          <w:tcPr>
            <w:tcW w:w="1428" w:type="dxa"/>
          </w:tcPr>
          <w:p w14:paraId="0674A17A" w14:textId="77777777" w:rsidR="00F20E4F" w:rsidRPr="002A27F6" w:rsidRDefault="00F20E4F">
            <w:pPr>
              <w:pStyle w:val="TableParagraph"/>
            </w:pPr>
          </w:p>
        </w:tc>
      </w:tr>
      <w:tr w:rsidR="00F20E4F" w:rsidRPr="002A27F6" w14:paraId="3C94DC73" w14:textId="77777777">
        <w:trPr>
          <w:trHeight w:val="441"/>
        </w:trPr>
        <w:tc>
          <w:tcPr>
            <w:tcW w:w="2122" w:type="dxa"/>
          </w:tcPr>
          <w:p w14:paraId="5AD033C3" w14:textId="77777777" w:rsidR="00F20E4F" w:rsidRPr="002A27F6" w:rsidRDefault="00000000">
            <w:pPr>
              <w:pStyle w:val="TableParagraph"/>
              <w:spacing w:line="247" w:lineRule="exact"/>
              <w:ind w:left="86"/>
              <w:jc w:val="center"/>
            </w:pPr>
            <w:r w:rsidRPr="002A27F6">
              <w:t>3</w:t>
            </w:r>
          </w:p>
        </w:tc>
        <w:tc>
          <w:tcPr>
            <w:tcW w:w="6040" w:type="dxa"/>
          </w:tcPr>
          <w:p w14:paraId="005EA645" w14:textId="77777777" w:rsidR="00F20E4F" w:rsidRPr="002A27F6" w:rsidRDefault="00000000">
            <w:pPr>
              <w:pStyle w:val="TableParagraph"/>
              <w:spacing w:before="120" w:line="250" w:lineRule="exact"/>
              <w:ind w:right="210"/>
              <w:jc w:val="center"/>
            </w:pPr>
            <w:r w:rsidRPr="002A27F6">
              <w:rPr>
                <w:b/>
              </w:rPr>
              <w:t>Details</w:t>
            </w:r>
            <w:r w:rsidRPr="002A27F6">
              <w:rPr>
                <w:b/>
                <w:spacing w:val="-2"/>
              </w:rPr>
              <w:t xml:space="preserve"> </w:t>
            </w:r>
            <w:r w:rsidRPr="002A27F6">
              <w:rPr>
                <w:b/>
              </w:rPr>
              <w:t>of</w:t>
            </w:r>
            <w:r w:rsidRPr="002A27F6">
              <w:rPr>
                <w:b/>
                <w:spacing w:val="-1"/>
              </w:rPr>
              <w:t xml:space="preserve"> </w:t>
            </w:r>
            <w:r w:rsidRPr="002A27F6">
              <w:rPr>
                <w:b/>
              </w:rPr>
              <w:t>the</w:t>
            </w:r>
            <w:r w:rsidRPr="002A27F6">
              <w:rPr>
                <w:b/>
                <w:spacing w:val="-3"/>
              </w:rPr>
              <w:t xml:space="preserve"> </w:t>
            </w:r>
            <w:r w:rsidRPr="002A27F6">
              <w:rPr>
                <w:b/>
              </w:rPr>
              <w:t>Project</w:t>
            </w:r>
          </w:p>
          <w:p w14:paraId="4A1D6428" w14:textId="77777777" w:rsidR="00F20E4F" w:rsidRPr="002A27F6" w:rsidRDefault="00F20E4F">
            <w:pPr>
              <w:pStyle w:val="TableParagraph"/>
              <w:spacing w:line="248" w:lineRule="exact"/>
              <w:ind w:left="212" w:right="209"/>
              <w:jc w:val="center"/>
            </w:pPr>
          </w:p>
        </w:tc>
        <w:tc>
          <w:tcPr>
            <w:tcW w:w="1428" w:type="dxa"/>
          </w:tcPr>
          <w:p w14:paraId="64982A1F" w14:textId="77777777" w:rsidR="00F20E4F" w:rsidRPr="002A27F6" w:rsidRDefault="00000000">
            <w:pPr>
              <w:pStyle w:val="TableParagraph"/>
              <w:jc w:val="center"/>
            </w:pPr>
            <w:r w:rsidRPr="002A27F6">
              <w:t>18 - 19</w:t>
            </w:r>
          </w:p>
        </w:tc>
      </w:tr>
      <w:tr w:rsidR="00F20E4F" w:rsidRPr="002A27F6" w14:paraId="030A7C9D" w14:textId="77777777">
        <w:trPr>
          <w:trHeight w:val="253"/>
        </w:trPr>
        <w:tc>
          <w:tcPr>
            <w:tcW w:w="2122" w:type="dxa"/>
          </w:tcPr>
          <w:p w14:paraId="35DA04EA" w14:textId="77777777" w:rsidR="00F20E4F" w:rsidRPr="002A27F6" w:rsidRDefault="00F20E4F">
            <w:pPr>
              <w:pStyle w:val="TableParagraph"/>
              <w:rPr>
                <w:sz w:val="18"/>
              </w:rPr>
            </w:pPr>
          </w:p>
        </w:tc>
        <w:tc>
          <w:tcPr>
            <w:tcW w:w="6040" w:type="dxa"/>
          </w:tcPr>
          <w:p w14:paraId="07FB5662" w14:textId="77777777" w:rsidR="00F20E4F" w:rsidRPr="002A27F6" w:rsidRDefault="00F20E4F">
            <w:pPr>
              <w:pStyle w:val="TableParagraph"/>
              <w:jc w:val="center"/>
              <w:rPr>
                <w:sz w:val="18"/>
              </w:rPr>
            </w:pPr>
          </w:p>
        </w:tc>
        <w:tc>
          <w:tcPr>
            <w:tcW w:w="1428" w:type="dxa"/>
          </w:tcPr>
          <w:p w14:paraId="502DAB1E" w14:textId="77777777" w:rsidR="00F20E4F" w:rsidRPr="002A27F6" w:rsidRDefault="00F20E4F">
            <w:pPr>
              <w:pStyle w:val="TableParagraph"/>
              <w:jc w:val="center"/>
            </w:pPr>
          </w:p>
        </w:tc>
      </w:tr>
      <w:tr w:rsidR="00F20E4F" w:rsidRPr="002A27F6" w14:paraId="5DD99467" w14:textId="77777777">
        <w:trPr>
          <w:trHeight w:val="381"/>
        </w:trPr>
        <w:tc>
          <w:tcPr>
            <w:tcW w:w="2122" w:type="dxa"/>
          </w:tcPr>
          <w:p w14:paraId="445B36ED" w14:textId="77777777" w:rsidR="00F20E4F" w:rsidRPr="002A27F6" w:rsidRDefault="00000000">
            <w:pPr>
              <w:pStyle w:val="TableParagraph"/>
              <w:spacing w:line="247" w:lineRule="exact"/>
              <w:ind w:left="1079" w:right="827"/>
              <w:jc w:val="center"/>
            </w:pPr>
            <w:r w:rsidRPr="002A27F6">
              <w:t>4.</w:t>
            </w:r>
          </w:p>
        </w:tc>
        <w:tc>
          <w:tcPr>
            <w:tcW w:w="6040" w:type="dxa"/>
          </w:tcPr>
          <w:p w14:paraId="7A56FC29" w14:textId="77777777" w:rsidR="00F20E4F" w:rsidRPr="002A27F6" w:rsidRDefault="00000000">
            <w:pPr>
              <w:pStyle w:val="TableParagraph"/>
              <w:spacing w:before="120" w:line="248" w:lineRule="exact"/>
              <w:ind w:right="210"/>
              <w:jc w:val="center"/>
              <w:rPr>
                <w:b/>
              </w:rPr>
            </w:pPr>
            <w:r w:rsidRPr="002A27F6">
              <w:rPr>
                <w:b/>
              </w:rPr>
              <w:t>Results</w:t>
            </w:r>
          </w:p>
          <w:p w14:paraId="7614AE79" w14:textId="77777777" w:rsidR="00F20E4F" w:rsidRPr="002A27F6" w:rsidRDefault="00F20E4F">
            <w:pPr>
              <w:pStyle w:val="TableParagraph"/>
              <w:spacing w:line="247" w:lineRule="exact"/>
              <w:ind w:left="213" w:right="569"/>
              <w:jc w:val="center"/>
            </w:pPr>
          </w:p>
        </w:tc>
        <w:tc>
          <w:tcPr>
            <w:tcW w:w="1428" w:type="dxa"/>
          </w:tcPr>
          <w:p w14:paraId="12764249" w14:textId="77777777" w:rsidR="00F20E4F" w:rsidRPr="002A27F6" w:rsidRDefault="00000000">
            <w:pPr>
              <w:pStyle w:val="TableParagraph"/>
              <w:jc w:val="center"/>
            </w:pPr>
            <w:r w:rsidRPr="002A27F6">
              <w:t>20 - 26</w:t>
            </w:r>
          </w:p>
        </w:tc>
      </w:tr>
      <w:tr w:rsidR="00F20E4F" w:rsidRPr="002A27F6" w14:paraId="24871586" w14:textId="77777777">
        <w:trPr>
          <w:trHeight w:val="253"/>
        </w:trPr>
        <w:tc>
          <w:tcPr>
            <w:tcW w:w="2122" w:type="dxa"/>
          </w:tcPr>
          <w:p w14:paraId="7F1F21DC" w14:textId="77777777" w:rsidR="00F20E4F" w:rsidRPr="002A27F6" w:rsidRDefault="00F20E4F">
            <w:pPr>
              <w:pStyle w:val="TableParagraph"/>
              <w:rPr>
                <w:sz w:val="18"/>
              </w:rPr>
            </w:pPr>
          </w:p>
        </w:tc>
        <w:tc>
          <w:tcPr>
            <w:tcW w:w="6040" w:type="dxa"/>
          </w:tcPr>
          <w:p w14:paraId="6862EB15" w14:textId="77777777" w:rsidR="00F20E4F" w:rsidRPr="002A27F6" w:rsidRDefault="00F20E4F">
            <w:pPr>
              <w:pStyle w:val="TableParagraph"/>
              <w:jc w:val="center"/>
              <w:rPr>
                <w:sz w:val="18"/>
              </w:rPr>
            </w:pPr>
          </w:p>
        </w:tc>
        <w:tc>
          <w:tcPr>
            <w:tcW w:w="1428" w:type="dxa"/>
          </w:tcPr>
          <w:p w14:paraId="35E16FB4" w14:textId="77777777" w:rsidR="00F20E4F" w:rsidRPr="002A27F6" w:rsidRDefault="00F20E4F">
            <w:pPr>
              <w:pStyle w:val="TableParagraph"/>
              <w:jc w:val="center"/>
            </w:pPr>
          </w:p>
        </w:tc>
      </w:tr>
      <w:tr w:rsidR="00F20E4F" w:rsidRPr="002A27F6" w14:paraId="79D66651" w14:textId="77777777">
        <w:trPr>
          <w:trHeight w:val="251"/>
        </w:trPr>
        <w:tc>
          <w:tcPr>
            <w:tcW w:w="2122" w:type="dxa"/>
          </w:tcPr>
          <w:p w14:paraId="6D5173F1" w14:textId="77777777" w:rsidR="00F20E4F" w:rsidRPr="002A27F6" w:rsidRDefault="00000000">
            <w:pPr>
              <w:pStyle w:val="TableParagraph"/>
              <w:spacing w:line="232" w:lineRule="exact"/>
              <w:ind w:left="197"/>
              <w:jc w:val="center"/>
            </w:pPr>
            <w:r w:rsidRPr="002A27F6">
              <w:t>5</w:t>
            </w:r>
          </w:p>
        </w:tc>
        <w:tc>
          <w:tcPr>
            <w:tcW w:w="6040" w:type="dxa"/>
          </w:tcPr>
          <w:p w14:paraId="68D9E294" w14:textId="77777777" w:rsidR="00F20E4F" w:rsidRPr="002A27F6" w:rsidRDefault="00000000">
            <w:pPr>
              <w:pStyle w:val="TableParagraph"/>
              <w:spacing w:before="120" w:after="120" w:line="232" w:lineRule="exact"/>
              <w:jc w:val="center"/>
              <w:rPr>
                <w:b/>
              </w:rPr>
            </w:pPr>
            <w:r w:rsidRPr="002A27F6">
              <w:rPr>
                <w:b/>
              </w:rPr>
              <w:t>Comparison</w:t>
            </w:r>
            <w:r w:rsidRPr="002A27F6">
              <w:rPr>
                <w:b/>
                <w:spacing w:val="-3"/>
              </w:rPr>
              <w:t xml:space="preserve"> </w:t>
            </w:r>
            <w:r w:rsidRPr="002A27F6">
              <w:rPr>
                <w:b/>
              </w:rPr>
              <w:t>Table</w:t>
            </w:r>
          </w:p>
        </w:tc>
        <w:tc>
          <w:tcPr>
            <w:tcW w:w="1428" w:type="dxa"/>
          </w:tcPr>
          <w:p w14:paraId="09D635B0" w14:textId="77777777" w:rsidR="00F20E4F" w:rsidRPr="002A27F6" w:rsidRDefault="00000000">
            <w:pPr>
              <w:pStyle w:val="TableParagraph"/>
              <w:jc w:val="center"/>
            </w:pPr>
            <w:r w:rsidRPr="002A27F6">
              <w:t>27 - 28</w:t>
            </w:r>
          </w:p>
        </w:tc>
      </w:tr>
      <w:tr w:rsidR="00F20E4F" w:rsidRPr="002A27F6" w14:paraId="24F55A52" w14:textId="77777777">
        <w:trPr>
          <w:trHeight w:val="253"/>
        </w:trPr>
        <w:tc>
          <w:tcPr>
            <w:tcW w:w="2122" w:type="dxa"/>
          </w:tcPr>
          <w:p w14:paraId="31203946" w14:textId="77777777" w:rsidR="00F20E4F" w:rsidRPr="002A27F6" w:rsidRDefault="00F20E4F">
            <w:pPr>
              <w:pStyle w:val="TableParagraph"/>
              <w:rPr>
                <w:sz w:val="18"/>
              </w:rPr>
            </w:pPr>
          </w:p>
        </w:tc>
        <w:tc>
          <w:tcPr>
            <w:tcW w:w="6040" w:type="dxa"/>
          </w:tcPr>
          <w:p w14:paraId="3C41F20B" w14:textId="77777777" w:rsidR="00F20E4F" w:rsidRPr="002A27F6" w:rsidRDefault="00F20E4F">
            <w:pPr>
              <w:pStyle w:val="TableParagraph"/>
              <w:jc w:val="center"/>
              <w:rPr>
                <w:sz w:val="18"/>
              </w:rPr>
            </w:pPr>
          </w:p>
        </w:tc>
        <w:tc>
          <w:tcPr>
            <w:tcW w:w="1428" w:type="dxa"/>
          </w:tcPr>
          <w:p w14:paraId="48EF7201" w14:textId="77777777" w:rsidR="00F20E4F" w:rsidRPr="002A27F6" w:rsidRDefault="00F20E4F">
            <w:pPr>
              <w:pStyle w:val="TableParagraph"/>
              <w:jc w:val="center"/>
            </w:pPr>
          </w:p>
        </w:tc>
      </w:tr>
      <w:tr w:rsidR="00F20E4F" w:rsidRPr="002A27F6" w14:paraId="2B7F58BE" w14:textId="77777777" w:rsidTr="00C60D03">
        <w:tblPrEx>
          <w:tblW w:w="0" w:type="auto"/>
          <w:tblInd w:w="5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PrExChange w:id="114" w:author="Subhrajit Nandy" w:date="2023-05-23T10:55:00Z">
            <w:tblPrEx>
              <w:tblW w:w="0" w:type="auto"/>
              <w:tblInd w:w="5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PrEx>
          </w:tblPrExChange>
        </w:tblPrEx>
        <w:trPr>
          <w:trHeight w:val="495"/>
          <w:trPrChange w:id="115" w:author="Subhrajit Nandy" w:date="2023-05-23T10:55:00Z">
            <w:trPr>
              <w:trHeight w:val="495"/>
            </w:trPr>
          </w:trPrChange>
        </w:trPr>
        <w:tc>
          <w:tcPr>
            <w:tcW w:w="2122" w:type="dxa"/>
            <w:tcPrChange w:id="116" w:author="Subhrajit Nandy" w:date="2023-05-23T10:55:00Z">
              <w:tcPr>
                <w:tcW w:w="2122" w:type="dxa"/>
              </w:tcPr>
            </w:tcPrChange>
          </w:tcPr>
          <w:p w14:paraId="7396B9FA" w14:textId="77777777" w:rsidR="00F20E4F" w:rsidRPr="002A27F6" w:rsidRDefault="00000000">
            <w:pPr>
              <w:pStyle w:val="TableParagraph"/>
              <w:spacing w:line="247" w:lineRule="exact"/>
              <w:ind w:left="1079" w:right="827"/>
              <w:jc w:val="center"/>
            </w:pPr>
            <w:r w:rsidRPr="002A27F6">
              <w:t>6.</w:t>
            </w:r>
          </w:p>
        </w:tc>
        <w:tc>
          <w:tcPr>
            <w:tcW w:w="6040" w:type="dxa"/>
            <w:tcPrChange w:id="117" w:author="Subhrajit Nandy" w:date="2023-05-23T10:55:00Z">
              <w:tcPr>
                <w:tcW w:w="6040" w:type="dxa"/>
              </w:tcPr>
            </w:tcPrChange>
          </w:tcPr>
          <w:p w14:paraId="7869A2E1" w14:textId="77777777" w:rsidR="00F20E4F" w:rsidRPr="002A27F6" w:rsidRDefault="00000000">
            <w:pPr>
              <w:pStyle w:val="TableParagraph"/>
              <w:spacing w:before="120" w:line="248" w:lineRule="exact"/>
              <w:ind w:right="210"/>
              <w:jc w:val="center"/>
              <w:rPr>
                <w:b/>
              </w:rPr>
            </w:pPr>
            <w:r w:rsidRPr="002A27F6">
              <w:rPr>
                <w:b/>
              </w:rPr>
              <w:t>Conclusion</w:t>
            </w:r>
          </w:p>
          <w:p w14:paraId="079A83B5" w14:textId="77777777" w:rsidR="00F20E4F" w:rsidRPr="002A27F6" w:rsidRDefault="00F20E4F">
            <w:pPr>
              <w:pStyle w:val="TableParagraph"/>
              <w:spacing w:before="120" w:line="238" w:lineRule="exact"/>
              <w:ind w:left="1344" w:right="210"/>
              <w:jc w:val="center"/>
            </w:pPr>
          </w:p>
        </w:tc>
        <w:tc>
          <w:tcPr>
            <w:tcW w:w="1428" w:type="dxa"/>
            <w:tcPrChange w:id="118" w:author="Subhrajit Nandy" w:date="2023-05-23T10:55:00Z">
              <w:tcPr>
                <w:tcW w:w="1428" w:type="dxa"/>
              </w:tcPr>
            </w:tcPrChange>
          </w:tcPr>
          <w:p w14:paraId="4DBB74DE" w14:textId="77777777" w:rsidR="00F20E4F" w:rsidRPr="002A27F6" w:rsidRDefault="00000000">
            <w:pPr>
              <w:pStyle w:val="TableParagraph"/>
              <w:jc w:val="center"/>
            </w:pPr>
            <w:r w:rsidRPr="002A27F6">
              <w:t>29</w:t>
            </w:r>
          </w:p>
        </w:tc>
      </w:tr>
      <w:tr w:rsidR="00F20E4F" w:rsidRPr="002A27F6" w14:paraId="4DB3BE6A" w14:textId="77777777">
        <w:trPr>
          <w:trHeight w:val="254"/>
        </w:trPr>
        <w:tc>
          <w:tcPr>
            <w:tcW w:w="2122" w:type="dxa"/>
          </w:tcPr>
          <w:p w14:paraId="4F7C40AC" w14:textId="77777777" w:rsidR="00F20E4F" w:rsidRPr="002A27F6" w:rsidRDefault="00000000">
            <w:pPr>
              <w:pStyle w:val="TableParagraph"/>
              <w:spacing w:line="234" w:lineRule="exact"/>
              <w:ind w:left="197"/>
              <w:jc w:val="center"/>
            </w:pPr>
            <w:r w:rsidRPr="002A27F6">
              <w:t>7</w:t>
            </w:r>
          </w:p>
        </w:tc>
        <w:tc>
          <w:tcPr>
            <w:tcW w:w="6040" w:type="dxa"/>
          </w:tcPr>
          <w:p w14:paraId="6CC9E38B" w14:textId="77777777" w:rsidR="00F20E4F" w:rsidRPr="002A27F6" w:rsidRDefault="00000000">
            <w:pPr>
              <w:pStyle w:val="TableParagraph"/>
              <w:spacing w:before="120" w:after="120" w:line="234" w:lineRule="exact"/>
              <w:jc w:val="center"/>
              <w:rPr>
                <w:b/>
              </w:rPr>
            </w:pPr>
            <w:r w:rsidRPr="002A27F6">
              <w:rPr>
                <w:b/>
              </w:rPr>
              <w:t>Reference</w:t>
            </w:r>
          </w:p>
        </w:tc>
        <w:tc>
          <w:tcPr>
            <w:tcW w:w="1428" w:type="dxa"/>
          </w:tcPr>
          <w:p w14:paraId="182B3C44" w14:textId="77777777" w:rsidR="00F20E4F" w:rsidRPr="002A27F6" w:rsidRDefault="00000000">
            <w:pPr>
              <w:pStyle w:val="TableParagraph"/>
              <w:jc w:val="center"/>
            </w:pPr>
            <w:r w:rsidRPr="002A27F6">
              <w:t>30</w:t>
            </w:r>
          </w:p>
        </w:tc>
      </w:tr>
    </w:tbl>
    <w:p w14:paraId="039CCDD1" w14:textId="77777777" w:rsidR="00F20E4F" w:rsidRPr="002A27F6" w:rsidRDefault="00000000">
      <w:pPr>
        <w:spacing w:before="1"/>
        <w:ind w:left="964" w:right="775"/>
        <w:rPr>
          <w:b/>
          <w:bCs/>
          <w:color w:val="000000"/>
          <w:sz w:val="32"/>
          <w:szCs w:val="32"/>
          <w:shd w:val="clear" w:color="auto" w:fill="FFFFFF"/>
        </w:rPr>
      </w:pPr>
      <w:r w:rsidRPr="002A27F6">
        <w:rPr>
          <w:color w:val="000000"/>
          <w:sz w:val="24"/>
          <w:szCs w:val="24"/>
          <w:shd w:val="clear" w:color="auto" w:fill="FFFFFF"/>
        </w:rPr>
        <w:br w:type="page"/>
      </w:r>
    </w:p>
    <w:p w14:paraId="31906E38" w14:textId="77777777" w:rsidR="00F20E4F" w:rsidRPr="002A27F6" w:rsidRDefault="00000000">
      <w:pPr>
        <w:pStyle w:val="BodyText"/>
        <w:spacing w:before="120" w:after="100" w:afterAutospacing="1"/>
        <w:jc w:val="center"/>
        <w:rPr>
          <w:sz w:val="36"/>
          <w:szCs w:val="36"/>
        </w:rPr>
      </w:pPr>
      <w:r w:rsidRPr="002A27F6">
        <w:rPr>
          <w:sz w:val="36"/>
          <w:szCs w:val="36"/>
        </w:rPr>
        <w:lastRenderedPageBreak/>
        <w:t>Introduction</w:t>
      </w:r>
    </w:p>
    <w:p w14:paraId="5916F0EB" w14:textId="099A1597" w:rsidR="00D1764F" w:rsidRPr="002A27F6" w:rsidRDefault="00D1764F">
      <w:pPr>
        <w:pStyle w:val="BodyText"/>
        <w:spacing w:before="120" w:after="100" w:afterAutospacing="1"/>
        <w:ind w:left="426"/>
        <w:rPr>
          <w:ins w:id="119" w:author="Subhrajit Nandy" w:date="2023-05-23T12:48:00Z"/>
          <w:spacing w:val="20"/>
        </w:rPr>
      </w:pPr>
      <w:ins w:id="120" w:author="Subhrajit Nandy" w:date="2023-05-23T12:48:00Z">
        <w:r w:rsidRPr="002A27F6">
          <w:rPr>
            <w:spacing w:val="20"/>
            <w:u w:val="single"/>
          </w:rPr>
          <w:t>Introduction</w:t>
        </w:r>
        <w:r w:rsidRPr="002A27F6">
          <w:rPr>
            <w:spacing w:val="20"/>
            <w:rPrChange w:id="121" w:author="Subhrajit Nandy" w:date="2023-05-23T15:38:00Z">
              <w:rPr>
                <w:spacing w:val="20"/>
                <w:u w:val="single"/>
              </w:rPr>
            </w:rPrChange>
          </w:rPr>
          <w:t>: -</w:t>
        </w:r>
      </w:ins>
    </w:p>
    <w:p w14:paraId="543DCBD9" w14:textId="037420A9" w:rsidR="00D1764F" w:rsidRPr="002A27F6" w:rsidRDefault="00353329">
      <w:pPr>
        <w:pStyle w:val="BodyText"/>
        <w:spacing w:before="40" w:after="100" w:afterAutospacing="1"/>
        <w:ind w:left="425" w:right="391"/>
        <w:jc w:val="both"/>
        <w:rPr>
          <w:ins w:id="122" w:author="Subhrajit Nandy" w:date="2023-05-23T12:48:00Z"/>
          <w:b w:val="0"/>
          <w:bCs w:val="0"/>
          <w:spacing w:val="4"/>
          <w:sz w:val="22"/>
          <w:szCs w:val="22"/>
          <w:rPrChange w:id="123" w:author="Subhrajit Nandy" w:date="2023-05-23T15:38:00Z">
            <w:rPr>
              <w:ins w:id="124" w:author="Subhrajit Nandy" w:date="2023-05-23T12:48:00Z"/>
              <w:spacing w:val="20"/>
              <w:u w:val="single"/>
            </w:rPr>
          </w:rPrChange>
        </w:rPr>
        <w:pPrChange w:id="125" w:author="Subhrajit Nandy" w:date="2023-05-23T13:21:00Z">
          <w:pPr>
            <w:pStyle w:val="BodyText"/>
            <w:spacing w:before="120" w:after="100" w:afterAutospacing="1"/>
            <w:ind w:left="426"/>
          </w:pPr>
        </w:pPrChange>
      </w:pPr>
      <w:ins w:id="126" w:author="Subhrajit Nandy" w:date="2023-05-23T13:20:00Z">
        <w:r w:rsidRPr="002A27F6">
          <w:rPr>
            <w:b w:val="0"/>
            <w:bCs w:val="0"/>
            <w:color w:val="333333"/>
            <w:spacing w:val="4"/>
            <w:sz w:val="22"/>
            <w:szCs w:val="22"/>
            <w:rPrChange w:id="127" w:author="Subhrajit Nandy" w:date="2023-05-23T15:38:00Z">
              <w:rPr>
                <w:color w:val="333333"/>
              </w:rPr>
            </w:rPrChange>
          </w:rPr>
          <w:t xml:space="preserve">Wireless communication devices are the newest trend in technology. Wireless electronic devices are constantly being compacted and minimized, and their speed and data rate are increasing. Antenna systems have been developed to transport signals at a much faster rate with a lot more capacity, thanks to antennas with a broad range and high gain, as well as the rapid development of communication technology. Since the Federal Communication Commission (FCC) allocated 3.1 - 10.6 GHz for super-wideband applications, </w:t>
        </w:r>
      </w:ins>
      <w:ins w:id="128" w:author="Subhrajit Nandy" w:date="2023-05-23T13:49:00Z">
        <w:r w:rsidR="003952D8" w:rsidRPr="002A27F6">
          <w:rPr>
            <w:b w:val="0"/>
            <w:bCs w:val="0"/>
            <w:color w:val="333333"/>
            <w:spacing w:val="4"/>
            <w:sz w:val="22"/>
            <w:szCs w:val="22"/>
          </w:rPr>
          <w:t>U</w:t>
        </w:r>
      </w:ins>
      <w:ins w:id="129" w:author="Subhrajit Nandy" w:date="2023-05-23T13:20:00Z">
        <w:r w:rsidRPr="002A27F6">
          <w:rPr>
            <w:b w:val="0"/>
            <w:bCs w:val="0"/>
            <w:color w:val="333333"/>
            <w:spacing w:val="4"/>
            <w:sz w:val="22"/>
            <w:szCs w:val="22"/>
            <w:rPrChange w:id="130" w:author="Subhrajit Nandy" w:date="2023-05-23T15:38:00Z">
              <w:rPr>
                <w:color w:val="333333"/>
              </w:rPr>
            </w:rPrChange>
          </w:rPr>
          <w:t>ltra-wideband (UWB) technology has rapidly gained popularity and demand. As a result, wideband antenna systems are being developed for high-speed wireless devices that present a variety of research opportunities and challenges. Multiple input multiple output MIMO systems provide a significant increase in channel capacity without the need for the additional band with or transmit power by deploying multiple antennas for transmission to achieve array gain and diversity gain, which in turn improves spectral efficiency and reliability. As this system employs multiple antennas, high decoupling between the antenna elements is required. In addition, wideband MIMO systems need to be compact in size and compatible with integrated circuits.</w:t>
        </w:r>
      </w:ins>
    </w:p>
    <w:p w14:paraId="0CE12307" w14:textId="28FBA5DE" w:rsidR="00F20E4F" w:rsidRPr="002A27F6" w:rsidRDefault="00000000">
      <w:pPr>
        <w:pStyle w:val="BodyText"/>
        <w:spacing w:before="120" w:after="100" w:afterAutospacing="1"/>
        <w:ind w:left="426"/>
        <w:rPr>
          <w:spacing w:val="20"/>
          <w:u w:val="single"/>
        </w:rPr>
      </w:pPr>
      <w:r w:rsidRPr="002A27F6">
        <w:rPr>
          <w:spacing w:val="20"/>
          <w:u w:val="single"/>
        </w:rPr>
        <w:t>Project Overview</w:t>
      </w:r>
      <w:r w:rsidRPr="002A27F6">
        <w:rPr>
          <w:spacing w:val="20"/>
        </w:rPr>
        <w:t>: -</w:t>
      </w:r>
    </w:p>
    <w:p w14:paraId="7348D5E0" w14:textId="6F642274" w:rsidR="001D0F6A" w:rsidRPr="002A27F6" w:rsidRDefault="001D0F6A">
      <w:pPr>
        <w:pStyle w:val="BodyText"/>
        <w:spacing w:before="120" w:after="120"/>
        <w:ind w:left="425" w:right="391"/>
        <w:jc w:val="both"/>
        <w:rPr>
          <w:b w:val="0"/>
          <w:bCs w:val="0"/>
          <w:color w:val="333333"/>
          <w:sz w:val="22"/>
          <w:szCs w:val="22"/>
        </w:rPr>
        <w:pPrChange w:id="131" w:author="Subhrajit Nandy" w:date="2023-05-23T14:19:00Z">
          <w:pPr>
            <w:pStyle w:val="BodyText"/>
            <w:spacing w:before="120" w:after="100" w:afterAutospacing="1"/>
            <w:ind w:left="426" w:right="393"/>
            <w:jc w:val="both"/>
          </w:pPr>
        </w:pPrChange>
      </w:pPr>
      <w:r w:rsidRPr="002A27F6">
        <w:rPr>
          <w:b w:val="0"/>
          <w:bCs w:val="0"/>
          <w:color w:val="333333"/>
          <w:sz w:val="22"/>
          <w:szCs w:val="22"/>
          <w:rPrChange w:id="132" w:author="Subhrajit Nandy" w:date="2023-05-23T15:38:00Z">
            <w:rPr>
              <w:color w:val="333333"/>
            </w:rPr>
          </w:rPrChange>
        </w:rPr>
        <w:t xml:space="preserve">This thesis focuses on the analysis and design of memo antennas </w:t>
      </w:r>
      <w:r w:rsidRPr="002A27F6">
        <w:rPr>
          <w:b w:val="0"/>
          <w:bCs w:val="0"/>
          <w:color w:val="333333"/>
          <w:sz w:val="22"/>
          <w:szCs w:val="22"/>
        </w:rPr>
        <w:t>with</w:t>
      </w:r>
      <w:r w:rsidRPr="002A27F6">
        <w:rPr>
          <w:b w:val="0"/>
          <w:bCs w:val="0"/>
          <w:color w:val="333333"/>
          <w:sz w:val="22"/>
          <w:szCs w:val="22"/>
          <w:rPrChange w:id="133" w:author="Subhrajit Nandy" w:date="2023-05-23T15:38:00Z">
            <w:rPr>
              <w:color w:val="333333"/>
            </w:rPr>
          </w:rPrChange>
        </w:rPr>
        <w:t xml:space="preserve"> a compact planner profile that Heaven operating range in the entire UWB And deserted antenna performance characteristics. Recently academy and industrial communities have realized the trade of between antenna design and transverse work complexity. in general, the transversal complexity has increased, with the introduction of advanced wireless transmission techniques. In order to enhance the performance of the transceiver without sacrificing its costly architecture, an advanced antenna design should be used as the antenna is an integral part of the transceiver. also, the complexity of the overall transceiver is reduced</w:t>
      </w:r>
      <w:r w:rsidRPr="002A27F6">
        <w:rPr>
          <w:b w:val="0"/>
          <w:bCs w:val="0"/>
          <w:color w:val="333333"/>
          <w:sz w:val="22"/>
          <w:szCs w:val="22"/>
        </w:rPr>
        <w:t>.[</w:t>
      </w:r>
      <w:r w:rsidR="00F02E9B">
        <w:rPr>
          <w:b w:val="0"/>
          <w:bCs w:val="0"/>
          <w:color w:val="333333"/>
          <w:sz w:val="22"/>
          <w:szCs w:val="22"/>
        </w:rPr>
        <w:t>2</w:t>
      </w:r>
      <w:r w:rsidRPr="002A27F6">
        <w:rPr>
          <w:b w:val="0"/>
          <w:bCs w:val="0"/>
          <w:color w:val="333333"/>
          <w:sz w:val="22"/>
          <w:szCs w:val="22"/>
        </w:rPr>
        <w:t>]</w:t>
      </w:r>
    </w:p>
    <w:p w14:paraId="0E726BD6" w14:textId="1D2C01CB" w:rsidR="00E9586C" w:rsidRPr="002A27F6" w:rsidRDefault="00E9586C">
      <w:pPr>
        <w:pStyle w:val="BodyText"/>
        <w:spacing w:before="120"/>
        <w:ind w:left="425" w:right="391"/>
        <w:jc w:val="both"/>
        <w:rPr>
          <w:b w:val="0"/>
          <w:bCs w:val="0"/>
          <w:sz w:val="22"/>
          <w:szCs w:val="22"/>
        </w:rPr>
        <w:pPrChange w:id="134" w:author="Subhrajit Nandy" w:date="2023-05-23T14:27:00Z">
          <w:pPr>
            <w:pStyle w:val="BodyText"/>
            <w:spacing w:before="120" w:after="100" w:afterAutospacing="1"/>
            <w:ind w:left="426" w:right="393"/>
            <w:jc w:val="both"/>
          </w:pPr>
        </w:pPrChange>
      </w:pPr>
      <w:r w:rsidRPr="002A27F6">
        <w:rPr>
          <w:b w:val="0"/>
          <w:bCs w:val="0"/>
          <w:color w:val="333333"/>
          <w:sz w:val="22"/>
          <w:szCs w:val="22"/>
          <w:rPrChange w:id="135" w:author="Subhrajit Nandy" w:date="2023-05-23T15:38:00Z">
            <w:rPr>
              <w:color w:val="333333"/>
            </w:rPr>
          </w:rPrChange>
        </w:rPr>
        <w:t xml:space="preserve">This dissertation presents the work on the design of eight-element reconfigurable memo antennas and various isolation structures, The antenna designs are proposed for their isolation, bandwidth, and radiation characteristics. First, a printed wideband Nemo antenna system is proposed for portable wide band application. this memo antenna system consists of 8 circular radiating elements on a single low-cost FR4(e=4.3) substrate of the compact size of 55 mm x 55 mm </w:t>
      </w:r>
      <w:r w:rsidRPr="002A27F6">
        <w:rPr>
          <w:b w:val="0"/>
          <w:bCs w:val="0"/>
          <w:color w:val="333333"/>
          <w:sz w:val="22"/>
          <w:szCs w:val="22"/>
        </w:rPr>
        <w:t>and</w:t>
      </w:r>
      <w:r w:rsidRPr="002A27F6">
        <w:rPr>
          <w:b w:val="0"/>
          <w:bCs w:val="0"/>
          <w:color w:val="333333"/>
          <w:sz w:val="22"/>
          <w:szCs w:val="22"/>
          <w:rPrChange w:id="136" w:author="Subhrajit Nandy" w:date="2023-05-23T15:38:00Z">
            <w:rPr>
              <w:color w:val="333333"/>
            </w:rPr>
          </w:rPrChange>
        </w:rPr>
        <w:t xml:space="preserve"> is faded by of 50-ohm microstrip line. the proposed antenna system operates over a white frequency range from 2 GHz - 20GHz. The simulated result of is parameters of the proposed antenna system is obtained and high isolation is achieved in the subs GHz 5G band, </w:t>
      </w:r>
      <w:r w:rsidRPr="002A27F6">
        <w:rPr>
          <w:b w:val="0"/>
          <w:bCs w:val="0"/>
          <w:color w:val="333333"/>
          <w:sz w:val="22"/>
          <w:szCs w:val="22"/>
        </w:rPr>
        <w:t>which</w:t>
      </w:r>
      <w:r w:rsidRPr="002A27F6">
        <w:rPr>
          <w:b w:val="0"/>
          <w:bCs w:val="0"/>
          <w:color w:val="333333"/>
          <w:sz w:val="22"/>
          <w:szCs w:val="22"/>
          <w:rPrChange w:id="137" w:author="Subhrajit Nandy" w:date="2023-05-23T15:38:00Z">
            <w:rPr>
              <w:color w:val="333333"/>
            </w:rPr>
          </w:rPrChange>
        </w:rPr>
        <w:t xml:space="preserve"> is found suitable for memo applications. to implement wide-band technology, </w:t>
      </w:r>
      <w:r w:rsidRPr="002A27F6">
        <w:rPr>
          <w:b w:val="0"/>
          <w:bCs w:val="0"/>
          <w:color w:val="333333"/>
          <w:sz w:val="22"/>
          <w:szCs w:val="22"/>
        </w:rPr>
        <w:t>there</w:t>
      </w:r>
      <w:r w:rsidRPr="002A27F6">
        <w:rPr>
          <w:b w:val="0"/>
          <w:bCs w:val="0"/>
          <w:color w:val="333333"/>
          <w:sz w:val="22"/>
          <w:szCs w:val="22"/>
          <w:rPrChange w:id="138" w:author="Subhrajit Nandy" w:date="2023-05-23T15:38:00Z">
            <w:rPr>
              <w:color w:val="333333"/>
            </w:rPr>
          </w:rPrChange>
        </w:rPr>
        <w:t xml:space="preserve"> are many challenges to overcome. wideband has a significate effect on antenna design as a wideband system required an antenna with an Operating band covering the inter wideband Range and is capable of receiving associated frequencies at the same time</w:t>
      </w:r>
      <w:r w:rsidRPr="00343F93">
        <w:rPr>
          <w:b w:val="0"/>
          <w:bCs w:val="0"/>
          <w:color w:val="333333"/>
          <w:sz w:val="22"/>
          <w:szCs w:val="22"/>
          <w:rPrChange w:id="139" w:author="Subhrajit Nandy" w:date="2023-05-23T16:26:00Z">
            <w:rPr>
              <w:color w:val="333333"/>
            </w:rPr>
          </w:rPrChange>
        </w:rPr>
        <w:t>.[</w:t>
      </w:r>
      <w:r w:rsidR="00343F93" w:rsidRPr="00343F93">
        <w:rPr>
          <w:b w:val="0"/>
          <w:bCs w:val="0"/>
          <w:color w:val="333333"/>
          <w:sz w:val="22"/>
          <w:szCs w:val="22"/>
          <w:rPrChange w:id="140" w:author="Subhrajit Nandy" w:date="2023-05-23T16:26:00Z">
            <w:rPr>
              <w:b w:val="0"/>
              <w:bCs w:val="0"/>
              <w:color w:val="333333"/>
              <w:sz w:val="22"/>
              <w:szCs w:val="22"/>
              <w:highlight w:val="yellow"/>
            </w:rPr>
          </w:rPrChange>
        </w:rPr>
        <w:t>10</w:t>
      </w:r>
      <w:r w:rsidRPr="00343F93">
        <w:rPr>
          <w:b w:val="0"/>
          <w:bCs w:val="0"/>
          <w:color w:val="333333"/>
          <w:sz w:val="22"/>
          <w:szCs w:val="22"/>
          <w:rPrChange w:id="141" w:author="Subhrajit Nandy" w:date="2023-05-23T16:26:00Z">
            <w:rPr>
              <w:color w:val="333333"/>
            </w:rPr>
          </w:rPrChange>
        </w:rPr>
        <w:t>]</w:t>
      </w:r>
    </w:p>
    <w:p w14:paraId="34097E5D" w14:textId="5569C846" w:rsidR="00F20E4F" w:rsidRPr="002A27F6" w:rsidDel="00364840" w:rsidRDefault="00E9586C">
      <w:pPr>
        <w:pStyle w:val="BodyText"/>
        <w:spacing w:after="120"/>
        <w:ind w:left="425" w:right="391"/>
        <w:jc w:val="both"/>
        <w:rPr>
          <w:del w:id="142" w:author="Subhrajit Nandy" w:date="2023-05-23T14:19:00Z"/>
          <w:b w:val="0"/>
          <w:bCs w:val="0"/>
          <w:color w:val="333333"/>
        </w:rPr>
        <w:pPrChange w:id="143" w:author="Subhrajit Nandy" w:date="2023-05-23T14:42:00Z">
          <w:pPr>
            <w:pStyle w:val="BodyText"/>
            <w:spacing w:after="100" w:afterAutospacing="1"/>
            <w:ind w:left="425" w:right="391"/>
            <w:jc w:val="both"/>
          </w:pPr>
        </w:pPrChange>
      </w:pPr>
      <w:r w:rsidRPr="00CB0DA1">
        <w:rPr>
          <w:b w:val="0"/>
          <w:bCs w:val="0"/>
          <w:color w:val="333333"/>
        </w:rPr>
        <w:t>Consequently, the antenna behavior and performance have to be consistent and predictable across the super wideband. moreover, the super wideband is a technology that modulates impulsive-based waveforms rather than continuous career waves. Hence, the design of different considerations from those used in designing narrowband antennas. the hardest challenge in designing a super white pant antenna is to attain a wide impedance band with high radiation efficiency.</w:t>
      </w:r>
      <w:commentRangeStart w:id="144"/>
      <w:del w:id="145" w:author="Subhrajit Nandy" w:date="2023-05-23T14:19:00Z">
        <w:r w:rsidRPr="002A27F6" w:rsidDel="00E9586C">
          <w:rPr>
            <w:b w:val="0"/>
            <w:bCs w:val="0"/>
            <w:sz w:val="22"/>
            <w:szCs w:val="22"/>
          </w:rPr>
          <w:delText>Wireless communication has made remarkable progress in the past few years as a result of many developments in this field. In the present day and age, the world is progressing at a rapid pace, and therefore it is evident that the telecommunications sector needs to cope with the challenges facing it in terms of data rates. It has been noted that as the number of users increases, the allocation of frequencies has become a challenge due to the fact that the existing frequency bands are becoming overcrowded. The maximum number of users that can be accommodated by a single bandwidth channel is determined by the bandwidth channel itself. There is also the possibility of interferences c</w:delText>
        </w:r>
        <w:commentRangeEnd w:id="144"/>
        <w:r w:rsidRPr="00CB0DA1" w:rsidDel="00E9586C">
          <w:rPr>
            <w:b w:val="0"/>
            <w:bCs w:val="0"/>
          </w:rPr>
          <w:commentReference w:id="144"/>
        </w:r>
        <w:r w:rsidRPr="002A27F6" w:rsidDel="00E9586C">
          <w:rPr>
            <w:b w:val="0"/>
            <w:bCs w:val="0"/>
            <w:sz w:val="22"/>
            <w:szCs w:val="22"/>
          </w:rPr>
          <w:delText xml:space="preserve">aused by co-channels when the number of users increases. The 3G and 4G technologies are not able to support the data rates required by evolved video technologies such as High Definition (HD) and Quadruple High Definition (QHD). To support this kind of heavy volume data traffic, there is a need for wider bandwidth and higher data rates. The 5G reserved frequency bands are being researched in order to tackle this problem. In contrast to 3G and 4G, the 50 provides a wider bandwidth, higher data rates, and a greater number of frequency channels; therefore, 5G would be a better choice for users who require higher data rates and wider bandwidths. Although 5G has many desirable features, it suffers from a serious low penetration power problem in which the signal fades away when reaching the receiver side from the transmitter side. The multiple Input Multiple Output (MIMO) tools have proven to be a savior in this regard MIMO technology is widely applied due to its high transmission rate and stable communication quality. In order to increase data rate and channel capacity, we can increase the number of antenna elements both on the receiver and transmitter sides. There will be multiple times more data transfer capacity for 5G mm-wave remote channels </w:delText>
        </w:r>
        <w:r w:rsidRPr="002A27F6" w:rsidDel="00E9586C">
          <w:rPr>
            <w:rStyle w:val="issue-underline"/>
            <w:b w:val="0"/>
            <w:bCs w:val="0"/>
            <w:sz w:val="22"/>
            <w:szCs w:val="22"/>
          </w:rPr>
          <w:delText>than there is for</w:delText>
        </w:r>
        <w:r w:rsidRPr="002A27F6" w:rsidDel="00E9586C">
          <w:rPr>
            <w:b w:val="0"/>
            <w:bCs w:val="0"/>
            <w:sz w:val="22"/>
            <w:szCs w:val="22"/>
          </w:rPr>
          <w:delText xml:space="preserve"> the current 40 Long-Term Evolution (LTE) 20 MHz cell channels. Compared with the present 4G microwave frequencies, mm-wave frequencies shrivel to a reasonable size, which makes diffraction, material penetration, and dissipation more prominent, thus emphasizing line-of-sight (LOS) propagation, reflection, and dissipation more important. A wide range of ideas have been put forward by researchers and companies over the past few years. MIMO antennas are currently used in literature in two x two or four x four configurations. In order for 5G to be effective, we need 8 x 8 antennas, which brings high requirements for 5G equipment. Researchers in the antenna industry face greater challenges as the number of antennas increases. In addition to machine learning, the mimo antenna will also be used in IoT applications in the future.</w:delText>
        </w:r>
      </w:del>
    </w:p>
    <w:p w14:paraId="49E2547D" w14:textId="77777777" w:rsidR="00364840" w:rsidRPr="002A27F6" w:rsidRDefault="00364840">
      <w:pPr>
        <w:pStyle w:val="BodyText"/>
        <w:spacing w:after="120"/>
        <w:ind w:left="425" w:right="391"/>
        <w:jc w:val="both"/>
        <w:rPr>
          <w:ins w:id="146" w:author="Subhrajit Nandy" w:date="2023-05-23T14:42:00Z"/>
          <w:b w:val="0"/>
          <w:bCs w:val="0"/>
          <w:color w:val="333333"/>
        </w:rPr>
        <w:pPrChange w:id="147" w:author="Subhrajit Nandy" w:date="2023-05-23T14:42:00Z">
          <w:pPr>
            <w:pStyle w:val="BodyText"/>
            <w:spacing w:after="100" w:afterAutospacing="1"/>
            <w:ind w:left="425" w:right="391"/>
            <w:jc w:val="both"/>
          </w:pPr>
        </w:pPrChange>
      </w:pPr>
    </w:p>
    <w:p w14:paraId="6F740833" w14:textId="34E070C1" w:rsidR="00364840" w:rsidRPr="002A27F6" w:rsidRDefault="00364840" w:rsidP="00E9586C">
      <w:pPr>
        <w:pStyle w:val="BodyText"/>
        <w:spacing w:after="100" w:afterAutospacing="1"/>
        <w:ind w:left="425" w:right="391"/>
        <w:jc w:val="both"/>
        <w:rPr>
          <w:ins w:id="148" w:author="Subhrajit Nandy" w:date="2023-05-23T14:47:00Z"/>
          <w:b w:val="0"/>
          <w:bCs w:val="0"/>
          <w:color w:val="333333"/>
          <w:sz w:val="22"/>
          <w:szCs w:val="22"/>
        </w:rPr>
      </w:pPr>
      <w:ins w:id="149" w:author="Subhrajit Nandy" w:date="2023-05-23T14:42:00Z">
        <w:r w:rsidRPr="002A27F6">
          <w:rPr>
            <w:b w:val="0"/>
            <w:bCs w:val="0"/>
            <w:color w:val="333333"/>
            <w:sz w:val="22"/>
            <w:szCs w:val="22"/>
            <w:rPrChange w:id="150" w:author="Subhrajit Nandy" w:date="2023-05-23T15:38:00Z">
              <w:rPr>
                <w:color w:val="333333"/>
              </w:rPr>
            </w:rPrChange>
          </w:rPr>
          <w:t>The concurrent surge of wireless devices, with high levels of miniaturization and high frequency of operation, has enhanced the interest in designing high-performance antenna types. Therefore, there is a growing demand for small and low-cost Ultra white band antennas that are able to provide satisfactory performance in both time and frequency domains. The trend in recent wireless systems, including </w:t>
        </w:r>
        <w:r w:rsidRPr="002A27F6">
          <w:rPr>
            <w:b w:val="0"/>
            <w:bCs w:val="0"/>
            <w:color w:val="333333"/>
            <w:sz w:val="22"/>
            <w:szCs w:val="22"/>
          </w:rPr>
          <w:t>Ultra-wide</w:t>
        </w:r>
        <w:r w:rsidRPr="002A27F6">
          <w:rPr>
            <w:b w:val="0"/>
            <w:bCs w:val="0"/>
            <w:color w:val="333333"/>
            <w:sz w:val="22"/>
            <w:szCs w:val="22"/>
            <w:rPrChange w:id="151" w:author="Subhrajit Nandy" w:date="2023-05-23T15:38:00Z">
              <w:rPr>
                <w:color w:val="333333"/>
              </w:rPr>
            </w:rPrChange>
          </w:rPr>
          <w:t xml:space="preserve"> band-based systems, is to build small, low-profile integrated circuits so as to be compatible with portable wireless devices. Also, the size affects the gain and bandwidth. Therefore, the size of the antenna is considered one of the critical issues in UWB system design. The use of a planar design can minimize the volume of the UWB antennas by replacing three-dimensional radiators with their planar versions. Also, the two-dimensional (2D) geometry makes the fabrication easier. As a result, the planar antenna can be printed on a PCB and thus can be easily integrated into RF circuits [</w:t>
        </w:r>
      </w:ins>
      <w:ins w:id="152" w:author="Subhrajit Nandy" w:date="2023-05-23T16:14:00Z">
        <w:r w:rsidR="00F02E9B">
          <w:rPr>
            <w:b w:val="0"/>
            <w:bCs w:val="0"/>
            <w:color w:val="333333"/>
            <w:sz w:val="22"/>
            <w:szCs w:val="22"/>
          </w:rPr>
          <w:t>3</w:t>
        </w:r>
      </w:ins>
      <w:ins w:id="153" w:author="Subhrajit Nandy" w:date="2023-05-23T14:42:00Z">
        <w:r w:rsidRPr="002A27F6">
          <w:rPr>
            <w:b w:val="0"/>
            <w:bCs w:val="0"/>
            <w:color w:val="333333"/>
            <w:sz w:val="22"/>
            <w:szCs w:val="22"/>
            <w:rPrChange w:id="154" w:author="Subhrajit Nandy" w:date="2023-05-23T15:38:00Z">
              <w:rPr>
                <w:color w:val="333333"/>
              </w:rPr>
            </w:rPrChange>
          </w:rPr>
          <w:t>].</w:t>
        </w:r>
      </w:ins>
      <w:ins w:id="155" w:author="Subhrajit Nandy" w:date="2023-05-23T14:47:00Z">
        <w:r w:rsidRPr="002A27F6">
          <w:rPr>
            <w:b w:val="0"/>
            <w:bCs w:val="0"/>
            <w:color w:val="333333"/>
            <w:sz w:val="22"/>
            <w:szCs w:val="22"/>
          </w:rPr>
          <w:t xml:space="preserve"> </w:t>
        </w:r>
      </w:ins>
    </w:p>
    <w:p w14:paraId="6562D1E9" w14:textId="77777777" w:rsidR="00364840" w:rsidRPr="002A27F6" w:rsidRDefault="00364840">
      <w:pPr>
        <w:pStyle w:val="Heading4"/>
        <w:shd w:val="clear" w:color="auto" w:fill="FFFFFF"/>
        <w:spacing w:before="0"/>
        <w:ind w:left="426" w:right="400"/>
        <w:jc w:val="both"/>
        <w:rPr>
          <w:ins w:id="156" w:author="Subhrajit Nandy" w:date="2023-05-23T14:47:00Z"/>
          <w:rFonts w:ascii="Times New Roman" w:hAnsi="Times New Roman" w:cs="Times New Roman"/>
          <w:i w:val="0"/>
          <w:iCs w:val="0"/>
          <w:sz w:val="24"/>
          <w:szCs w:val="24"/>
          <w:lang w:val="en-IN" w:eastAsia="en-IN"/>
          <w:rPrChange w:id="157" w:author="Subhrajit Nandy" w:date="2023-05-23T15:38:00Z">
            <w:rPr>
              <w:ins w:id="158" w:author="Subhrajit Nandy" w:date="2023-05-23T14:47:00Z"/>
              <w:sz w:val="24"/>
              <w:szCs w:val="24"/>
              <w:lang w:val="en-IN" w:eastAsia="en-IN"/>
            </w:rPr>
          </w:rPrChange>
        </w:rPr>
        <w:pPrChange w:id="159" w:author="Subhrajit Nandy" w:date="2023-05-23T14:47:00Z">
          <w:pPr>
            <w:pStyle w:val="Heading4"/>
            <w:shd w:val="clear" w:color="auto" w:fill="FFFFFF"/>
            <w:spacing w:before="0"/>
            <w:ind w:right="400"/>
            <w:jc w:val="both"/>
          </w:pPr>
        </w:pPrChange>
      </w:pPr>
      <w:ins w:id="160" w:author="Subhrajit Nandy" w:date="2023-05-23T14:47:00Z">
        <w:r w:rsidRPr="002A27F6">
          <w:rPr>
            <w:rFonts w:ascii="Times New Roman" w:hAnsi="Times New Roman" w:cs="Times New Roman"/>
            <w:i w:val="0"/>
            <w:iCs w:val="0"/>
            <w:color w:val="333333"/>
            <w:rPrChange w:id="161" w:author="Subhrajit Nandy" w:date="2023-05-23T15:38:00Z">
              <w:rPr>
                <w:b/>
                <w:bCs/>
                <w:color w:val="333333"/>
              </w:rPr>
            </w:rPrChange>
          </w:rPr>
          <w:lastRenderedPageBreak/>
          <w:t>Recently, there is a demand to increase the data rate of existing wireless communication systems. The application of diversity techniques, most commonly assuming two antennas in a mobile terminal, can enhance the data rate and reliability without sacrificing additional spectrum or transmitted power in rich scattering environments. MULTIPLE-INPUT MULTIPLE-OUTPUT (MIMO) technology has attracted attention in modern wireless communication systems Multiple-input-multiple-output (MIMO) systems transmit the same power using multiple antennas at the transmitter and receiver thereby increasing the channel capacity without the need for additional bandwidth or power. MIMO wideband systems can further increase the channel capacity as compared to conventional MIMO systems for narrowband applications. To combat the multipath fading problem in an indoor UWB wireless communication system, a wideband diversity antenna system is a promising candidate. However, for an efficient MIMO antenna system mutual coupling between the individual antennas should be as low as possible.</w:t>
        </w:r>
      </w:ins>
    </w:p>
    <w:p w14:paraId="1B1BCE1C" w14:textId="7B110DC1" w:rsidR="00364840" w:rsidRPr="002A27F6" w:rsidRDefault="00364840">
      <w:pPr>
        <w:pStyle w:val="Heading4"/>
        <w:shd w:val="clear" w:color="auto" w:fill="FFFFFF"/>
        <w:spacing w:before="0" w:after="120"/>
        <w:ind w:left="425" w:right="403"/>
        <w:jc w:val="both"/>
        <w:rPr>
          <w:ins w:id="162" w:author="Subhrajit Nandy" w:date="2023-05-23T14:47:00Z"/>
          <w:rFonts w:ascii="Times New Roman" w:hAnsi="Times New Roman" w:cs="Times New Roman"/>
          <w:i w:val="0"/>
          <w:iCs w:val="0"/>
          <w:rPrChange w:id="163" w:author="Subhrajit Nandy" w:date="2023-05-23T15:38:00Z">
            <w:rPr>
              <w:ins w:id="164" w:author="Subhrajit Nandy" w:date="2023-05-23T14:47:00Z"/>
            </w:rPr>
          </w:rPrChange>
        </w:rPr>
        <w:pPrChange w:id="165" w:author="Subhrajit Nandy" w:date="2023-05-23T14:48:00Z">
          <w:pPr>
            <w:pStyle w:val="Heading4"/>
            <w:shd w:val="clear" w:color="auto" w:fill="FFFFFF"/>
            <w:spacing w:before="0"/>
            <w:ind w:right="400"/>
            <w:jc w:val="both"/>
          </w:pPr>
        </w:pPrChange>
      </w:pPr>
      <w:ins w:id="166" w:author="Subhrajit Nandy" w:date="2023-05-23T14:47:00Z">
        <w:r w:rsidRPr="002A27F6">
          <w:rPr>
            <w:rFonts w:ascii="Times New Roman" w:hAnsi="Times New Roman" w:cs="Times New Roman"/>
            <w:i w:val="0"/>
            <w:iCs w:val="0"/>
            <w:color w:val="333333"/>
            <w:rPrChange w:id="167" w:author="Subhrajit Nandy" w:date="2023-05-23T15:38:00Z">
              <w:rPr>
                <w:b/>
                <w:bCs/>
                <w:color w:val="333333"/>
              </w:rPr>
            </w:rPrChange>
          </w:rPr>
          <w:t xml:space="preserve">Hence, these design challenges and features for achieving high channel capacity with less complexity kindle the interest and serve as a motivation to the researchers in the study and design of MIMO antennas for high data rate </w:t>
        </w:r>
      </w:ins>
      <w:ins w:id="168" w:author="Subhrajit Nandy" w:date="2023-05-23T14:48:00Z">
        <w:r w:rsidRPr="002A27F6">
          <w:rPr>
            <w:rFonts w:ascii="Times New Roman" w:hAnsi="Times New Roman" w:cs="Times New Roman"/>
            <w:i w:val="0"/>
            <w:iCs w:val="0"/>
            <w:color w:val="333333"/>
          </w:rPr>
          <w:t>Ultra-wide</w:t>
        </w:r>
      </w:ins>
      <w:ins w:id="169" w:author="Subhrajit Nandy" w:date="2023-05-23T14:47:00Z">
        <w:r w:rsidRPr="002A27F6">
          <w:rPr>
            <w:rFonts w:ascii="Times New Roman" w:hAnsi="Times New Roman" w:cs="Times New Roman"/>
            <w:i w:val="0"/>
            <w:iCs w:val="0"/>
            <w:color w:val="333333"/>
            <w:rPrChange w:id="170" w:author="Subhrajit Nandy" w:date="2023-05-23T15:38:00Z">
              <w:rPr>
                <w:b/>
                <w:bCs/>
                <w:color w:val="333333"/>
              </w:rPr>
            </w:rPrChange>
          </w:rPr>
          <w:t>-band applications.</w:t>
        </w:r>
      </w:ins>
    </w:p>
    <w:p w14:paraId="7E300ACE" w14:textId="1383A972" w:rsidR="00364840" w:rsidRPr="002A27F6" w:rsidRDefault="00364840">
      <w:pPr>
        <w:pStyle w:val="BodyText"/>
        <w:spacing w:after="100" w:afterAutospacing="1"/>
        <w:ind w:left="425" w:right="391"/>
        <w:jc w:val="both"/>
        <w:rPr>
          <w:ins w:id="171" w:author="Subhrajit Nandy" w:date="2023-05-23T14:42:00Z"/>
          <w:b w:val="0"/>
          <w:bCs w:val="0"/>
          <w:rPrChange w:id="172" w:author="Subhrajit Nandy" w:date="2023-05-23T15:38:00Z">
            <w:rPr>
              <w:ins w:id="173" w:author="Subhrajit Nandy" w:date="2023-05-23T14:42:00Z"/>
              <w:b w:val="0"/>
              <w:bCs w:val="0"/>
              <w:sz w:val="22"/>
              <w:szCs w:val="22"/>
            </w:rPr>
          </w:rPrChange>
        </w:rPr>
        <w:pPrChange w:id="174" w:author="Subhrajit Nandy" w:date="2023-05-23T14:27:00Z">
          <w:pPr>
            <w:pStyle w:val="BodyText"/>
            <w:spacing w:before="120" w:after="100" w:afterAutospacing="1"/>
            <w:ind w:left="426" w:right="393"/>
            <w:jc w:val="both"/>
          </w:pPr>
        </w:pPrChange>
      </w:pPr>
      <w:ins w:id="175" w:author="Subhrajit Nandy" w:date="2023-05-23T14:48:00Z">
        <w:r w:rsidRPr="002A27F6">
          <w:rPr>
            <w:u w:val="single"/>
            <w:rPrChange w:id="176" w:author="Subhrajit Nandy" w:date="2023-05-23T15:38:00Z">
              <w:rPr>
                <w:b w:val="0"/>
                <w:bCs w:val="0"/>
                <w:sz w:val="22"/>
                <w:szCs w:val="22"/>
              </w:rPr>
            </w:rPrChange>
          </w:rPr>
          <w:t>Project objective</w:t>
        </w:r>
        <w:r w:rsidRPr="002A27F6">
          <w:rPr>
            <w:b w:val="0"/>
            <w:bCs w:val="0"/>
            <w:rPrChange w:id="177" w:author="Subhrajit Nandy" w:date="2023-05-23T15:38:00Z">
              <w:rPr>
                <w:b w:val="0"/>
                <w:bCs w:val="0"/>
                <w:sz w:val="22"/>
                <w:szCs w:val="22"/>
              </w:rPr>
            </w:rPrChange>
          </w:rPr>
          <w:t>: -</w:t>
        </w:r>
      </w:ins>
    </w:p>
    <w:p w14:paraId="57D2B519" w14:textId="126F7E55" w:rsidR="00E9586C" w:rsidRPr="002A27F6" w:rsidRDefault="00364840">
      <w:pPr>
        <w:pStyle w:val="BodyText"/>
        <w:spacing w:before="120" w:after="100" w:afterAutospacing="1"/>
        <w:ind w:left="425" w:right="391"/>
        <w:jc w:val="both"/>
        <w:rPr>
          <w:ins w:id="178" w:author="Subhrajit Nandy" w:date="2023-05-23T14:19:00Z"/>
          <w:b w:val="0"/>
          <w:bCs w:val="0"/>
          <w:spacing w:val="20"/>
          <w:sz w:val="22"/>
          <w:szCs w:val="22"/>
          <w:rPrChange w:id="179" w:author="Subhrajit Nandy" w:date="2023-05-23T15:38:00Z">
            <w:rPr>
              <w:ins w:id="180" w:author="Subhrajit Nandy" w:date="2023-05-23T14:19:00Z"/>
              <w:spacing w:val="20"/>
              <w:u w:val="single"/>
            </w:rPr>
          </w:rPrChange>
        </w:rPr>
        <w:pPrChange w:id="181" w:author="Subhrajit Nandy" w:date="2023-05-23T14:51:00Z">
          <w:pPr>
            <w:pStyle w:val="BodyText"/>
            <w:spacing w:before="120" w:after="100" w:afterAutospacing="1"/>
            <w:ind w:left="426"/>
          </w:pPr>
        </w:pPrChange>
      </w:pPr>
      <w:ins w:id="182" w:author="Subhrajit Nandy" w:date="2023-05-23T14:51:00Z">
        <w:r w:rsidRPr="002A27F6">
          <w:rPr>
            <w:b w:val="0"/>
            <w:bCs w:val="0"/>
            <w:color w:val="333333"/>
            <w:sz w:val="22"/>
            <w:szCs w:val="22"/>
            <w:rPrChange w:id="183" w:author="Subhrajit Nandy" w:date="2023-05-23T15:38:00Z">
              <w:rPr>
                <w:color w:val="333333"/>
                <w:sz w:val="22"/>
                <w:szCs w:val="22"/>
              </w:rPr>
            </w:rPrChange>
          </w:rPr>
          <w:t xml:space="preserve">This project presents the design of a </w:t>
        </w:r>
      </w:ins>
      <w:ins w:id="184" w:author="Subhrajit Nandy" w:date="2023-05-23T18:08:00Z">
        <w:r w:rsidR="0031370B">
          <w:rPr>
            <w:b w:val="0"/>
            <w:bCs w:val="0"/>
            <w:color w:val="333333"/>
            <w:sz w:val="22"/>
            <w:szCs w:val="22"/>
          </w:rPr>
          <w:t>ultra</w:t>
        </w:r>
      </w:ins>
      <w:ins w:id="185" w:author="Subhrajit Nandy" w:date="2023-05-23T14:51:00Z">
        <w:r w:rsidRPr="002A27F6">
          <w:rPr>
            <w:b w:val="0"/>
            <w:bCs w:val="0"/>
            <w:color w:val="333333"/>
            <w:sz w:val="22"/>
            <w:szCs w:val="22"/>
            <w:rPrChange w:id="186" w:author="Subhrajit Nandy" w:date="2023-05-23T15:38:00Z">
              <w:rPr>
                <w:color w:val="333333"/>
                <w:sz w:val="22"/>
                <w:szCs w:val="22"/>
              </w:rPr>
            </w:rPrChange>
          </w:rPr>
          <w:t>wideband</w:t>
        </w:r>
      </w:ins>
      <w:ins w:id="187" w:author="Subhrajit Nandy" w:date="2023-05-23T18:08:00Z">
        <w:r w:rsidR="0031370B">
          <w:rPr>
            <w:b w:val="0"/>
            <w:bCs w:val="0"/>
            <w:color w:val="333333"/>
            <w:sz w:val="22"/>
            <w:szCs w:val="22"/>
          </w:rPr>
          <w:t xml:space="preserve"> circular</w:t>
        </w:r>
      </w:ins>
      <w:ins w:id="188" w:author="Subhrajit Nandy" w:date="2023-05-23T14:51:00Z">
        <w:r w:rsidRPr="002A27F6">
          <w:rPr>
            <w:b w:val="0"/>
            <w:bCs w:val="0"/>
            <w:color w:val="333333"/>
            <w:sz w:val="22"/>
            <w:szCs w:val="22"/>
            <w:rPrChange w:id="189" w:author="Subhrajit Nandy" w:date="2023-05-23T15:38:00Z">
              <w:rPr>
                <w:color w:val="333333"/>
                <w:sz w:val="22"/>
                <w:szCs w:val="22"/>
              </w:rPr>
            </w:rPrChange>
          </w:rPr>
          <w:t xml:space="preserve"> microstrip patch MIMO antenna for 5G and IoT applications which is to reduce the mutual coupling between the </w:t>
        </w:r>
      </w:ins>
      <w:ins w:id="190" w:author="Subhrajit Nandy" w:date="2023-05-23T18:08:00Z">
        <w:r w:rsidR="0031370B">
          <w:rPr>
            <w:b w:val="0"/>
            <w:bCs w:val="0"/>
            <w:color w:val="333333"/>
            <w:sz w:val="22"/>
            <w:szCs w:val="22"/>
          </w:rPr>
          <w:t>eight</w:t>
        </w:r>
      </w:ins>
      <w:ins w:id="191" w:author="Subhrajit Nandy" w:date="2023-05-23T14:51:00Z">
        <w:r w:rsidRPr="002A27F6">
          <w:rPr>
            <w:b w:val="0"/>
            <w:bCs w:val="0"/>
            <w:color w:val="333333"/>
            <w:sz w:val="22"/>
            <w:szCs w:val="22"/>
            <w:rPrChange w:id="192" w:author="Subhrajit Nandy" w:date="2023-05-23T15:38:00Z">
              <w:rPr>
                <w:color w:val="333333"/>
                <w:sz w:val="22"/>
                <w:szCs w:val="22"/>
              </w:rPr>
            </w:rPrChange>
          </w:rPr>
          <w:t xml:space="preserve"> elements,</w:t>
        </w:r>
        <w:r w:rsidRPr="002A27F6">
          <w:rPr>
            <w:b w:val="0"/>
            <w:bCs w:val="0"/>
            <w:color w:val="333333"/>
            <w:sz w:val="22"/>
            <w:szCs w:val="22"/>
          </w:rPr>
          <w:t xml:space="preserve"> </w:t>
        </w:r>
        <w:r w:rsidRPr="002A27F6">
          <w:rPr>
            <w:b w:val="0"/>
            <w:bCs w:val="0"/>
            <w:color w:val="333333"/>
            <w:sz w:val="22"/>
            <w:szCs w:val="22"/>
            <w:rPrChange w:id="193" w:author="Subhrajit Nandy" w:date="2023-05-23T15:38:00Z">
              <w:rPr>
                <w:color w:val="333333"/>
                <w:sz w:val="22"/>
                <w:szCs w:val="22"/>
              </w:rPr>
            </w:rPrChange>
          </w:rPr>
          <w:t>out of which two major antenna designs are proposed and analyzed separately for their isolation,</w:t>
        </w:r>
        <w:r w:rsidRPr="002A27F6">
          <w:rPr>
            <w:b w:val="0"/>
            <w:bCs w:val="0"/>
            <w:color w:val="333333"/>
            <w:sz w:val="22"/>
            <w:szCs w:val="22"/>
          </w:rPr>
          <w:t xml:space="preserve"> </w:t>
        </w:r>
        <w:r w:rsidRPr="002A27F6">
          <w:rPr>
            <w:b w:val="0"/>
            <w:bCs w:val="0"/>
            <w:color w:val="333333"/>
            <w:sz w:val="22"/>
            <w:szCs w:val="22"/>
            <w:rPrChange w:id="194" w:author="Subhrajit Nandy" w:date="2023-05-23T15:38:00Z">
              <w:rPr>
                <w:color w:val="333333"/>
                <w:sz w:val="22"/>
                <w:szCs w:val="22"/>
              </w:rPr>
            </w:rPrChange>
          </w:rPr>
          <w:t>bandwidth, and radiation characteristics.</w:t>
        </w:r>
        <w:r w:rsidRPr="002A27F6">
          <w:rPr>
            <w:b w:val="0"/>
            <w:bCs w:val="0"/>
            <w:color w:val="333333"/>
            <w:sz w:val="22"/>
            <w:szCs w:val="22"/>
          </w:rPr>
          <w:t xml:space="preserve"> </w:t>
        </w:r>
        <w:r w:rsidRPr="002A27F6">
          <w:rPr>
            <w:b w:val="0"/>
            <w:bCs w:val="0"/>
            <w:color w:val="333333"/>
            <w:sz w:val="22"/>
            <w:szCs w:val="22"/>
            <w:rPrChange w:id="195" w:author="Subhrajit Nandy" w:date="2023-05-23T15:38:00Z">
              <w:rPr>
                <w:color w:val="333333"/>
                <w:sz w:val="22"/>
                <w:szCs w:val="22"/>
              </w:rPr>
            </w:rPrChange>
          </w:rPr>
          <w:t>A four-element MIMO antenna system has been built employing orthogonal polarization diversity. The patch antennas are placed on the top of a 1.6 mm thick FR-4 substrate having a length of 5</w:t>
        </w:r>
      </w:ins>
      <w:ins w:id="196" w:author="Subhrajit Nandy" w:date="2023-05-23T18:13:00Z">
        <w:r w:rsidR="0031370B">
          <w:rPr>
            <w:b w:val="0"/>
            <w:bCs w:val="0"/>
            <w:color w:val="333333"/>
            <w:sz w:val="22"/>
            <w:szCs w:val="22"/>
          </w:rPr>
          <w:t>5</w:t>
        </w:r>
      </w:ins>
      <w:ins w:id="197" w:author="Subhrajit Nandy" w:date="2023-05-23T14:51:00Z">
        <w:r w:rsidRPr="002A27F6">
          <w:rPr>
            <w:b w:val="0"/>
            <w:bCs w:val="0"/>
            <w:color w:val="333333"/>
            <w:sz w:val="22"/>
            <w:szCs w:val="22"/>
            <w:rPrChange w:id="198" w:author="Subhrajit Nandy" w:date="2023-05-23T15:38:00Z">
              <w:rPr>
                <w:color w:val="333333"/>
                <w:sz w:val="22"/>
                <w:szCs w:val="22"/>
              </w:rPr>
            </w:rPrChange>
          </w:rPr>
          <w:t xml:space="preserve"> mm, a width of 5</w:t>
        </w:r>
      </w:ins>
      <w:ins w:id="199" w:author="Subhrajit Nandy" w:date="2023-05-23T18:13:00Z">
        <w:r w:rsidR="0031370B">
          <w:rPr>
            <w:b w:val="0"/>
            <w:bCs w:val="0"/>
            <w:color w:val="333333"/>
            <w:sz w:val="22"/>
            <w:szCs w:val="22"/>
          </w:rPr>
          <w:t>5</w:t>
        </w:r>
      </w:ins>
      <w:ins w:id="200" w:author="Subhrajit Nandy" w:date="2023-05-23T14:51:00Z">
        <w:r w:rsidRPr="002A27F6">
          <w:rPr>
            <w:b w:val="0"/>
            <w:bCs w:val="0"/>
            <w:color w:val="333333"/>
            <w:sz w:val="22"/>
            <w:szCs w:val="22"/>
            <w:rPrChange w:id="201" w:author="Subhrajit Nandy" w:date="2023-05-23T15:38:00Z">
              <w:rPr>
                <w:color w:val="333333"/>
                <w:sz w:val="22"/>
                <w:szCs w:val="22"/>
              </w:rPr>
            </w:rPrChange>
          </w:rPr>
          <w:t xml:space="preserve"> </w:t>
        </w:r>
      </w:ins>
      <w:ins w:id="202" w:author="Subhrajit Nandy" w:date="2023-05-23T18:14:00Z">
        <w:r w:rsidR="0031370B" w:rsidRPr="0031370B">
          <w:rPr>
            <w:b w:val="0"/>
            <w:bCs w:val="0"/>
            <w:color w:val="333333"/>
            <w:sz w:val="22"/>
            <w:szCs w:val="22"/>
          </w:rPr>
          <w:t>mm.</w:t>
        </w:r>
      </w:ins>
      <w:ins w:id="203" w:author="Subhrajit Nandy" w:date="2023-05-23T14:51:00Z">
        <w:r w:rsidRPr="002A27F6">
          <w:rPr>
            <w:b w:val="0"/>
            <w:bCs w:val="0"/>
            <w:color w:val="333333"/>
            <w:sz w:val="22"/>
            <w:szCs w:val="22"/>
            <w:rPrChange w:id="204" w:author="Subhrajit Nandy" w:date="2023-05-23T15:38:00Z">
              <w:rPr>
                <w:color w:val="333333"/>
                <w:sz w:val="22"/>
                <w:szCs w:val="22"/>
              </w:rPr>
            </w:rPrChange>
          </w:rPr>
          <w:t xml:space="preserve"> The proposed antenna operates throughout 2 GHz-20 GHz, which can be used for IoT and Sub-6 GHz 5G services all over the world. The results of the designed structure have been simulated in </w:t>
        </w:r>
      </w:ins>
      <w:ins w:id="205" w:author="Subhrajit Nandy" w:date="2023-05-23T18:16:00Z">
        <w:r w:rsidR="005E09FD">
          <w:rPr>
            <w:b w:val="0"/>
            <w:bCs w:val="0"/>
            <w:color w:val="333333"/>
            <w:sz w:val="22"/>
            <w:szCs w:val="22"/>
          </w:rPr>
          <w:t>Ansy</w:t>
        </w:r>
      </w:ins>
      <w:ins w:id="206" w:author="Subhrajit Nandy" w:date="2023-05-23T18:17:00Z">
        <w:r w:rsidR="005E09FD">
          <w:rPr>
            <w:b w:val="0"/>
            <w:bCs w:val="0"/>
            <w:color w:val="333333"/>
            <w:sz w:val="22"/>
            <w:szCs w:val="22"/>
          </w:rPr>
          <w:t>s High Frequency Structure Simulator</w:t>
        </w:r>
      </w:ins>
      <w:ins w:id="207" w:author="Subhrajit Nandy" w:date="2023-05-23T14:51:00Z">
        <w:r w:rsidRPr="002A27F6">
          <w:rPr>
            <w:b w:val="0"/>
            <w:bCs w:val="0"/>
            <w:color w:val="333333"/>
            <w:sz w:val="22"/>
            <w:szCs w:val="22"/>
            <w:rPrChange w:id="208" w:author="Subhrajit Nandy" w:date="2023-05-23T15:38:00Z">
              <w:rPr>
                <w:color w:val="333333"/>
                <w:sz w:val="22"/>
                <w:szCs w:val="22"/>
              </w:rPr>
            </w:rPrChange>
          </w:rPr>
          <w:t xml:space="preserve"> </w:t>
        </w:r>
      </w:ins>
      <w:ins w:id="209" w:author="Subhrajit Nandy" w:date="2023-05-23T16:23:00Z">
        <w:r w:rsidR="00CB0DA1" w:rsidRPr="00CB0DA1">
          <w:rPr>
            <w:b w:val="0"/>
            <w:bCs w:val="0"/>
            <w:color w:val="333333"/>
            <w:sz w:val="22"/>
            <w:szCs w:val="22"/>
          </w:rPr>
          <w:t>i.e.,</w:t>
        </w:r>
      </w:ins>
      <w:ins w:id="210" w:author="Subhrajit Nandy" w:date="2023-05-23T14:51:00Z">
        <w:r w:rsidRPr="002A27F6">
          <w:rPr>
            <w:b w:val="0"/>
            <w:bCs w:val="0"/>
            <w:color w:val="333333"/>
            <w:sz w:val="22"/>
            <w:szCs w:val="22"/>
            <w:rPrChange w:id="211" w:author="Subhrajit Nandy" w:date="2023-05-23T15:38:00Z">
              <w:rPr>
                <w:color w:val="333333"/>
                <w:sz w:val="22"/>
                <w:szCs w:val="22"/>
              </w:rPr>
            </w:rPrChange>
          </w:rPr>
          <w:t xml:space="preserve"> </w:t>
        </w:r>
      </w:ins>
      <w:ins w:id="212" w:author="Subhrajit Nandy" w:date="2023-05-23T18:17:00Z">
        <w:r w:rsidR="005E09FD">
          <w:rPr>
            <w:b w:val="0"/>
            <w:bCs w:val="0"/>
            <w:color w:val="333333"/>
            <w:sz w:val="22"/>
            <w:szCs w:val="22"/>
          </w:rPr>
          <w:t>HFSS</w:t>
        </w:r>
      </w:ins>
      <w:ins w:id="213" w:author="Subhrajit Nandy" w:date="2023-05-23T14:51:00Z">
        <w:r w:rsidRPr="002A27F6">
          <w:rPr>
            <w:b w:val="0"/>
            <w:bCs w:val="0"/>
            <w:color w:val="333333"/>
            <w:sz w:val="22"/>
            <w:szCs w:val="22"/>
            <w:rPrChange w:id="214" w:author="Subhrajit Nandy" w:date="2023-05-23T15:38:00Z">
              <w:rPr>
                <w:color w:val="333333"/>
                <w:sz w:val="22"/>
                <w:szCs w:val="22"/>
              </w:rPr>
            </w:rPrChange>
          </w:rPr>
          <w:t>. A</w:t>
        </w:r>
      </w:ins>
      <w:ins w:id="215" w:author="Subhrajit Nandy" w:date="2023-05-24T13:19:00Z">
        <w:r w:rsidR="00EA3299">
          <w:rPr>
            <w:b w:val="0"/>
            <w:bCs w:val="0"/>
            <w:color w:val="333333"/>
            <w:sz w:val="22"/>
            <w:szCs w:val="22"/>
          </w:rPr>
          <w:t>n</w:t>
        </w:r>
      </w:ins>
      <w:ins w:id="216" w:author="Subhrajit Nandy" w:date="2023-05-23T14:51:00Z">
        <w:r w:rsidRPr="002A27F6">
          <w:rPr>
            <w:b w:val="0"/>
            <w:bCs w:val="0"/>
            <w:color w:val="333333"/>
            <w:sz w:val="22"/>
            <w:szCs w:val="22"/>
            <w:rPrChange w:id="217" w:author="Subhrajit Nandy" w:date="2023-05-23T15:38:00Z">
              <w:rPr>
                <w:color w:val="333333"/>
                <w:sz w:val="22"/>
                <w:szCs w:val="22"/>
              </w:rPr>
            </w:rPrChange>
          </w:rPr>
          <w:t xml:space="preserve"> </w:t>
        </w:r>
      </w:ins>
      <w:ins w:id="218" w:author="Subhrajit Nandy" w:date="2023-05-23T18:17:00Z">
        <w:r w:rsidR="005E09FD">
          <w:rPr>
            <w:b w:val="0"/>
            <w:bCs w:val="0"/>
            <w:color w:val="333333"/>
            <w:sz w:val="22"/>
            <w:szCs w:val="22"/>
          </w:rPr>
          <w:t>eight</w:t>
        </w:r>
      </w:ins>
      <w:ins w:id="219" w:author="Subhrajit Nandy" w:date="2023-05-23T14:51:00Z">
        <w:r w:rsidRPr="002A27F6">
          <w:rPr>
            <w:b w:val="0"/>
            <w:bCs w:val="0"/>
            <w:color w:val="333333"/>
            <w:sz w:val="22"/>
            <w:szCs w:val="22"/>
            <w:rPrChange w:id="220" w:author="Subhrajit Nandy" w:date="2023-05-23T15:38:00Z">
              <w:rPr>
                <w:color w:val="333333"/>
                <w:sz w:val="22"/>
                <w:szCs w:val="22"/>
              </w:rPr>
            </w:rPrChange>
          </w:rPr>
          <w:t>-element MIMO antenna system has been built employing</w:t>
        </w:r>
      </w:ins>
      <w:ins w:id="221" w:author="Subhrajit Nandy" w:date="2023-05-23T18:18:00Z">
        <w:r w:rsidR="005E09FD">
          <w:rPr>
            <w:b w:val="0"/>
            <w:bCs w:val="0"/>
            <w:color w:val="333333"/>
            <w:sz w:val="22"/>
            <w:szCs w:val="22"/>
          </w:rPr>
          <w:t xml:space="preserve"> circular</w:t>
        </w:r>
      </w:ins>
      <w:ins w:id="222" w:author="Subhrajit Nandy" w:date="2023-05-23T14:51:00Z">
        <w:r w:rsidRPr="002A27F6">
          <w:rPr>
            <w:b w:val="0"/>
            <w:bCs w:val="0"/>
            <w:color w:val="333333"/>
            <w:sz w:val="22"/>
            <w:szCs w:val="22"/>
            <w:rPrChange w:id="223" w:author="Subhrajit Nandy" w:date="2023-05-23T15:38:00Z">
              <w:rPr>
                <w:color w:val="333333"/>
                <w:sz w:val="22"/>
                <w:szCs w:val="22"/>
              </w:rPr>
            </w:rPrChange>
          </w:rPr>
          <w:t xml:space="preserve"> polarization diversity</w:t>
        </w:r>
      </w:ins>
      <w:ins w:id="224" w:author="Subhrajit Nandy" w:date="2023-05-23T14:49:00Z">
        <w:r w:rsidRPr="002A27F6">
          <w:rPr>
            <w:b w:val="0"/>
            <w:bCs w:val="0"/>
            <w:spacing w:val="20"/>
            <w:sz w:val="22"/>
            <w:szCs w:val="22"/>
            <w:rPrChange w:id="225" w:author="Subhrajit Nandy" w:date="2023-05-23T15:38:00Z">
              <w:rPr>
                <w:b w:val="0"/>
                <w:bCs w:val="0"/>
                <w:spacing w:val="20"/>
                <w:u w:val="single"/>
              </w:rPr>
            </w:rPrChange>
          </w:rPr>
          <w:t>.</w:t>
        </w:r>
      </w:ins>
    </w:p>
    <w:p w14:paraId="4AD13A16" w14:textId="015FEB4E" w:rsidR="00F20E4F" w:rsidRPr="002A27F6" w:rsidRDefault="00000000">
      <w:pPr>
        <w:pStyle w:val="BodyText"/>
        <w:spacing w:before="120" w:after="100" w:afterAutospacing="1"/>
        <w:ind w:left="426"/>
        <w:rPr>
          <w:spacing w:val="20"/>
          <w:u w:val="single"/>
        </w:rPr>
      </w:pPr>
      <w:r w:rsidRPr="002A27F6">
        <w:rPr>
          <w:spacing w:val="20"/>
          <w:u w:val="single"/>
        </w:rPr>
        <w:t>MIMO Antenna</w:t>
      </w:r>
      <w:r w:rsidRPr="002A27F6">
        <w:rPr>
          <w:spacing w:val="20"/>
        </w:rPr>
        <w:t>: -</w:t>
      </w:r>
    </w:p>
    <w:p w14:paraId="57AE2AA5" w14:textId="77777777" w:rsidR="00F20E4F" w:rsidRPr="002A27F6" w:rsidRDefault="00000000">
      <w:pPr>
        <w:pStyle w:val="BodyText"/>
        <w:numPr>
          <w:ilvl w:val="0"/>
          <w:numId w:val="32"/>
        </w:numPr>
        <w:spacing w:before="120" w:after="120"/>
        <w:ind w:left="709" w:hanging="283"/>
        <w:rPr>
          <w:sz w:val="22"/>
          <w:szCs w:val="22"/>
        </w:rPr>
      </w:pPr>
      <w:r w:rsidRPr="002A27F6">
        <w:rPr>
          <w:sz w:val="22"/>
          <w:szCs w:val="22"/>
        </w:rPr>
        <w:t>What is MIMO?</w:t>
      </w:r>
    </w:p>
    <w:p w14:paraId="4FA6CED0" w14:textId="77777777" w:rsidR="00F20E4F" w:rsidRPr="002A27F6" w:rsidRDefault="00000000">
      <w:pPr>
        <w:pStyle w:val="BodyText"/>
        <w:spacing w:before="120" w:after="120"/>
        <w:ind w:left="709" w:right="393"/>
        <w:jc w:val="both"/>
        <w:rPr>
          <w:b w:val="0"/>
          <w:bCs w:val="0"/>
          <w:sz w:val="22"/>
          <w:szCs w:val="22"/>
        </w:rPr>
      </w:pPr>
      <w:r w:rsidRPr="002A27F6">
        <w:rPr>
          <w:b w:val="0"/>
          <w:bCs w:val="0"/>
          <w:color w:val="333333"/>
          <w:sz w:val="22"/>
          <w:szCs w:val="22"/>
        </w:rPr>
        <w:t>Multiple Input Multiple Output technology that makes use of multiple antennas to utilize the meditated indicators to offer profits in channel robustness and throughput. The antennas at every stop of the communications circuit are blended to reduce errors, optimize data rate and enhance the potential of radio transmissions by allowing data to transmit over many signal paths at the identical time. Creating a number of variations of the identical sign presents extra possibilities for the data to attain the receiving antenna without being stricken by fading, which will increase the signal-to-noise ratio and error rate.</w:t>
      </w:r>
    </w:p>
    <w:p w14:paraId="4D58D75B" w14:textId="77777777" w:rsidR="00F20E4F" w:rsidRPr="002A27F6" w:rsidRDefault="00000000">
      <w:pPr>
        <w:pStyle w:val="BodyText"/>
        <w:numPr>
          <w:ilvl w:val="0"/>
          <w:numId w:val="32"/>
        </w:numPr>
        <w:spacing w:before="120" w:after="120"/>
        <w:ind w:left="709" w:right="624" w:hanging="283"/>
        <w:jc w:val="both"/>
        <w:rPr>
          <w:b w:val="0"/>
          <w:bCs w:val="0"/>
          <w:sz w:val="22"/>
          <w:szCs w:val="22"/>
        </w:rPr>
      </w:pPr>
      <w:r w:rsidRPr="002A27F6">
        <w:rPr>
          <w:sz w:val="22"/>
          <w:szCs w:val="22"/>
        </w:rPr>
        <w:t>The importance of MIMO for users</w:t>
      </w:r>
    </w:p>
    <w:p w14:paraId="644A9712" w14:textId="4B300CF5" w:rsidR="00F20E4F" w:rsidRPr="0031370B" w:rsidDel="00353329" w:rsidRDefault="00000000" w:rsidP="003952D8">
      <w:pPr>
        <w:pStyle w:val="NormalWeb"/>
        <w:spacing w:before="120" w:beforeAutospacing="0" w:after="240" w:afterAutospacing="0"/>
        <w:ind w:left="709" w:right="393"/>
        <w:jc w:val="both"/>
        <w:rPr>
          <w:del w:id="226" w:author="Subhrajit Nandy" w:date="2023-05-23T13:24:00Z"/>
        </w:rPr>
      </w:pPr>
      <w:r w:rsidRPr="0031370B">
        <w:rPr>
          <w:color w:val="333333"/>
        </w:rPr>
        <w:t>The third Generation Partnership Project (3GPP) delivered MIMO with Release Eight of the Mobile Broadband Standard. MIMO generation is used for Wi-Fi networks and mobile fourth-generation (4G) Long-Term Evolution (LTE) and fifth-generation (5G) generation in a huge variety of markets, inclusive of regulation enforcement, broadcast TV manufacturing, and government. It additionally may be utilized in Wi-Fi nearby location networks (WLANs) and is supported through all Wi-Fi merchandise with 802.11n. MIMO is frequently 11 used for high-bandwidth communications wherein it is critical to now no longer have interference from microwave or RF systems. For example, it is regularly utilized by first responders who cannot constantly rely upon cell networks at some point of a catastrophe or power outage or while a cell network is overloaded.</w:t>
      </w:r>
    </w:p>
    <w:p w14:paraId="1C9285A7" w14:textId="77777777" w:rsidR="00F20E4F" w:rsidRPr="0031370B" w:rsidDel="00353329" w:rsidRDefault="00F20E4F">
      <w:pPr>
        <w:pStyle w:val="NormalWeb"/>
        <w:spacing w:before="120" w:beforeAutospacing="0" w:after="240" w:afterAutospacing="0"/>
        <w:ind w:left="709" w:right="393"/>
        <w:jc w:val="both"/>
        <w:rPr>
          <w:del w:id="227" w:author="Subhrajit Nandy" w:date="2023-05-23T13:24:00Z"/>
          <w:sz w:val="22"/>
          <w:szCs w:val="22"/>
          <w:rPrChange w:id="228" w:author="Subhrajit Nandy" w:date="2023-05-23T18:07:00Z">
            <w:rPr>
              <w:del w:id="229" w:author="Subhrajit Nandy" w:date="2023-05-23T13:24:00Z"/>
              <w:sz w:val="22"/>
              <w:szCs w:val="22"/>
            </w:rPr>
          </w:rPrChange>
        </w:rPr>
        <w:pPrChange w:id="230" w:author="Subhrajit Nandy" w:date="2023-05-23T13:24:00Z">
          <w:pPr>
            <w:pStyle w:val="BodyText"/>
            <w:spacing w:before="120" w:after="100" w:afterAutospacing="1"/>
            <w:ind w:left="1004" w:right="625"/>
            <w:jc w:val="both"/>
          </w:pPr>
        </w:pPrChange>
      </w:pPr>
    </w:p>
    <w:p w14:paraId="3C1E11AA" w14:textId="77777777" w:rsidR="00F20E4F" w:rsidRPr="0031370B" w:rsidRDefault="00F20E4F">
      <w:pPr>
        <w:pStyle w:val="BodyText"/>
        <w:spacing w:before="120" w:after="100" w:afterAutospacing="1"/>
        <w:ind w:left="709" w:right="625"/>
        <w:jc w:val="both"/>
        <w:rPr>
          <w:b w:val="0"/>
          <w:bCs w:val="0"/>
          <w:sz w:val="22"/>
          <w:szCs w:val="22"/>
          <w:rPrChange w:id="231" w:author="Subhrajit Nandy" w:date="2023-05-23T18:07:00Z">
            <w:rPr>
              <w:sz w:val="22"/>
              <w:szCs w:val="22"/>
            </w:rPr>
          </w:rPrChange>
        </w:rPr>
        <w:pPrChange w:id="232" w:author="Subhrajit Nandy" w:date="2023-05-23T13:24:00Z">
          <w:pPr>
            <w:pStyle w:val="BodyText"/>
            <w:spacing w:before="120" w:after="100" w:afterAutospacing="1"/>
            <w:ind w:left="1004" w:right="625"/>
            <w:jc w:val="both"/>
          </w:pPr>
        </w:pPrChange>
      </w:pPr>
    </w:p>
    <w:p w14:paraId="689870DC" w14:textId="2B6AE882" w:rsidR="00F20E4F" w:rsidRPr="002A27F6" w:rsidRDefault="00000000">
      <w:pPr>
        <w:pStyle w:val="BodyText"/>
        <w:numPr>
          <w:ilvl w:val="0"/>
          <w:numId w:val="32"/>
        </w:numPr>
        <w:spacing w:before="120" w:after="100" w:afterAutospacing="1"/>
        <w:ind w:left="709" w:right="625" w:hanging="283"/>
        <w:jc w:val="both"/>
        <w:rPr>
          <w:sz w:val="22"/>
          <w:szCs w:val="22"/>
        </w:rPr>
      </w:pPr>
      <w:r w:rsidRPr="002A27F6">
        <w:rPr>
          <w:sz w:val="22"/>
          <w:szCs w:val="22"/>
        </w:rPr>
        <w:t>Different operation modes</w:t>
      </w:r>
    </w:p>
    <w:p w14:paraId="3B2E9A6A" w14:textId="77777777" w:rsidR="00F20E4F" w:rsidRPr="002A27F6" w:rsidRDefault="00000000">
      <w:pPr>
        <w:pStyle w:val="BodyText"/>
        <w:numPr>
          <w:ilvl w:val="0"/>
          <w:numId w:val="33"/>
        </w:numPr>
        <w:spacing w:before="120" w:after="120"/>
        <w:ind w:left="993" w:right="624" w:hanging="357"/>
        <w:jc w:val="both"/>
        <w:rPr>
          <w:b w:val="0"/>
          <w:bCs w:val="0"/>
          <w:sz w:val="22"/>
          <w:szCs w:val="22"/>
        </w:rPr>
      </w:pPr>
      <w:r w:rsidRPr="002A27F6">
        <w:rPr>
          <w:sz w:val="22"/>
          <w:szCs w:val="22"/>
        </w:rPr>
        <w:t>Spatial diversity</w:t>
      </w:r>
    </w:p>
    <w:p w14:paraId="05E69CF8" w14:textId="77777777" w:rsidR="00F20E4F" w:rsidRPr="002A27F6" w:rsidRDefault="00000000">
      <w:pPr>
        <w:pStyle w:val="BodyText"/>
        <w:spacing w:before="120" w:after="100" w:afterAutospacing="1"/>
        <w:ind w:left="993" w:right="393"/>
        <w:jc w:val="both"/>
        <w:rPr>
          <w:b w:val="0"/>
          <w:bCs w:val="0"/>
          <w:sz w:val="22"/>
          <w:szCs w:val="22"/>
        </w:rPr>
      </w:pPr>
      <w:r w:rsidRPr="002A27F6">
        <w:rPr>
          <w:b w:val="0"/>
          <w:bCs w:val="0"/>
          <w:sz w:val="22"/>
          <w:szCs w:val="22"/>
        </w:rPr>
        <w:t xml:space="preserve">Antenna diversity, additionally called space diversity or spatial diversity is any one of numerous wireless diversity schemes that makes use of more than one antenna to increase the quality and reliability of a </w:t>
      </w:r>
      <w:r w:rsidRPr="002A27F6">
        <w:rPr>
          <w:b w:val="0"/>
          <w:bCs w:val="0"/>
          <w:sz w:val="22"/>
          <w:szCs w:val="22"/>
        </w:rPr>
        <w:lastRenderedPageBreak/>
        <w:t>wireless connection.</w:t>
      </w:r>
    </w:p>
    <w:p w14:paraId="7B207C01" w14:textId="367FB9F3" w:rsidR="00F20E4F" w:rsidRPr="002A27F6" w:rsidRDefault="00000000">
      <w:pPr>
        <w:pStyle w:val="BodyText"/>
        <w:numPr>
          <w:ilvl w:val="0"/>
          <w:numId w:val="33"/>
        </w:numPr>
        <w:spacing w:before="120" w:after="120"/>
        <w:ind w:left="993" w:right="624"/>
        <w:jc w:val="both"/>
        <w:rPr>
          <w:b w:val="0"/>
          <w:bCs w:val="0"/>
          <w:sz w:val="22"/>
          <w:szCs w:val="22"/>
        </w:rPr>
      </w:pPr>
      <w:r w:rsidRPr="002A27F6">
        <w:rPr>
          <w:sz w:val="22"/>
          <w:szCs w:val="22"/>
        </w:rPr>
        <w:t>Spatial Multiplexing</w:t>
      </w:r>
    </w:p>
    <w:p w14:paraId="28422F1F" w14:textId="77777777" w:rsidR="00F20E4F" w:rsidRPr="002A27F6" w:rsidRDefault="00000000">
      <w:pPr>
        <w:pStyle w:val="BodyText"/>
        <w:spacing w:before="120" w:after="100" w:afterAutospacing="1"/>
        <w:ind w:left="993" w:right="393"/>
        <w:jc w:val="both"/>
        <w:rPr>
          <w:b w:val="0"/>
          <w:bCs w:val="0"/>
          <w:sz w:val="22"/>
          <w:szCs w:val="22"/>
        </w:rPr>
      </w:pPr>
      <w:r w:rsidRPr="002A27F6">
        <w:rPr>
          <w:b w:val="0"/>
          <w:bCs w:val="0"/>
          <w:sz w:val="22"/>
          <w:szCs w:val="22"/>
        </w:rPr>
        <w:t>It offers extra data capacity via way of means of using the different paths to carry extra points. Multiplexing means combing many paths of records to the single route data.</w:t>
      </w:r>
    </w:p>
    <w:p w14:paraId="0E167C60" w14:textId="77777777" w:rsidR="00F20E4F" w:rsidRPr="002A27F6" w:rsidRDefault="00000000">
      <w:pPr>
        <w:pStyle w:val="BodyText"/>
        <w:numPr>
          <w:ilvl w:val="0"/>
          <w:numId w:val="33"/>
        </w:numPr>
        <w:spacing w:before="120" w:after="120"/>
        <w:ind w:left="993" w:right="624"/>
        <w:jc w:val="both"/>
        <w:rPr>
          <w:b w:val="0"/>
          <w:bCs w:val="0"/>
          <w:sz w:val="22"/>
          <w:szCs w:val="22"/>
        </w:rPr>
      </w:pPr>
      <w:r w:rsidRPr="002A27F6">
        <w:rPr>
          <w:sz w:val="22"/>
          <w:szCs w:val="22"/>
        </w:rPr>
        <w:t>Beam forming</w:t>
      </w:r>
    </w:p>
    <w:p w14:paraId="0FAE26A0" w14:textId="0FF1AAFF" w:rsidR="00F20E4F" w:rsidRPr="002A27F6" w:rsidDel="00234D97" w:rsidRDefault="005C7DFA">
      <w:pPr>
        <w:pStyle w:val="NormalWeb"/>
        <w:spacing w:before="0" w:beforeAutospacing="0" w:after="0" w:afterAutospacing="0"/>
        <w:ind w:left="993" w:right="393"/>
        <w:jc w:val="both"/>
        <w:rPr>
          <w:del w:id="233" w:author="Subhrajit Nandy" w:date="2023-05-23T12:15:00Z"/>
        </w:rPr>
      </w:pPr>
      <w:ins w:id="234" w:author="Subhrajit Nandy" w:date="2023-05-23T12:16:00Z">
        <w:r w:rsidRPr="002A27F6">
          <w:rPr>
            <w:b/>
            <w:bCs/>
            <w:noProof/>
          </w:rPr>
          <w:drawing>
            <wp:anchor distT="0" distB="0" distL="114300" distR="114300" simplePos="0" relativeHeight="251686912" behindDoc="0" locked="0" layoutInCell="1" allowOverlap="1" wp14:anchorId="4F6E2767" wp14:editId="4F05D67F">
              <wp:simplePos x="0" y="0"/>
              <wp:positionH relativeFrom="page">
                <wp:posOffset>1952625</wp:posOffset>
              </wp:positionH>
              <wp:positionV relativeFrom="paragraph">
                <wp:posOffset>606425</wp:posOffset>
              </wp:positionV>
              <wp:extent cx="3655780" cy="2464434"/>
              <wp:effectExtent l="0" t="0" r="1905" b="0"/>
              <wp:wrapTopAndBottom/>
              <wp:docPr id="62510534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105345" name="Picture 625105345"/>
                      <pic:cNvPicPr/>
                    </pic:nvPicPr>
                    <pic:blipFill>
                      <a:blip r:embed="rId17">
                        <a:extLst>
                          <a:ext uri="{28A0092B-C50C-407E-A947-70E740481C1C}">
                            <a14:useLocalDpi xmlns:a14="http://schemas.microsoft.com/office/drawing/2010/main" val="0"/>
                          </a:ext>
                        </a:extLst>
                      </a:blip>
                      <a:stretch>
                        <a:fillRect/>
                      </a:stretch>
                    </pic:blipFill>
                    <pic:spPr>
                      <a:xfrm>
                        <a:off x="0" y="0"/>
                        <a:ext cx="3655780" cy="2464434"/>
                      </a:xfrm>
                      <a:prstGeom prst="rect">
                        <a:avLst/>
                      </a:prstGeom>
                    </pic:spPr>
                  </pic:pic>
                </a:graphicData>
              </a:graphic>
            </wp:anchor>
          </w:drawing>
        </w:r>
      </w:ins>
      <w:r w:rsidRPr="002A27F6">
        <w:rPr>
          <w:color w:val="333333"/>
          <w:sz w:val="22"/>
          <w:szCs w:val="22"/>
        </w:rPr>
        <w:t>Beamforming is an RF management method that maximizes the sign energy on the receiver via way of means of focusing broadcast records to unique users as opposed to a massive area. With 5G, three-dimensional (3D) beam form bureaucracy and directs vertical and horizontal beams on the user</w:t>
      </w:r>
    </w:p>
    <w:p w14:paraId="270C80FF" w14:textId="2B096998" w:rsidR="00F20E4F" w:rsidRPr="002A27F6" w:rsidRDefault="00900323" w:rsidP="00234D97">
      <w:pPr>
        <w:pStyle w:val="NormalWeb"/>
        <w:spacing w:before="0" w:beforeAutospacing="0" w:after="0" w:afterAutospacing="0"/>
        <w:ind w:left="993" w:right="393"/>
        <w:jc w:val="both"/>
        <w:rPr>
          <w:ins w:id="235" w:author="Subhrajit Nandy" w:date="2023-05-23T12:15:00Z"/>
        </w:rPr>
      </w:pPr>
      <w:del w:id="236" w:author="Subhrajit Nandy" w:date="2023-05-23T12:15:00Z">
        <w:r w:rsidRPr="002A27F6" w:rsidDel="00234D97">
          <w:rPr>
            <w:noProof/>
          </w:rPr>
          <w:drawing>
            <wp:anchor distT="0" distB="0" distL="0" distR="0" simplePos="0" relativeHeight="251662336" behindDoc="1" locked="0" layoutInCell="1" allowOverlap="1" wp14:anchorId="63E3F7D8" wp14:editId="2324A504">
              <wp:simplePos x="0" y="0"/>
              <wp:positionH relativeFrom="margin">
                <wp:align>center</wp:align>
              </wp:positionH>
              <wp:positionV relativeFrom="paragraph">
                <wp:posOffset>238760</wp:posOffset>
              </wp:positionV>
              <wp:extent cx="2708910" cy="1437640"/>
              <wp:effectExtent l="0" t="0" r="0" b="0"/>
              <wp:wrapTopAndBottom/>
              <wp:docPr id="1" name="image2.jpeg" descr="What is MIMO Technology? - everything R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jpeg" descr="What is MIMO Technology? - everything RF"/>
                      <pic:cNvPicPr>
                        <a:picLocks noChangeAspect="1"/>
                      </pic:cNvPicPr>
                    </pic:nvPicPr>
                    <pic:blipFill>
                      <a:blip r:embed="rId18" cstate="print"/>
                      <a:stretch>
                        <a:fillRect/>
                      </a:stretch>
                    </pic:blipFill>
                    <pic:spPr>
                      <a:xfrm>
                        <a:off x="0" y="0"/>
                        <a:ext cx="2708910" cy="1437640"/>
                      </a:xfrm>
                      <a:prstGeom prst="rect">
                        <a:avLst/>
                      </a:prstGeom>
                    </pic:spPr>
                  </pic:pic>
                </a:graphicData>
              </a:graphic>
              <wp14:sizeRelH relativeFrom="margin">
                <wp14:pctWidth>0</wp14:pctWidth>
              </wp14:sizeRelH>
              <wp14:sizeRelV relativeFrom="margin">
                <wp14:pctHeight>0</wp14:pctHeight>
              </wp14:sizeRelV>
            </wp:anchor>
          </w:drawing>
        </w:r>
      </w:del>
      <w:commentRangeStart w:id="237"/>
      <w:commentRangeEnd w:id="237"/>
      <w:r w:rsidRPr="002A27F6">
        <w:commentReference w:id="237"/>
      </w:r>
      <w:r w:rsidRPr="002A27F6">
        <w:t>.</w:t>
      </w:r>
    </w:p>
    <w:p w14:paraId="1F6B4794" w14:textId="0172108D" w:rsidR="00234D97" w:rsidRPr="00CB0DA1" w:rsidRDefault="00234D97">
      <w:pPr>
        <w:pStyle w:val="NormalWeb"/>
        <w:spacing w:before="0" w:beforeAutospacing="0" w:after="0" w:afterAutospacing="0"/>
        <w:ind w:left="993" w:right="393"/>
        <w:jc w:val="both"/>
        <w:pPrChange w:id="238" w:author="Subhrajit Nandy" w:date="2023-05-23T12:15:00Z">
          <w:pPr>
            <w:pStyle w:val="BodyText"/>
            <w:spacing w:before="120" w:after="100" w:afterAutospacing="1"/>
            <w:ind w:left="1418" w:right="625"/>
            <w:jc w:val="both"/>
          </w:pPr>
        </w:pPrChange>
      </w:pPr>
    </w:p>
    <w:p w14:paraId="739612EA" w14:textId="77777777" w:rsidR="00F20E4F" w:rsidRPr="002A27F6" w:rsidRDefault="00000000">
      <w:pPr>
        <w:widowControl/>
        <w:autoSpaceDE/>
        <w:autoSpaceDN/>
        <w:spacing w:before="240" w:after="100" w:afterAutospacing="1" w:line="259" w:lineRule="auto"/>
        <w:jc w:val="center"/>
        <w:rPr>
          <w:spacing w:val="4"/>
          <w:sz w:val="16"/>
          <w:szCs w:val="16"/>
        </w:rPr>
        <w:pPrChange w:id="239" w:author="Subhrajit Nandy" w:date="2023-05-23T14:52:00Z">
          <w:pPr>
            <w:widowControl/>
            <w:autoSpaceDE/>
            <w:autoSpaceDN/>
            <w:spacing w:before="480" w:after="100" w:afterAutospacing="1" w:line="259" w:lineRule="auto"/>
            <w:jc w:val="center"/>
          </w:pPr>
        </w:pPrChange>
      </w:pPr>
      <w:r w:rsidRPr="002A27F6">
        <w:rPr>
          <w:b/>
          <w:bCs/>
          <w:spacing w:val="4"/>
          <w:sz w:val="16"/>
          <w:szCs w:val="16"/>
        </w:rPr>
        <w:t>Fig 1. Basic structure of a MIMO System</w:t>
      </w:r>
    </w:p>
    <w:p w14:paraId="5F608435" w14:textId="77777777" w:rsidR="00F20E4F" w:rsidRPr="002A27F6" w:rsidRDefault="00000000">
      <w:pPr>
        <w:pStyle w:val="ListParagraph"/>
        <w:numPr>
          <w:ilvl w:val="0"/>
          <w:numId w:val="32"/>
        </w:numPr>
        <w:tabs>
          <w:tab w:val="left" w:pos="1418"/>
        </w:tabs>
        <w:spacing w:before="185"/>
        <w:ind w:left="709" w:hanging="283"/>
        <w:rPr>
          <w:b/>
          <w:bCs/>
        </w:rPr>
      </w:pPr>
      <w:r w:rsidRPr="002A27F6">
        <w:rPr>
          <w:b/>
          <w:bCs/>
        </w:rPr>
        <w:t>MIMO's primary advantages</w:t>
      </w:r>
    </w:p>
    <w:p w14:paraId="14BCBFFF" w14:textId="551AE85C" w:rsidR="00F20E4F" w:rsidRPr="002A27F6" w:rsidRDefault="005C7DFA">
      <w:pPr>
        <w:pStyle w:val="ListParagraph"/>
        <w:spacing w:before="185"/>
        <w:ind w:left="709" w:right="393" w:firstLine="0"/>
        <w:rPr>
          <w:b/>
          <w:bCs/>
        </w:rPr>
      </w:pPr>
      <w:ins w:id="240" w:author="Subhrajit Nandy" w:date="2023-05-23T12:11:00Z">
        <w:r w:rsidRPr="002A27F6">
          <w:rPr>
            <w:noProof/>
          </w:rPr>
          <w:drawing>
            <wp:anchor distT="0" distB="0" distL="114300" distR="114300" simplePos="0" relativeHeight="251685888" behindDoc="0" locked="0" layoutInCell="1" allowOverlap="1" wp14:anchorId="449671C1" wp14:editId="0450E4BF">
              <wp:simplePos x="0" y="0"/>
              <wp:positionH relativeFrom="margin">
                <wp:align>center</wp:align>
              </wp:positionH>
              <wp:positionV relativeFrom="paragraph">
                <wp:posOffset>1502410</wp:posOffset>
              </wp:positionV>
              <wp:extent cx="4640580" cy="2304415"/>
              <wp:effectExtent l="0" t="0" r="7620" b="635"/>
              <wp:wrapTopAndBottom/>
              <wp:docPr id="36707327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073279" name="Picture 367073279"/>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640580" cy="2304415"/>
                      </a:xfrm>
                      <a:prstGeom prst="rect">
                        <a:avLst/>
                      </a:prstGeom>
                    </pic:spPr>
                  </pic:pic>
                </a:graphicData>
              </a:graphic>
              <wp14:sizeRelH relativeFrom="margin">
                <wp14:pctWidth>0</wp14:pctWidth>
              </wp14:sizeRelH>
              <wp14:sizeRelV relativeFrom="margin">
                <wp14:pctHeight>0</wp14:pctHeight>
              </wp14:sizeRelV>
            </wp:anchor>
          </w:drawing>
        </w:r>
      </w:ins>
      <w:r w:rsidRPr="002A27F6">
        <w:rPr>
          <w:color w:val="333333"/>
        </w:rPr>
        <w:t>MIMO permits stronger signals. It bounces and reflects signals so a user device does not want to be in a clear line of sight. Video and other big-scale content can travel over a network in big quantities. This content travels extra speedily due to the fact MIMO supports more throughput. Many data streams enhance visual and auditory quality. They additionally lower the risk of lost data packets. Multiple-in Multiple-out takes gain of spatial multiplexing to increase wi-fi bandwidth and range. Multiple Input Multiple Output algorithms send information out over or greater antennas and the information is acquired via multiple antennas as well. Multiple Input Multiple Output structures offer a specific ability benefit over traditional single antenna RF systems, together with greater reliable communication.</w:t>
      </w:r>
    </w:p>
    <w:p w14:paraId="281E4BD7" w14:textId="197C6AD3" w:rsidR="00F20E4F" w:rsidRPr="002A27F6" w:rsidRDefault="00F20E4F"/>
    <w:p w14:paraId="2D504568" w14:textId="1ECA1395" w:rsidR="00F20E4F" w:rsidRPr="002A27F6" w:rsidRDefault="00F20E4F"/>
    <w:p w14:paraId="7B837980" w14:textId="72E8B1ED" w:rsidR="00F20E4F" w:rsidRPr="002A27F6" w:rsidRDefault="00000000">
      <w:pPr>
        <w:spacing w:after="100" w:afterAutospacing="1"/>
        <w:jc w:val="center"/>
        <w:rPr>
          <w:sz w:val="16"/>
          <w:szCs w:val="16"/>
        </w:rPr>
        <w:pPrChange w:id="241" w:author="Subhrajit Nandy" w:date="2023-05-23T14:53:00Z">
          <w:pPr>
            <w:spacing w:before="480" w:after="100" w:afterAutospacing="1"/>
            <w:jc w:val="center"/>
          </w:pPr>
        </w:pPrChange>
      </w:pPr>
      <w:commentRangeStart w:id="242"/>
      <w:del w:id="243" w:author="Subhrajit Nandy" w:date="2023-05-23T12:11:00Z">
        <w:r w:rsidRPr="002A27F6" w:rsidDel="006421F4">
          <w:rPr>
            <w:noProof/>
            <w:sz w:val="16"/>
            <w:szCs w:val="16"/>
            <w:lang w:val="en-IN" w:eastAsia="en-IN"/>
          </w:rPr>
          <w:drawing>
            <wp:anchor distT="0" distB="0" distL="114300" distR="114300" simplePos="0" relativeHeight="251663360" behindDoc="1" locked="0" layoutInCell="1" allowOverlap="1" wp14:anchorId="3BA81314" wp14:editId="4FB10954">
              <wp:simplePos x="0" y="0"/>
              <wp:positionH relativeFrom="margin">
                <wp:align>center</wp:align>
              </wp:positionH>
              <wp:positionV relativeFrom="paragraph">
                <wp:posOffset>0</wp:posOffset>
              </wp:positionV>
              <wp:extent cx="4078605" cy="2065020"/>
              <wp:effectExtent l="0" t="0" r="0" b="0"/>
              <wp:wrapTopAndBottom/>
              <wp:docPr id="1185148198" name="Picture 1185148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148198" name="Picture 1185148198"/>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078605" cy="2065020"/>
                      </a:xfrm>
                      <a:prstGeom prst="rect">
                        <a:avLst/>
                      </a:prstGeom>
                    </pic:spPr>
                  </pic:pic>
                </a:graphicData>
              </a:graphic>
              <wp14:sizeRelH relativeFrom="margin">
                <wp14:pctWidth>0</wp14:pctWidth>
              </wp14:sizeRelH>
              <wp14:sizeRelV relativeFrom="margin">
                <wp14:pctHeight>0</wp14:pctHeight>
              </wp14:sizeRelV>
            </wp:anchor>
          </w:drawing>
        </w:r>
      </w:del>
      <w:commentRangeEnd w:id="242"/>
      <w:r w:rsidRPr="002A27F6">
        <w:commentReference w:id="242"/>
      </w:r>
      <w:r w:rsidRPr="002A27F6">
        <w:rPr>
          <w:b/>
          <w:bCs/>
          <w:sz w:val="16"/>
          <w:szCs w:val="16"/>
        </w:rPr>
        <w:t>F</w:t>
      </w:r>
      <w:r w:rsidRPr="002A27F6">
        <w:rPr>
          <w:b/>
          <w:bCs/>
          <w:spacing w:val="4"/>
          <w:sz w:val="16"/>
          <w:szCs w:val="16"/>
        </w:rPr>
        <w:t>ig 2. MIMO in 5G NR System</w:t>
      </w:r>
    </w:p>
    <w:p w14:paraId="0B89A12E" w14:textId="77777777" w:rsidR="00F20E4F" w:rsidRPr="002A27F6" w:rsidRDefault="00000000">
      <w:pPr>
        <w:spacing w:before="120" w:after="100" w:afterAutospacing="1"/>
        <w:ind w:left="426"/>
        <w:rPr>
          <w:b/>
          <w:spacing w:val="20"/>
          <w:sz w:val="24"/>
          <w:szCs w:val="24"/>
          <w:u w:val="single"/>
        </w:rPr>
      </w:pPr>
      <w:r w:rsidRPr="002A27F6">
        <w:rPr>
          <w:b/>
          <w:spacing w:val="20"/>
          <w:sz w:val="24"/>
          <w:szCs w:val="24"/>
          <w:u w:val="single"/>
        </w:rPr>
        <w:t>Objectives</w:t>
      </w:r>
      <w:r w:rsidRPr="002A27F6">
        <w:rPr>
          <w:b/>
          <w:spacing w:val="20"/>
          <w:sz w:val="24"/>
          <w:szCs w:val="24"/>
        </w:rPr>
        <w:t>: -</w:t>
      </w:r>
    </w:p>
    <w:p w14:paraId="39F91364" w14:textId="77777777" w:rsidR="00F20E4F" w:rsidRPr="002A27F6" w:rsidRDefault="00000000">
      <w:pPr>
        <w:spacing w:after="100" w:afterAutospacing="1"/>
        <w:ind w:left="426"/>
      </w:pPr>
      <w:r w:rsidRPr="002A27F6">
        <w:t>To</w:t>
      </w:r>
      <w:r w:rsidRPr="002A27F6">
        <w:rPr>
          <w:spacing w:val="-1"/>
        </w:rPr>
        <w:t xml:space="preserve"> </w:t>
      </w:r>
      <w:r w:rsidRPr="002A27F6">
        <w:t>design</w:t>
      </w:r>
      <w:r w:rsidRPr="002A27F6">
        <w:rPr>
          <w:spacing w:val="-1"/>
        </w:rPr>
        <w:t xml:space="preserve"> </w:t>
      </w:r>
      <w:r w:rsidRPr="002A27F6">
        <w:t>an</w:t>
      </w:r>
      <w:r w:rsidRPr="002A27F6">
        <w:rPr>
          <w:spacing w:val="-3"/>
        </w:rPr>
        <w:t xml:space="preserve"> </w:t>
      </w:r>
      <w:r w:rsidRPr="002A27F6">
        <w:t>antenna</w:t>
      </w:r>
      <w:r w:rsidRPr="002A27F6">
        <w:rPr>
          <w:spacing w:val="-2"/>
        </w:rPr>
        <w:t xml:space="preserve"> </w:t>
      </w:r>
      <w:r w:rsidRPr="002A27F6">
        <w:t>with</w:t>
      </w:r>
      <w:r w:rsidRPr="002A27F6">
        <w:rPr>
          <w:spacing w:val="-1"/>
        </w:rPr>
        <w:t xml:space="preserve"> </w:t>
      </w:r>
      <w:r w:rsidRPr="002A27F6">
        <w:t>the</w:t>
      </w:r>
      <w:r w:rsidRPr="002A27F6">
        <w:rPr>
          <w:spacing w:val="-1"/>
        </w:rPr>
        <w:t xml:space="preserve"> </w:t>
      </w:r>
      <w:r w:rsidRPr="002A27F6">
        <w:t>following</w:t>
      </w:r>
      <w:r w:rsidRPr="002A27F6">
        <w:rPr>
          <w:spacing w:val="-3"/>
        </w:rPr>
        <w:t xml:space="preserve"> </w:t>
      </w:r>
      <w:r w:rsidRPr="002A27F6">
        <w:t>features</w:t>
      </w:r>
    </w:p>
    <w:p w14:paraId="2369A737" w14:textId="5C4A6039" w:rsidR="00F20E4F" w:rsidRPr="002A27F6" w:rsidRDefault="00000000">
      <w:pPr>
        <w:pStyle w:val="ListParagraph"/>
        <w:numPr>
          <w:ilvl w:val="0"/>
          <w:numId w:val="32"/>
        </w:numPr>
        <w:tabs>
          <w:tab w:val="left" w:pos="1320"/>
          <w:tab w:val="left" w:pos="1321"/>
        </w:tabs>
        <w:spacing w:after="120" w:line="269" w:lineRule="exact"/>
        <w:ind w:left="993" w:right="516" w:hanging="357"/>
        <w:rPr>
          <w:rPrChange w:id="244" w:author="Subhrajit Nandy" w:date="2023-05-23T15:38:00Z">
            <w:rPr>
              <w:rFonts w:ascii="Symbol" w:hAnsi="Symbol"/>
            </w:rPr>
          </w:rPrChange>
        </w:rPr>
      </w:pPr>
      <w:r w:rsidRPr="002A27F6">
        <w:t>The</w:t>
      </w:r>
      <w:r w:rsidRPr="002A27F6">
        <w:rPr>
          <w:spacing w:val="-1"/>
        </w:rPr>
        <w:t xml:space="preserve"> </w:t>
      </w:r>
      <w:r w:rsidRPr="002A27F6">
        <w:t>antenna</w:t>
      </w:r>
      <w:r w:rsidRPr="002A27F6">
        <w:rPr>
          <w:spacing w:val="-1"/>
        </w:rPr>
        <w:t xml:space="preserve"> </w:t>
      </w:r>
      <w:r w:rsidRPr="002A27F6">
        <w:t>must</w:t>
      </w:r>
      <w:r w:rsidRPr="002A27F6">
        <w:rPr>
          <w:spacing w:val="-1"/>
        </w:rPr>
        <w:t xml:space="preserve"> </w:t>
      </w:r>
      <w:r w:rsidRPr="002A27F6">
        <w:t xml:space="preserve">be </w:t>
      </w:r>
      <w:r w:rsidRPr="002A27F6">
        <w:rPr>
          <w:b/>
        </w:rPr>
        <w:t>compact</w:t>
      </w:r>
      <w:r w:rsidRPr="002A27F6">
        <w:rPr>
          <w:b/>
          <w:spacing w:val="-1"/>
        </w:rPr>
        <w:t xml:space="preserve"> </w:t>
      </w:r>
      <w:r w:rsidRPr="002A27F6">
        <w:t>in size</w:t>
      </w:r>
      <w:ins w:id="245" w:author="Subhrajit Nandy" w:date="2023-05-23T10:59:00Z">
        <w:r w:rsidR="00C60D03" w:rsidRPr="002A27F6">
          <w:t>.</w:t>
        </w:r>
      </w:ins>
      <w:r w:rsidRPr="002A27F6">
        <w:rPr>
          <w:spacing w:val="-3"/>
        </w:rPr>
        <w:t xml:space="preserve"> </w:t>
      </w:r>
      <w:commentRangeStart w:id="246"/>
      <w:del w:id="247" w:author="Subhrajit Nandy" w:date="2023-05-22T22:31:00Z">
        <w:r w:rsidRPr="002A27F6" w:rsidDel="00E0592D">
          <w:delText>(55mm x 55mm</w:delText>
        </w:r>
        <w:r w:rsidRPr="002A27F6" w:rsidDel="00E0592D">
          <w:rPr>
            <w:spacing w:val="-3"/>
          </w:rPr>
          <w:delText xml:space="preserve"> </w:delText>
        </w:r>
        <w:r w:rsidRPr="002A27F6" w:rsidDel="00E0592D">
          <w:delText>or better)</w:delText>
        </w:r>
        <w:commentRangeEnd w:id="246"/>
        <w:r w:rsidRPr="002A27F6" w:rsidDel="00E0592D">
          <w:commentReference w:id="246"/>
        </w:r>
      </w:del>
    </w:p>
    <w:p w14:paraId="7800A0AB" w14:textId="77777777" w:rsidR="00F20E4F" w:rsidRPr="002A27F6" w:rsidRDefault="00000000">
      <w:pPr>
        <w:pStyle w:val="ListParagraph"/>
        <w:numPr>
          <w:ilvl w:val="0"/>
          <w:numId w:val="32"/>
        </w:numPr>
        <w:tabs>
          <w:tab w:val="left" w:pos="1320"/>
          <w:tab w:val="left" w:pos="1321"/>
        </w:tabs>
        <w:spacing w:after="120" w:line="269" w:lineRule="exact"/>
        <w:ind w:left="1003" w:right="516" w:hanging="357"/>
        <w:rPr>
          <w:rPrChange w:id="248" w:author="Subhrajit Nandy" w:date="2023-05-23T15:38:00Z">
            <w:rPr>
              <w:rFonts w:ascii="Symbol" w:hAnsi="Symbol"/>
            </w:rPr>
          </w:rPrChange>
        </w:rPr>
      </w:pPr>
      <w:r w:rsidRPr="002A27F6">
        <w:t>There</w:t>
      </w:r>
      <w:r w:rsidRPr="002A27F6">
        <w:rPr>
          <w:spacing w:val="-3"/>
        </w:rPr>
        <w:t xml:space="preserve"> </w:t>
      </w:r>
      <w:r w:rsidRPr="002A27F6">
        <w:t xml:space="preserve">must be </w:t>
      </w:r>
      <w:r w:rsidRPr="002A27F6">
        <w:rPr>
          <w:b/>
        </w:rPr>
        <w:t>high</w:t>
      </w:r>
      <w:r w:rsidRPr="002A27F6">
        <w:rPr>
          <w:b/>
          <w:spacing w:val="-4"/>
        </w:rPr>
        <w:t xml:space="preserve"> </w:t>
      </w:r>
      <w:r w:rsidRPr="002A27F6">
        <w:rPr>
          <w:b/>
        </w:rPr>
        <w:t>isolation</w:t>
      </w:r>
      <w:r w:rsidRPr="002A27F6">
        <w:rPr>
          <w:b/>
          <w:spacing w:val="-1"/>
        </w:rPr>
        <w:t xml:space="preserve"> </w:t>
      </w:r>
      <w:r w:rsidRPr="002A27F6">
        <w:t>between</w:t>
      </w:r>
      <w:r w:rsidRPr="002A27F6">
        <w:rPr>
          <w:spacing w:val="-1"/>
        </w:rPr>
        <w:t xml:space="preserve"> </w:t>
      </w:r>
      <w:r w:rsidRPr="002A27F6">
        <w:t>antenna elements</w:t>
      </w:r>
      <w:r w:rsidRPr="002A27F6">
        <w:rPr>
          <w:spacing w:val="1"/>
        </w:rPr>
        <w:t xml:space="preserve"> </w:t>
      </w:r>
      <w:r w:rsidRPr="002A27F6">
        <w:t>(-10</w:t>
      </w:r>
      <w:r w:rsidRPr="002A27F6">
        <w:rPr>
          <w:spacing w:val="-1"/>
        </w:rPr>
        <w:t xml:space="preserve"> </w:t>
      </w:r>
      <w:r w:rsidRPr="002A27F6">
        <w:t>dB</w:t>
      </w:r>
      <w:r w:rsidRPr="002A27F6">
        <w:rPr>
          <w:spacing w:val="-5"/>
        </w:rPr>
        <w:t xml:space="preserve"> </w:t>
      </w:r>
      <w:r w:rsidRPr="002A27F6">
        <w:t>or</w:t>
      </w:r>
      <w:r w:rsidRPr="002A27F6">
        <w:rPr>
          <w:spacing w:val="-1"/>
        </w:rPr>
        <w:t xml:space="preserve"> </w:t>
      </w:r>
      <w:r w:rsidRPr="002A27F6">
        <w:t>above).</w:t>
      </w:r>
    </w:p>
    <w:p w14:paraId="4B20BA07" w14:textId="77777777" w:rsidR="00F20E4F" w:rsidRPr="002A27F6" w:rsidRDefault="00000000">
      <w:pPr>
        <w:pStyle w:val="ListParagraph"/>
        <w:numPr>
          <w:ilvl w:val="0"/>
          <w:numId w:val="32"/>
        </w:numPr>
        <w:tabs>
          <w:tab w:val="left" w:pos="1320"/>
          <w:tab w:val="left" w:pos="1321"/>
        </w:tabs>
        <w:spacing w:after="120" w:line="269" w:lineRule="exact"/>
        <w:ind w:left="1003" w:right="516" w:hanging="357"/>
        <w:rPr>
          <w:rPrChange w:id="249" w:author="Subhrajit Nandy" w:date="2023-05-23T15:38:00Z">
            <w:rPr>
              <w:rFonts w:ascii="Symbol" w:hAnsi="Symbol"/>
            </w:rPr>
          </w:rPrChange>
        </w:rPr>
      </w:pPr>
      <w:r w:rsidRPr="002A27F6">
        <w:t>There</w:t>
      </w:r>
      <w:r w:rsidRPr="002A27F6">
        <w:rPr>
          <w:spacing w:val="-4"/>
        </w:rPr>
        <w:t xml:space="preserve"> </w:t>
      </w:r>
      <w:r w:rsidRPr="002A27F6">
        <w:t>must</w:t>
      </w:r>
      <w:r w:rsidRPr="002A27F6">
        <w:rPr>
          <w:spacing w:val="-1"/>
        </w:rPr>
        <w:t xml:space="preserve"> </w:t>
      </w:r>
      <w:r w:rsidRPr="002A27F6">
        <w:t>be</w:t>
      </w:r>
      <w:r w:rsidRPr="002A27F6">
        <w:rPr>
          <w:spacing w:val="-1"/>
        </w:rPr>
        <w:t xml:space="preserve"> </w:t>
      </w:r>
      <w:r w:rsidRPr="002A27F6">
        <w:rPr>
          <w:b/>
        </w:rPr>
        <w:t>High</w:t>
      </w:r>
      <w:r w:rsidRPr="002A27F6">
        <w:rPr>
          <w:b/>
          <w:spacing w:val="-2"/>
        </w:rPr>
        <w:t xml:space="preserve"> </w:t>
      </w:r>
      <w:r w:rsidRPr="002A27F6">
        <w:rPr>
          <w:b/>
        </w:rPr>
        <w:t>Diversity</w:t>
      </w:r>
      <w:r w:rsidRPr="002A27F6">
        <w:rPr>
          <w:b/>
          <w:spacing w:val="-4"/>
        </w:rPr>
        <w:t xml:space="preserve"> </w:t>
      </w:r>
      <w:r w:rsidRPr="002A27F6">
        <w:rPr>
          <w:b/>
        </w:rPr>
        <w:t>Gain.</w:t>
      </w:r>
    </w:p>
    <w:p w14:paraId="418D8CC3" w14:textId="77777777" w:rsidR="00F20E4F" w:rsidRPr="002A27F6" w:rsidRDefault="00000000">
      <w:pPr>
        <w:pStyle w:val="ListParagraph"/>
        <w:numPr>
          <w:ilvl w:val="0"/>
          <w:numId w:val="32"/>
        </w:numPr>
        <w:tabs>
          <w:tab w:val="left" w:pos="1320"/>
          <w:tab w:val="left" w:pos="1321"/>
        </w:tabs>
        <w:spacing w:after="120" w:line="269" w:lineRule="exact"/>
        <w:ind w:left="1003" w:right="516" w:hanging="357"/>
        <w:rPr>
          <w:rPrChange w:id="250" w:author="Subhrajit Nandy" w:date="2023-05-23T15:38:00Z">
            <w:rPr>
              <w:rFonts w:ascii="Symbol" w:hAnsi="Symbol"/>
            </w:rPr>
          </w:rPrChange>
        </w:rPr>
      </w:pPr>
      <w:r w:rsidRPr="002A27F6">
        <w:t>We</w:t>
      </w:r>
      <w:r w:rsidRPr="002A27F6">
        <w:rPr>
          <w:spacing w:val="-4"/>
        </w:rPr>
        <w:t xml:space="preserve"> </w:t>
      </w:r>
      <w:r w:rsidRPr="002A27F6">
        <w:t>must achieve</w:t>
      </w:r>
      <w:r w:rsidRPr="002A27F6">
        <w:rPr>
          <w:spacing w:val="-1"/>
        </w:rPr>
        <w:t xml:space="preserve"> </w:t>
      </w:r>
      <w:r w:rsidRPr="002A27F6">
        <w:rPr>
          <w:b/>
        </w:rPr>
        <w:t>Pattern</w:t>
      </w:r>
      <w:r w:rsidRPr="002A27F6">
        <w:rPr>
          <w:b/>
          <w:spacing w:val="-4"/>
        </w:rPr>
        <w:t xml:space="preserve"> </w:t>
      </w:r>
      <w:r w:rsidRPr="002A27F6">
        <w:rPr>
          <w:b/>
        </w:rPr>
        <w:t>Diversity</w:t>
      </w:r>
      <w:r w:rsidRPr="002A27F6">
        <w:t>.</w:t>
      </w:r>
    </w:p>
    <w:p w14:paraId="6E5DF618" w14:textId="77777777" w:rsidR="00F20E4F" w:rsidRPr="002A27F6" w:rsidRDefault="00000000">
      <w:pPr>
        <w:pStyle w:val="ListParagraph"/>
        <w:numPr>
          <w:ilvl w:val="0"/>
          <w:numId w:val="32"/>
        </w:numPr>
        <w:tabs>
          <w:tab w:val="left" w:pos="1320"/>
          <w:tab w:val="left" w:pos="1321"/>
        </w:tabs>
        <w:spacing w:after="120" w:line="269" w:lineRule="exact"/>
        <w:ind w:left="1003" w:right="516" w:hanging="357"/>
        <w:rPr>
          <w:rPrChange w:id="251" w:author="Subhrajit Nandy" w:date="2023-05-23T15:38:00Z">
            <w:rPr>
              <w:rFonts w:ascii="Symbol" w:hAnsi="Symbol"/>
            </w:rPr>
          </w:rPrChange>
        </w:rPr>
      </w:pPr>
      <w:r w:rsidRPr="002A27F6">
        <w:t>We</w:t>
      </w:r>
      <w:r w:rsidRPr="002A27F6">
        <w:rPr>
          <w:spacing w:val="-4"/>
        </w:rPr>
        <w:t xml:space="preserve"> </w:t>
      </w:r>
      <w:r w:rsidRPr="002A27F6">
        <w:t>must achieve</w:t>
      </w:r>
      <w:r w:rsidRPr="002A27F6">
        <w:rPr>
          <w:spacing w:val="-1"/>
        </w:rPr>
        <w:t xml:space="preserve"> </w:t>
      </w:r>
      <w:r w:rsidRPr="002A27F6">
        <w:rPr>
          <w:b/>
        </w:rPr>
        <w:t>Circular</w:t>
      </w:r>
      <w:r w:rsidRPr="002A27F6">
        <w:rPr>
          <w:b/>
          <w:spacing w:val="-3"/>
        </w:rPr>
        <w:t xml:space="preserve"> </w:t>
      </w:r>
      <w:r w:rsidRPr="002A27F6">
        <w:rPr>
          <w:b/>
        </w:rPr>
        <w:t>Polarization</w:t>
      </w:r>
      <w:r w:rsidRPr="002A27F6">
        <w:t>,</w:t>
      </w:r>
      <w:r w:rsidRPr="002A27F6">
        <w:rPr>
          <w:spacing w:val="-5"/>
        </w:rPr>
        <w:t xml:space="preserve"> </w:t>
      </w:r>
      <w:r w:rsidRPr="002A27F6">
        <w:rPr>
          <w:b/>
        </w:rPr>
        <w:t>Polarization</w:t>
      </w:r>
      <w:r w:rsidRPr="002A27F6">
        <w:rPr>
          <w:b/>
          <w:spacing w:val="-3"/>
        </w:rPr>
        <w:t xml:space="preserve"> </w:t>
      </w:r>
      <w:r w:rsidRPr="002A27F6">
        <w:rPr>
          <w:b/>
        </w:rPr>
        <w:t>Diversity.</w:t>
      </w:r>
    </w:p>
    <w:p w14:paraId="25B6EE15" w14:textId="77777777" w:rsidR="00F20E4F" w:rsidRPr="002A27F6" w:rsidRDefault="00000000">
      <w:pPr>
        <w:pStyle w:val="ListParagraph"/>
        <w:numPr>
          <w:ilvl w:val="0"/>
          <w:numId w:val="32"/>
        </w:numPr>
        <w:tabs>
          <w:tab w:val="left" w:pos="1320"/>
          <w:tab w:val="left" w:pos="1321"/>
        </w:tabs>
        <w:spacing w:after="120" w:line="269" w:lineRule="exact"/>
        <w:ind w:left="1003" w:right="516" w:hanging="357"/>
        <w:rPr>
          <w:b/>
        </w:rPr>
      </w:pPr>
      <w:r w:rsidRPr="002A27F6">
        <w:rPr>
          <w:bCs/>
        </w:rPr>
        <w:t xml:space="preserve">We must achieve </w:t>
      </w:r>
      <w:r w:rsidRPr="002A27F6">
        <w:rPr>
          <w:b/>
        </w:rPr>
        <w:t>Wide band.</w:t>
      </w:r>
    </w:p>
    <w:p w14:paraId="75D85CBD" w14:textId="77777777" w:rsidR="00F20E4F" w:rsidRPr="002A27F6" w:rsidRDefault="00000000">
      <w:pPr>
        <w:tabs>
          <w:tab w:val="left" w:pos="1320"/>
          <w:tab w:val="left" w:pos="1321"/>
        </w:tabs>
        <w:spacing w:before="120" w:after="120" w:line="269" w:lineRule="exact"/>
        <w:ind w:left="425" w:right="516"/>
        <w:rPr>
          <w:b/>
          <w:spacing w:val="20"/>
        </w:rPr>
        <w:pPrChange w:id="252" w:author="Subhrajit Nandy" w:date="2023-05-23T13:28:00Z">
          <w:pPr>
            <w:tabs>
              <w:tab w:val="left" w:pos="1320"/>
              <w:tab w:val="left" w:pos="1321"/>
            </w:tabs>
            <w:spacing w:after="120" w:line="269" w:lineRule="exact"/>
            <w:ind w:left="426" w:right="516"/>
          </w:pPr>
        </w:pPrChange>
      </w:pPr>
      <w:r w:rsidRPr="002A27F6">
        <w:rPr>
          <w:b/>
          <w:bCs/>
          <w:spacing w:val="20"/>
          <w:sz w:val="24"/>
          <w:szCs w:val="24"/>
          <w:u w:val="single"/>
        </w:rPr>
        <w:t>Applications</w:t>
      </w:r>
      <w:r w:rsidRPr="002A27F6">
        <w:rPr>
          <w:b/>
          <w:bCs/>
          <w:spacing w:val="20"/>
          <w:sz w:val="24"/>
          <w:szCs w:val="24"/>
        </w:rPr>
        <w:t>: -</w:t>
      </w:r>
    </w:p>
    <w:p w14:paraId="086AB8F2" w14:textId="77777777" w:rsidR="00F20E4F" w:rsidRPr="002A27F6" w:rsidRDefault="00000000">
      <w:pPr>
        <w:tabs>
          <w:tab w:val="left" w:pos="1320"/>
          <w:tab w:val="left" w:pos="1321"/>
        </w:tabs>
        <w:spacing w:after="100" w:afterAutospacing="1" w:line="269" w:lineRule="exact"/>
        <w:ind w:left="426" w:right="516"/>
        <w:rPr>
          <w:spacing w:val="10"/>
        </w:rPr>
      </w:pPr>
      <w:r w:rsidRPr="002A27F6">
        <w:rPr>
          <w:spacing w:val="10"/>
        </w:rPr>
        <w:t>Our designed antenna can be used in the following</w:t>
      </w:r>
    </w:p>
    <w:p w14:paraId="0145E02E" w14:textId="77777777" w:rsidR="00F20E4F" w:rsidRPr="002A27F6" w:rsidRDefault="00000000">
      <w:pPr>
        <w:pStyle w:val="ListParagraph"/>
        <w:numPr>
          <w:ilvl w:val="0"/>
          <w:numId w:val="34"/>
        </w:numPr>
        <w:tabs>
          <w:tab w:val="left" w:pos="1320"/>
          <w:tab w:val="left" w:pos="1321"/>
        </w:tabs>
        <w:spacing w:after="120" w:line="268" w:lineRule="exact"/>
        <w:ind w:left="709" w:right="516" w:hanging="283"/>
        <w:rPr>
          <w:b/>
          <w:color w:val="333333"/>
          <w:rPrChange w:id="253" w:author="Subhrajit Nandy" w:date="2023-05-23T15:38:00Z">
            <w:rPr>
              <w:rFonts w:ascii="Symbol" w:hAnsi="Symbol"/>
              <w:b/>
              <w:color w:val="333333"/>
            </w:rPr>
          </w:rPrChange>
        </w:rPr>
      </w:pPr>
      <w:r w:rsidRPr="002A27F6">
        <w:rPr>
          <w:b/>
          <w:color w:val="333333"/>
        </w:rPr>
        <w:t>MIMO</w:t>
      </w:r>
      <w:r w:rsidRPr="002A27F6">
        <w:rPr>
          <w:b/>
          <w:color w:val="333333"/>
          <w:spacing w:val="-3"/>
        </w:rPr>
        <w:t xml:space="preserve"> </w:t>
      </w:r>
      <w:r w:rsidRPr="002A27F6">
        <w:rPr>
          <w:b/>
          <w:color w:val="333333"/>
        </w:rPr>
        <w:t>in LAN</w:t>
      </w:r>
    </w:p>
    <w:p w14:paraId="70B5E407" w14:textId="77777777" w:rsidR="00F20E4F" w:rsidRPr="002A27F6" w:rsidRDefault="00000000">
      <w:pPr>
        <w:pStyle w:val="ListParagraph"/>
        <w:tabs>
          <w:tab w:val="left" w:pos="1320"/>
          <w:tab w:val="left" w:pos="1321"/>
        </w:tabs>
        <w:spacing w:after="120" w:line="268" w:lineRule="exact"/>
        <w:ind w:left="709" w:right="393" w:firstLine="0"/>
        <w:rPr>
          <w:b/>
          <w:color w:val="333333"/>
          <w:rPrChange w:id="254" w:author="Subhrajit Nandy" w:date="2023-05-23T15:38:00Z">
            <w:rPr>
              <w:rFonts w:ascii="Symbol" w:hAnsi="Symbol"/>
              <w:b/>
              <w:color w:val="333333"/>
            </w:rPr>
          </w:rPrChange>
        </w:rPr>
      </w:pPr>
      <w:r w:rsidRPr="002A27F6">
        <w:t>MIMO in wireless LAN.</w:t>
      </w:r>
      <w:r w:rsidRPr="002A27F6">
        <w:rPr>
          <w:color w:val="333333"/>
        </w:rPr>
        <w:t xml:space="preserve"> One of the </w:t>
      </w:r>
      <w:r w:rsidRPr="002A27F6">
        <w:t>not unusual places makes use of</w:t>
      </w:r>
      <w:r w:rsidRPr="002A27F6">
        <w:rPr>
          <w:color w:val="333333"/>
        </w:rPr>
        <w:t xml:space="preserve"> MIMO </w:t>
      </w:r>
      <w:r w:rsidRPr="002A27F6">
        <w:t xml:space="preserve">era these days </w:t>
      </w:r>
      <w:r w:rsidRPr="002A27F6">
        <w:rPr>
          <w:color w:val="333333"/>
        </w:rPr>
        <w:t xml:space="preserve">is </w:t>
      </w:r>
      <w:r w:rsidRPr="002A27F6">
        <w:t xml:space="preserve">Wi-Fi </w:t>
      </w:r>
      <w:r w:rsidRPr="002A27F6">
        <w:rPr>
          <w:color w:val="333333"/>
        </w:rPr>
        <w:t>LAN.</w:t>
      </w:r>
      <w:r w:rsidRPr="002A27F6">
        <w:rPr>
          <w:color w:val="333333"/>
          <w:spacing w:val="1"/>
        </w:rPr>
        <w:t xml:space="preserve"> </w:t>
      </w:r>
      <w:r w:rsidRPr="002A27F6">
        <w:rPr>
          <w:color w:val="333333"/>
        </w:rPr>
        <w:t>Wireless</w:t>
      </w:r>
      <w:r w:rsidRPr="002A27F6">
        <w:rPr>
          <w:color w:val="333333"/>
          <w:spacing w:val="1"/>
        </w:rPr>
        <w:t xml:space="preserve"> </w:t>
      </w:r>
      <w:r w:rsidRPr="002A27F6">
        <w:rPr>
          <w:color w:val="333333"/>
        </w:rPr>
        <w:t>routers</w:t>
      </w:r>
      <w:r w:rsidRPr="002A27F6">
        <w:rPr>
          <w:color w:val="333333"/>
          <w:spacing w:val="1"/>
        </w:rPr>
        <w:t xml:space="preserve"> </w:t>
      </w:r>
      <w:r w:rsidRPr="002A27F6">
        <w:rPr>
          <w:color w:val="333333"/>
        </w:rPr>
        <w:t>with</w:t>
      </w:r>
      <w:r w:rsidRPr="002A27F6">
        <w:rPr>
          <w:color w:val="333333"/>
          <w:spacing w:val="1"/>
        </w:rPr>
        <w:t xml:space="preserve"> </w:t>
      </w:r>
      <w:r w:rsidRPr="002A27F6">
        <w:rPr>
          <w:color w:val="333333"/>
        </w:rPr>
        <w:t>multiples</w:t>
      </w:r>
      <w:r w:rsidRPr="002A27F6">
        <w:rPr>
          <w:color w:val="333333"/>
          <w:spacing w:val="1"/>
        </w:rPr>
        <w:t xml:space="preserve"> </w:t>
      </w:r>
      <w:r w:rsidRPr="002A27F6">
        <w:rPr>
          <w:color w:val="333333"/>
        </w:rPr>
        <w:t>antenna</w:t>
      </w:r>
      <w:r w:rsidRPr="002A27F6">
        <w:rPr>
          <w:color w:val="333333"/>
          <w:spacing w:val="1"/>
        </w:rPr>
        <w:t xml:space="preserve"> </w:t>
      </w:r>
      <w:r w:rsidRPr="002A27F6">
        <w:t>come</w:t>
      </w:r>
      <w:r w:rsidRPr="002A27F6">
        <w:rPr>
          <w:spacing w:val="1"/>
        </w:rPr>
        <w:t xml:space="preserve"> </w:t>
      </w:r>
      <w:r w:rsidRPr="002A27F6">
        <w:t>to</w:t>
      </w:r>
      <w:r w:rsidRPr="002A27F6">
        <w:rPr>
          <w:spacing w:val="1"/>
        </w:rPr>
        <w:t xml:space="preserve"> </w:t>
      </w:r>
      <w:r w:rsidRPr="002A27F6">
        <w:t>be</w:t>
      </w:r>
      <w:r w:rsidRPr="002A27F6">
        <w:rPr>
          <w:spacing w:val="1"/>
        </w:rPr>
        <w:t xml:space="preserve"> </w:t>
      </w:r>
      <w:r w:rsidRPr="002A27F6">
        <w:t>common</w:t>
      </w:r>
      <w:r w:rsidRPr="002A27F6">
        <w:rPr>
          <w:spacing w:val="1"/>
        </w:rPr>
        <w:t xml:space="preserve"> </w:t>
      </w:r>
      <w:r w:rsidRPr="002A27F6">
        <w:rPr>
          <w:color w:val="333333"/>
        </w:rPr>
        <w:t>nowadays.</w:t>
      </w:r>
      <w:r w:rsidRPr="002A27F6">
        <w:rPr>
          <w:color w:val="333333"/>
          <w:spacing w:val="1"/>
        </w:rPr>
        <w:t xml:space="preserve"> </w:t>
      </w:r>
      <w:r w:rsidRPr="002A27F6">
        <w:rPr>
          <w:color w:val="333333"/>
        </w:rPr>
        <w:t>Data</w:t>
      </w:r>
      <w:r w:rsidRPr="002A27F6">
        <w:rPr>
          <w:color w:val="333333"/>
          <w:spacing w:val="1"/>
        </w:rPr>
        <w:t xml:space="preserve"> </w:t>
      </w:r>
      <w:r w:rsidRPr="002A27F6">
        <w:t>price</w:t>
      </w:r>
      <w:r w:rsidRPr="002A27F6">
        <w:rPr>
          <w:spacing w:val="1"/>
        </w:rPr>
        <w:t xml:space="preserve"> </w:t>
      </w:r>
      <w:r w:rsidRPr="002A27F6">
        <w:t>may</w:t>
      </w:r>
      <w:r w:rsidRPr="002A27F6">
        <w:rPr>
          <w:spacing w:val="1"/>
        </w:rPr>
        <w:t xml:space="preserve"> </w:t>
      </w:r>
      <w:r w:rsidRPr="002A27F6">
        <w:t>be</w:t>
      </w:r>
      <w:r w:rsidRPr="002A27F6">
        <w:rPr>
          <w:spacing w:val="1"/>
        </w:rPr>
        <w:t xml:space="preserve"> </w:t>
      </w:r>
      <w:r w:rsidRPr="002A27F6">
        <w:rPr>
          <w:color w:val="333333"/>
        </w:rPr>
        <w:t>doubled</w:t>
      </w:r>
      <w:r w:rsidRPr="002A27F6">
        <w:rPr>
          <w:color w:val="333333"/>
          <w:spacing w:val="55"/>
        </w:rPr>
        <w:t xml:space="preserve"> </w:t>
      </w:r>
      <w:r w:rsidRPr="002A27F6">
        <w:rPr>
          <w:color w:val="333333"/>
        </w:rPr>
        <w:t>or</w:t>
      </w:r>
      <w:r w:rsidRPr="002A27F6">
        <w:rPr>
          <w:color w:val="333333"/>
          <w:spacing w:val="1"/>
        </w:rPr>
        <w:t xml:space="preserve"> </w:t>
      </w:r>
      <w:r w:rsidRPr="002A27F6">
        <w:t xml:space="preserve">accelerated oftentimes </w:t>
      </w:r>
      <w:r w:rsidRPr="002A27F6">
        <w:rPr>
          <w:color w:val="333333"/>
        </w:rPr>
        <w:t xml:space="preserve">with </w:t>
      </w:r>
      <w:r w:rsidRPr="002A27F6">
        <w:t xml:space="preserve">powerful </w:t>
      </w:r>
      <w:r w:rsidRPr="002A27F6">
        <w:rPr>
          <w:color w:val="333333"/>
        </w:rPr>
        <w:t xml:space="preserve">use of MIMO </w:t>
      </w:r>
      <w:r w:rsidRPr="002A27F6">
        <w:t xml:space="preserve">era </w:t>
      </w:r>
      <w:r w:rsidRPr="002A27F6">
        <w:rPr>
          <w:color w:val="333333"/>
        </w:rPr>
        <w:t xml:space="preserve">in </w:t>
      </w:r>
      <w:r w:rsidRPr="002A27F6">
        <w:t xml:space="preserve">Wi-Fi </w:t>
      </w:r>
      <w:r w:rsidRPr="002A27F6">
        <w:rPr>
          <w:color w:val="333333"/>
        </w:rPr>
        <w:t xml:space="preserve">routers and </w:t>
      </w:r>
      <w:r w:rsidRPr="002A27F6">
        <w:t>cellular gadgets</w:t>
      </w:r>
      <w:r w:rsidRPr="002A27F6">
        <w:rPr>
          <w:color w:val="333333"/>
        </w:rPr>
        <w:t>. In order to have an</w:t>
      </w:r>
      <w:r w:rsidRPr="002A27F6">
        <w:rPr>
          <w:color w:val="333333"/>
          <w:spacing w:val="1"/>
        </w:rPr>
        <w:t xml:space="preserve"> </w:t>
      </w:r>
      <w:r w:rsidRPr="002A27F6">
        <w:t xml:space="preserve">efficient </w:t>
      </w:r>
      <w:r w:rsidRPr="002A27F6">
        <w:rPr>
          <w:color w:val="333333"/>
        </w:rPr>
        <w:t>system,</w:t>
      </w:r>
      <w:r w:rsidRPr="002A27F6">
        <w:rPr>
          <w:color w:val="333333"/>
          <w:spacing w:val="-2"/>
        </w:rPr>
        <w:t xml:space="preserve"> </w:t>
      </w:r>
      <w:r w:rsidRPr="002A27F6">
        <w:t>each</w:t>
      </w:r>
      <w:r w:rsidRPr="002A27F6">
        <w:rPr>
          <w:spacing w:val="-3"/>
        </w:rPr>
        <w:t xml:space="preserve"> </w:t>
      </w:r>
      <w:r w:rsidRPr="002A27F6">
        <w:rPr>
          <w:color w:val="333333"/>
        </w:rPr>
        <w:t>transmitting</w:t>
      </w:r>
      <w:r w:rsidRPr="002A27F6">
        <w:rPr>
          <w:color w:val="333333"/>
          <w:spacing w:val="-3"/>
        </w:rPr>
        <w:t xml:space="preserve"> </w:t>
      </w:r>
      <w:r w:rsidRPr="002A27F6">
        <w:rPr>
          <w:color w:val="333333"/>
        </w:rPr>
        <w:t>and receiving</w:t>
      </w:r>
      <w:r w:rsidRPr="002A27F6">
        <w:rPr>
          <w:color w:val="333333"/>
          <w:spacing w:val="1"/>
        </w:rPr>
        <w:t xml:space="preserve"> </w:t>
      </w:r>
      <w:r w:rsidRPr="002A27F6">
        <w:t>gadgets</w:t>
      </w:r>
      <w:r w:rsidRPr="002A27F6">
        <w:rPr>
          <w:spacing w:val="-2"/>
        </w:rPr>
        <w:t xml:space="preserve"> </w:t>
      </w:r>
      <w:r w:rsidRPr="002A27F6">
        <w:t xml:space="preserve">should </w:t>
      </w:r>
      <w:r w:rsidRPr="002A27F6">
        <w:rPr>
          <w:color w:val="333333"/>
        </w:rPr>
        <w:t>be</w:t>
      </w:r>
      <w:r w:rsidRPr="002A27F6">
        <w:rPr>
          <w:color w:val="333333"/>
          <w:spacing w:val="-2"/>
        </w:rPr>
        <w:t xml:space="preserve"> </w:t>
      </w:r>
      <w:r w:rsidRPr="002A27F6">
        <w:rPr>
          <w:color w:val="333333"/>
        </w:rPr>
        <w:t>compatible.</w:t>
      </w:r>
    </w:p>
    <w:p w14:paraId="0CF9DDE7" w14:textId="77777777" w:rsidR="00F20E4F" w:rsidRPr="002A27F6" w:rsidRDefault="00000000">
      <w:pPr>
        <w:pStyle w:val="ListParagraph"/>
        <w:numPr>
          <w:ilvl w:val="0"/>
          <w:numId w:val="35"/>
        </w:numPr>
        <w:tabs>
          <w:tab w:val="left" w:pos="1320"/>
          <w:tab w:val="left" w:pos="1321"/>
        </w:tabs>
        <w:spacing w:after="120" w:line="269" w:lineRule="exact"/>
        <w:ind w:left="709" w:right="516" w:hanging="283"/>
        <w:rPr>
          <w:b/>
          <w:bCs/>
        </w:rPr>
      </w:pPr>
      <w:r w:rsidRPr="002A27F6">
        <w:rPr>
          <w:b/>
          <w:bCs/>
        </w:rPr>
        <w:t>MIMO in LTE</w:t>
      </w:r>
    </w:p>
    <w:p w14:paraId="68C2A196" w14:textId="77777777" w:rsidR="00F20E4F" w:rsidRPr="002A27F6" w:rsidRDefault="00000000">
      <w:pPr>
        <w:pStyle w:val="ListParagraph"/>
        <w:tabs>
          <w:tab w:val="left" w:pos="1320"/>
          <w:tab w:val="left" w:pos="1321"/>
        </w:tabs>
        <w:spacing w:after="120" w:line="269" w:lineRule="exact"/>
        <w:ind w:left="709" w:right="393" w:firstLine="0"/>
        <w:rPr>
          <w:b/>
          <w:bCs/>
          <w:spacing w:val="10"/>
        </w:rPr>
      </w:pPr>
      <w:r w:rsidRPr="002A27F6">
        <w:rPr>
          <w:spacing w:val="10"/>
        </w:rPr>
        <w:t>MIMO generation may be utilized in LTE and LTE superior radio networks for enhancing community efficiency. With the advent of MIMO generation, signal disturbances because of multipath were extensively reduced. MIMO generation employ multipath phenomenon to maximize transmission via way of means of receiving bounced signals from obstructions.</w:t>
      </w:r>
    </w:p>
    <w:p w14:paraId="0DBDD9F4" w14:textId="77777777" w:rsidR="00F20E4F" w:rsidRPr="002A27F6" w:rsidRDefault="00000000">
      <w:pPr>
        <w:pStyle w:val="ListParagraph"/>
        <w:numPr>
          <w:ilvl w:val="0"/>
          <w:numId w:val="35"/>
        </w:numPr>
        <w:tabs>
          <w:tab w:val="left" w:pos="1320"/>
          <w:tab w:val="left" w:pos="1321"/>
        </w:tabs>
        <w:spacing w:after="120" w:line="269" w:lineRule="exact"/>
        <w:ind w:left="709" w:right="516" w:hanging="283"/>
        <w:rPr>
          <w:b/>
          <w:bCs/>
        </w:rPr>
      </w:pPr>
      <w:r w:rsidRPr="002A27F6">
        <w:rPr>
          <w:b/>
          <w:bCs/>
        </w:rPr>
        <w:t>5G and Internet of Things</w:t>
      </w:r>
    </w:p>
    <w:p w14:paraId="475F0CAE" w14:textId="77777777" w:rsidR="00F20E4F" w:rsidRPr="002A27F6" w:rsidRDefault="00000000">
      <w:pPr>
        <w:pStyle w:val="ListParagraph"/>
        <w:tabs>
          <w:tab w:val="left" w:pos="1320"/>
          <w:tab w:val="left" w:pos="1321"/>
        </w:tabs>
        <w:spacing w:after="120" w:line="269" w:lineRule="exact"/>
        <w:ind w:left="709" w:right="393" w:firstLine="0"/>
        <w:rPr>
          <w:ins w:id="255" w:author="Subhrajit Nandy" w:date="2023-05-23T14:53:00Z"/>
          <w:spacing w:val="10"/>
        </w:rPr>
      </w:pPr>
      <w:r w:rsidRPr="002A27F6">
        <w:rPr>
          <w:spacing w:val="10"/>
        </w:rPr>
        <w:t>5G and Internet of Things requires huge records rate. MIMO technology with Beam forming is one of the huge transmission terminologies for top notch charged 5G networks and IoT. Transmission tower may be ready with multiple antennas. It will find a specific consumer at a particular place and could transmit to that consumer the use of multiple antennas simultaneously. Change in person place may be tracked and person might be treated with the aid of using the antennas positioned on the particular path of person. It permits community operators to gives an uninterrupted provider effectively.</w:t>
      </w:r>
    </w:p>
    <w:p w14:paraId="23134F75" w14:textId="77777777" w:rsidR="005C7DFA" w:rsidRPr="002A27F6" w:rsidRDefault="005C7DFA">
      <w:pPr>
        <w:pStyle w:val="ListParagraph"/>
        <w:tabs>
          <w:tab w:val="left" w:pos="1320"/>
          <w:tab w:val="left" w:pos="1321"/>
        </w:tabs>
        <w:spacing w:after="120" w:line="269" w:lineRule="exact"/>
        <w:ind w:left="709" w:right="393" w:firstLine="0"/>
        <w:rPr>
          <w:ins w:id="256" w:author="Subhrajit Nandy" w:date="2023-05-23T14:53:00Z"/>
          <w:spacing w:val="10"/>
        </w:rPr>
      </w:pPr>
    </w:p>
    <w:p w14:paraId="674DDF8E" w14:textId="77777777" w:rsidR="005C7DFA" w:rsidRPr="002A27F6" w:rsidRDefault="005C7DFA">
      <w:pPr>
        <w:pStyle w:val="ListParagraph"/>
        <w:tabs>
          <w:tab w:val="left" w:pos="1320"/>
          <w:tab w:val="left" w:pos="1321"/>
        </w:tabs>
        <w:spacing w:after="120" w:line="269" w:lineRule="exact"/>
        <w:ind w:left="709" w:right="393" w:firstLine="0"/>
        <w:rPr>
          <w:ins w:id="257" w:author="Subhrajit Nandy" w:date="2023-05-23T14:53:00Z"/>
          <w:spacing w:val="10"/>
        </w:rPr>
      </w:pPr>
    </w:p>
    <w:p w14:paraId="1E321A10" w14:textId="77777777" w:rsidR="005C7DFA" w:rsidRPr="002A27F6" w:rsidRDefault="005C7DFA">
      <w:pPr>
        <w:pStyle w:val="ListParagraph"/>
        <w:tabs>
          <w:tab w:val="left" w:pos="1320"/>
          <w:tab w:val="left" w:pos="1321"/>
        </w:tabs>
        <w:spacing w:after="120" w:line="269" w:lineRule="exact"/>
        <w:ind w:left="709" w:right="393" w:firstLine="0"/>
        <w:rPr>
          <w:ins w:id="258" w:author="Subhrajit Nandy" w:date="2023-05-23T14:53:00Z"/>
          <w:spacing w:val="10"/>
        </w:rPr>
      </w:pPr>
    </w:p>
    <w:p w14:paraId="4A33751E" w14:textId="77777777" w:rsidR="005C7DFA" w:rsidRPr="002A27F6" w:rsidRDefault="005C7DFA">
      <w:pPr>
        <w:pStyle w:val="ListParagraph"/>
        <w:tabs>
          <w:tab w:val="left" w:pos="1320"/>
          <w:tab w:val="left" w:pos="1321"/>
        </w:tabs>
        <w:spacing w:after="120" w:line="269" w:lineRule="exact"/>
        <w:ind w:left="709" w:right="393" w:firstLine="0"/>
        <w:rPr>
          <w:ins w:id="259" w:author="Subhrajit Nandy" w:date="2023-05-23T14:53:00Z"/>
          <w:spacing w:val="10"/>
        </w:rPr>
      </w:pPr>
    </w:p>
    <w:p w14:paraId="0ED80A21" w14:textId="77777777" w:rsidR="005C7DFA" w:rsidRPr="002A27F6" w:rsidRDefault="005C7DFA">
      <w:pPr>
        <w:pStyle w:val="ListParagraph"/>
        <w:tabs>
          <w:tab w:val="left" w:pos="1320"/>
          <w:tab w:val="left" w:pos="1321"/>
        </w:tabs>
        <w:spacing w:after="120" w:line="269" w:lineRule="exact"/>
        <w:ind w:left="709" w:right="393" w:firstLine="0"/>
        <w:rPr>
          <w:ins w:id="260" w:author="Subhrajit Nandy" w:date="2023-05-23T14:53:00Z"/>
          <w:spacing w:val="10"/>
        </w:rPr>
      </w:pPr>
    </w:p>
    <w:p w14:paraId="2F742A76" w14:textId="77777777" w:rsidR="005C7DFA" w:rsidRPr="002A27F6" w:rsidRDefault="005C7DFA">
      <w:pPr>
        <w:pStyle w:val="ListParagraph"/>
        <w:tabs>
          <w:tab w:val="left" w:pos="1320"/>
          <w:tab w:val="left" w:pos="1321"/>
        </w:tabs>
        <w:spacing w:after="120" w:line="269" w:lineRule="exact"/>
        <w:ind w:left="709" w:right="393" w:firstLine="0"/>
        <w:rPr>
          <w:ins w:id="261" w:author="Subhrajit Nandy" w:date="2023-05-23T14:53:00Z"/>
          <w:spacing w:val="10"/>
        </w:rPr>
      </w:pPr>
    </w:p>
    <w:p w14:paraId="543126C4" w14:textId="77777777" w:rsidR="005C7DFA" w:rsidRPr="002A27F6" w:rsidRDefault="005C7DFA">
      <w:pPr>
        <w:pStyle w:val="ListParagraph"/>
        <w:tabs>
          <w:tab w:val="left" w:pos="1320"/>
          <w:tab w:val="left" w:pos="1321"/>
        </w:tabs>
        <w:spacing w:after="120" w:line="269" w:lineRule="exact"/>
        <w:ind w:left="709" w:right="393" w:firstLine="0"/>
        <w:rPr>
          <w:ins w:id="262" w:author="Subhrajit Nandy" w:date="2023-05-23T14:53:00Z"/>
          <w:spacing w:val="10"/>
        </w:rPr>
      </w:pPr>
    </w:p>
    <w:p w14:paraId="5F4DB143" w14:textId="77777777" w:rsidR="005C7DFA" w:rsidRPr="002A27F6" w:rsidRDefault="005C7DFA">
      <w:pPr>
        <w:pStyle w:val="ListParagraph"/>
        <w:tabs>
          <w:tab w:val="left" w:pos="1320"/>
          <w:tab w:val="left" w:pos="1321"/>
        </w:tabs>
        <w:spacing w:after="120" w:line="269" w:lineRule="exact"/>
        <w:ind w:left="709" w:right="393" w:firstLine="0"/>
        <w:rPr>
          <w:ins w:id="263" w:author="Subhrajit Nandy" w:date="2023-05-23T14:53:00Z"/>
          <w:spacing w:val="10"/>
        </w:rPr>
      </w:pPr>
    </w:p>
    <w:p w14:paraId="67849EAB" w14:textId="77777777" w:rsidR="005C7DFA" w:rsidRPr="002A27F6" w:rsidRDefault="005C7DFA">
      <w:pPr>
        <w:pStyle w:val="ListParagraph"/>
        <w:tabs>
          <w:tab w:val="left" w:pos="1320"/>
          <w:tab w:val="left" w:pos="1321"/>
        </w:tabs>
        <w:spacing w:after="120" w:line="269" w:lineRule="exact"/>
        <w:ind w:left="709" w:right="393" w:firstLine="0"/>
        <w:rPr>
          <w:ins w:id="264" w:author="Subhrajit Nandy" w:date="2023-05-23T14:53:00Z"/>
          <w:spacing w:val="10"/>
        </w:rPr>
      </w:pPr>
    </w:p>
    <w:p w14:paraId="7042CECE" w14:textId="77777777" w:rsidR="005C7DFA" w:rsidRPr="002A27F6" w:rsidRDefault="005C7DFA">
      <w:pPr>
        <w:pStyle w:val="ListParagraph"/>
        <w:tabs>
          <w:tab w:val="left" w:pos="1320"/>
          <w:tab w:val="left" w:pos="1321"/>
        </w:tabs>
        <w:spacing w:after="120" w:line="269" w:lineRule="exact"/>
        <w:ind w:left="709" w:right="393" w:firstLine="0"/>
        <w:rPr>
          <w:ins w:id="265" w:author="Subhrajit Nandy" w:date="2023-05-23T14:53:00Z"/>
          <w:spacing w:val="10"/>
        </w:rPr>
      </w:pPr>
    </w:p>
    <w:p w14:paraId="3999BFEA" w14:textId="77777777" w:rsidR="005C7DFA" w:rsidRPr="002A27F6" w:rsidRDefault="005C7DFA">
      <w:pPr>
        <w:pStyle w:val="ListParagraph"/>
        <w:tabs>
          <w:tab w:val="left" w:pos="1320"/>
          <w:tab w:val="left" w:pos="1321"/>
        </w:tabs>
        <w:spacing w:after="120" w:line="269" w:lineRule="exact"/>
        <w:ind w:left="709" w:right="393" w:firstLine="0"/>
        <w:rPr>
          <w:spacing w:val="10"/>
        </w:rPr>
      </w:pPr>
    </w:p>
    <w:p w14:paraId="24763B0A" w14:textId="77777777" w:rsidR="00F20E4F" w:rsidRPr="002A27F6" w:rsidRDefault="00000000">
      <w:pPr>
        <w:pStyle w:val="ListParagraph"/>
        <w:tabs>
          <w:tab w:val="left" w:pos="1320"/>
          <w:tab w:val="left" w:pos="1321"/>
        </w:tabs>
        <w:spacing w:before="360" w:after="120" w:line="269" w:lineRule="exact"/>
        <w:ind w:left="567" w:right="516" w:firstLine="0"/>
        <w:jc w:val="center"/>
        <w:rPr>
          <w:b/>
          <w:bCs/>
          <w:sz w:val="34"/>
          <w:szCs w:val="34"/>
        </w:rPr>
      </w:pPr>
      <w:r w:rsidRPr="002A27F6">
        <w:rPr>
          <w:b/>
          <w:bCs/>
          <w:sz w:val="34"/>
          <w:szCs w:val="34"/>
        </w:rPr>
        <w:t>Background of the Project</w:t>
      </w:r>
    </w:p>
    <w:p w14:paraId="66C3C194" w14:textId="77777777" w:rsidR="00F20E4F" w:rsidRPr="002A27F6" w:rsidRDefault="00000000">
      <w:pPr>
        <w:pStyle w:val="NormalWeb"/>
        <w:spacing w:after="40" w:afterAutospacing="0"/>
        <w:ind w:left="425" w:right="391"/>
        <w:jc w:val="both"/>
        <w:rPr>
          <w:color w:val="333333"/>
          <w:sz w:val="22"/>
          <w:szCs w:val="22"/>
        </w:rPr>
        <w:pPrChange w:id="266" w:author="Subhrajit Nandy" w:date="2023-05-23T10:59:00Z">
          <w:pPr>
            <w:pStyle w:val="NormalWeb"/>
            <w:spacing w:after="0" w:afterAutospacing="0"/>
            <w:ind w:left="426" w:right="393"/>
            <w:jc w:val="both"/>
          </w:pPr>
        </w:pPrChange>
      </w:pPr>
      <w:r w:rsidRPr="002A27F6">
        <w:rPr>
          <w:color w:val="333333"/>
          <w:sz w:val="22"/>
          <w:szCs w:val="22"/>
        </w:rPr>
        <w:t>In the past few decades, wireless communication systems have developed due to the growth in mobile phone users and video traffic. Due to this exponential growth in demand, MIMO antennas have become a critical component of modern wireless communication for the capability of providing large channel capacities. Despite the fact that this technology has already been applied in 4G standards, it will play a vital role in 5G standards, since the installation of a large number of elements will lead to inevitable mutual coupling. There are a number of ways in which this could degrade the system's performance:</w:t>
      </w:r>
    </w:p>
    <w:p w14:paraId="7EE62786" w14:textId="77777777" w:rsidR="00F20E4F" w:rsidRPr="002A27F6" w:rsidRDefault="00000000">
      <w:pPr>
        <w:pStyle w:val="NormalWeb"/>
        <w:numPr>
          <w:ilvl w:val="0"/>
          <w:numId w:val="35"/>
        </w:numPr>
        <w:spacing w:after="120" w:afterAutospacing="0"/>
        <w:ind w:left="709" w:right="340" w:hanging="283"/>
        <w:jc w:val="both"/>
        <w:rPr>
          <w:color w:val="333333"/>
          <w:sz w:val="22"/>
          <w:szCs w:val="22"/>
        </w:rPr>
      </w:pPr>
      <w:r w:rsidRPr="002A27F6">
        <w:rPr>
          <w:sz w:val="22"/>
          <w:szCs w:val="22"/>
        </w:rPr>
        <w:t>Generation of Side-lobes</w:t>
      </w:r>
    </w:p>
    <w:p w14:paraId="5E873AEF" w14:textId="77777777" w:rsidR="00F20E4F" w:rsidRPr="002A27F6" w:rsidRDefault="00000000">
      <w:pPr>
        <w:pStyle w:val="NormalWeb"/>
        <w:numPr>
          <w:ilvl w:val="0"/>
          <w:numId w:val="35"/>
        </w:numPr>
        <w:spacing w:after="120" w:afterAutospacing="0"/>
        <w:ind w:left="709" w:right="393" w:hanging="283"/>
        <w:jc w:val="both"/>
        <w:rPr>
          <w:color w:val="333333"/>
          <w:sz w:val="22"/>
          <w:szCs w:val="22"/>
        </w:rPr>
      </w:pPr>
      <w:r w:rsidRPr="002A27F6">
        <w:rPr>
          <w:sz w:val="22"/>
          <w:szCs w:val="22"/>
        </w:rPr>
        <w:t>Degradation of the Signal to Noise Ratio for receiving the data by other elements rather than radiating into free space</w:t>
      </w:r>
    </w:p>
    <w:p w14:paraId="04ECDB63" w14:textId="77777777" w:rsidR="00F20E4F" w:rsidRPr="002A27F6" w:rsidRDefault="00000000">
      <w:pPr>
        <w:pStyle w:val="NormalWeb"/>
        <w:numPr>
          <w:ilvl w:val="0"/>
          <w:numId w:val="35"/>
        </w:numPr>
        <w:spacing w:after="120" w:afterAutospacing="0"/>
        <w:ind w:left="709" w:right="340" w:hanging="283"/>
        <w:jc w:val="both"/>
        <w:rPr>
          <w:color w:val="333333"/>
          <w:sz w:val="22"/>
          <w:szCs w:val="22"/>
        </w:rPr>
      </w:pPr>
      <w:r w:rsidRPr="002A27F6">
        <w:rPr>
          <w:sz w:val="22"/>
          <w:szCs w:val="22"/>
        </w:rPr>
        <w:t>Degradation of the data throughput by enhancing the value of correlation between the elements</w:t>
      </w:r>
    </w:p>
    <w:p w14:paraId="0DA92269" w14:textId="77777777" w:rsidR="00F20E4F" w:rsidRPr="002A27F6" w:rsidRDefault="00000000">
      <w:pPr>
        <w:pStyle w:val="NormalWeb"/>
        <w:numPr>
          <w:ilvl w:val="0"/>
          <w:numId w:val="35"/>
        </w:numPr>
        <w:spacing w:after="120" w:afterAutospacing="0"/>
        <w:ind w:left="709" w:right="340" w:hanging="283"/>
        <w:jc w:val="both"/>
        <w:rPr>
          <w:color w:val="333333"/>
          <w:sz w:val="22"/>
          <w:szCs w:val="22"/>
        </w:rPr>
      </w:pPr>
      <w:r w:rsidRPr="002A27F6">
        <w:rPr>
          <w:sz w:val="22"/>
          <w:szCs w:val="22"/>
        </w:rPr>
        <w:t>Degradation of the gain and radiating efficiency of the antenna array</w:t>
      </w:r>
    </w:p>
    <w:p w14:paraId="2C99C786" w14:textId="77777777" w:rsidR="00F20E4F" w:rsidRPr="002A27F6" w:rsidRDefault="00000000">
      <w:pPr>
        <w:pStyle w:val="NormalWeb"/>
        <w:ind w:left="426" w:right="393"/>
        <w:jc w:val="both"/>
        <w:rPr>
          <w:color w:val="333333"/>
          <w:sz w:val="22"/>
          <w:szCs w:val="22"/>
        </w:rPr>
      </w:pPr>
      <w:r w:rsidRPr="002A27F6">
        <w:rPr>
          <w:color w:val="333333"/>
          <w:sz w:val="22"/>
          <w:szCs w:val="22"/>
        </w:rPr>
        <w:t>The achievement of a high gain in modern wireless systems requires the reduction of mutual coupling and a reduction of mutual coupling levels, so those issues have drawn the attention of both industry and academia. Researchers have proposed different methods for decoupling, some of which are listed below:</w:t>
      </w:r>
    </w:p>
    <w:p w14:paraId="22882E0F" w14:textId="08911368" w:rsidR="00F20E4F" w:rsidRPr="002A27F6" w:rsidRDefault="00000000">
      <w:pPr>
        <w:widowControl/>
        <w:autoSpaceDE/>
        <w:spacing w:after="120"/>
        <w:ind w:left="426"/>
        <w:jc w:val="both"/>
        <w:rPr>
          <w:b/>
          <w:bCs/>
          <w:color w:val="000000"/>
          <w:lang w:val="en-IN" w:eastAsia="en-IN"/>
        </w:rPr>
      </w:pPr>
      <w:r w:rsidRPr="002A27F6">
        <w:rPr>
          <w:b/>
          <w:bCs/>
          <w:color w:val="000000"/>
          <w:lang w:val="en-IN" w:eastAsia="en-IN"/>
        </w:rPr>
        <w:t>A Compact Frequency-Reconfigurable Multiband LTE MIMO Antenna for Laptop Applications [1]</w:t>
      </w:r>
    </w:p>
    <w:p w14:paraId="5D5BA8C6" w14:textId="77777777" w:rsidR="00F20E4F" w:rsidRPr="002A27F6" w:rsidRDefault="00000000">
      <w:pPr>
        <w:pStyle w:val="ListParagraph"/>
        <w:numPr>
          <w:ilvl w:val="0"/>
          <w:numId w:val="36"/>
        </w:numPr>
        <w:spacing w:after="100" w:afterAutospacing="1"/>
        <w:ind w:left="851" w:right="516" w:hanging="283"/>
        <w:rPr>
          <w:b/>
          <w:lang w:val="en-IN" w:eastAsia="en-IN"/>
        </w:rPr>
      </w:pPr>
      <w:r w:rsidRPr="002A27F6">
        <w:rPr>
          <w:lang w:val="en-IN" w:eastAsia="en-IN"/>
        </w:rPr>
        <w:t>Dimension of 5mm x 125mm x 1 mm.</w:t>
      </w:r>
    </w:p>
    <w:p w14:paraId="20669E08" w14:textId="77777777" w:rsidR="00F20E4F" w:rsidRPr="002A27F6" w:rsidRDefault="00000000">
      <w:pPr>
        <w:pStyle w:val="ListParagraph"/>
        <w:numPr>
          <w:ilvl w:val="0"/>
          <w:numId w:val="36"/>
        </w:numPr>
        <w:spacing w:after="40"/>
        <w:ind w:left="851" w:right="516" w:hanging="283"/>
        <w:rPr>
          <w:b/>
          <w:lang w:val="en-IN" w:eastAsia="en-IN"/>
        </w:rPr>
      </w:pPr>
      <w:r w:rsidRPr="002A27F6">
        <w:t>Measured isolation greater than 21 dB.</w:t>
      </w:r>
    </w:p>
    <w:p w14:paraId="1BC9542D" w14:textId="77777777" w:rsidR="00F20E4F" w:rsidRPr="002A27F6" w:rsidRDefault="00000000">
      <w:pPr>
        <w:pStyle w:val="ListParagraph"/>
        <w:numPr>
          <w:ilvl w:val="0"/>
          <w:numId w:val="36"/>
        </w:numPr>
        <w:spacing w:after="40"/>
        <w:ind w:left="851" w:right="516" w:hanging="283"/>
        <w:rPr>
          <w:b/>
          <w:lang w:val="en-IN" w:eastAsia="en-IN"/>
        </w:rPr>
      </w:pPr>
      <w:r w:rsidRPr="002A27F6">
        <w:t>Efficiency is greater than 51%, for all operating frequency bands.</w:t>
      </w:r>
    </w:p>
    <w:p w14:paraId="15AF0FD4" w14:textId="77777777" w:rsidR="00F20E4F" w:rsidRPr="002A27F6" w:rsidRDefault="00000000">
      <w:pPr>
        <w:pStyle w:val="ListParagraph"/>
        <w:numPr>
          <w:ilvl w:val="0"/>
          <w:numId w:val="36"/>
        </w:numPr>
        <w:spacing w:after="100" w:afterAutospacing="1"/>
        <w:ind w:left="851" w:right="516" w:hanging="283"/>
        <w:rPr>
          <w:b/>
          <w:lang w:val="en-IN" w:eastAsia="en-IN"/>
        </w:rPr>
      </w:pPr>
      <w:r w:rsidRPr="002A27F6">
        <w:t>The</w:t>
      </w:r>
      <w:r w:rsidRPr="002A27F6">
        <w:rPr>
          <w:spacing w:val="-2"/>
        </w:rPr>
        <w:t xml:space="preserve"> </w:t>
      </w:r>
      <w:r w:rsidRPr="002A27F6">
        <w:t>envelope</w:t>
      </w:r>
      <w:r w:rsidRPr="002A27F6">
        <w:rPr>
          <w:spacing w:val="-1"/>
        </w:rPr>
        <w:t xml:space="preserve"> </w:t>
      </w:r>
      <w:r w:rsidRPr="002A27F6">
        <w:t>correlation</w:t>
      </w:r>
      <w:r w:rsidRPr="002A27F6">
        <w:rPr>
          <w:spacing w:val="-1"/>
        </w:rPr>
        <w:t xml:space="preserve"> </w:t>
      </w:r>
      <w:r w:rsidRPr="002A27F6">
        <w:t>coefficient is</w:t>
      </w:r>
      <w:r w:rsidRPr="002A27F6">
        <w:rPr>
          <w:spacing w:val="-2"/>
        </w:rPr>
        <w:t xml:space="preserve"> </w:t>
      </w:r>
      <w:r w:rsidRPr="002A27F6">
        <w:t>less</w:t>
      </w:r>
      <w:r w:rsidRPr="002A27F6">
        <w:rPr>
          <w:spacing w:val="-3"/>
        </w:rPr>
        <w:t xml:space="preserve"> </w:t>
      </w:r>
      <w:r w:rsidRPr="002A27F6">
        <w:t>than</w:t>
      </w:r>
      <w:r w:rsidRPr="002A27F6">
        <w:rPr>
          <w:spacing w:val="-1"/>
        </w:rPr>
        <w:t xml:space="preserve"> </w:t>
      </w:r>
      <w:r w:rsidRPr="002A27F6">
        <w:t>0.0161.</w:t>
      </w:r>
    </w:p>
    <w:p w14:paraId="095A8DC0" w14:textId="20084077" w:rsidR="009D7709" w:rsidRPr="002A27F6" w:rsidRDefault="009D7709" w:rsidP="009D7709">
      <w:pPr>
        <w:widowControl/>
        <w:autoSpaceDE/>
        <w:spacing w:after="120"/>
        <w:ind w:left="426" w:right="393"/>
        <w:jc w:val="both"/>
        <w:rPr>
          <w:ins w:id="267" w:author="Subhrajit Nandy" w:date="2023-05-23T15:03:00Z"/>
          <w:b/>
          <w:bCs/>
          <w:color w:val="000000"/>
          <w:lang w:val="en-IN" w:eastAsia="en-IN"/>
        </w:rPr>
      </w:pPr>
      <w:ins w:id="268" w:author="Subhrajit Nandy" w:date="2023-05-23T15:03:00Z">
        <w:r w:rsidRPr="002A27F6">
          <w:rPr>
            <w:b/>
            <w:bCs/>
            <w:color w:val="000000"/>
            <w:lang w:val="en-IN" w:eastAsia="en-IN"/>
          </w:rPr>
          <w:t>Planar Antenna in LTCC Technology for the Ultra-Wideband Applications.[</w:t>
        </w:r>
      </w:ins>
      <w:ins w:id="269" w:author="Subhrajit Nandy" w:date="2023-05-23T16:15:00Z">
        <w:r w:rsidR="00F02E9B">
          <w:rPr>
            <w:b/>
            <w:bCs/>
            <w:color w:val="000000"/>
            <w:lang w:val="en-IN" w:eastAsia="en-IN"/>
          </w:rPr>
          <w:t>2</w:t>
        </w:r>
      </w:ins>
      <w:ins w:id="270" w:author="Subhrajit Nandy" w:date="2023-05-23T15:03:00Z">
        <w:r w:rsidRPr="002A27F6">
          <w:rPr>
            <w:b/>
            <w:bCs/>
            <w:color w:val="000000"/>
            <w:lang w:val="en-IN" w:eastAsia="en-IN"/>
          </w:rPr>
          <w:t>]</w:t>
        </w:r>
      </w:ins>
    </w:p>
    <w:p w14:paraId="7AF1EDE3" w14:textId="77777777" w:rsidR="009D7709" w:rsidRPr="002A27F6" w:rsidRDefault="009D7709" w:rsidP="009D7709">
      <w:pPr>
        <w:pStyle w:val="ListParagraph"/>
        <w:widowControl/>
        <w:numPr>
          <w:ilvl w:val="0"/>
          <w:numId w:val="50"/>
        </w:numPr>
        <w:autoSpaceDE/>
        <w:spacing w:after="120"/>
        <w:ind w:left="851" w:right="393" w:hanging="284"/>
        <w:rPr>
          <w:ins w:id="271" w:author="Subhrajit Nandy" w:date="2023-05-23T15:04:00Z"/>
          <w:color w:val="000000"/>
          <w:lang w:val="en-IN" w:eastAsia="en-IN"/>
        </w:rPr>
      </w:pPr>
      <w:ins w:id="272" w:author="Subhrajit Nandy" w:date="2023-05-23T15:03:00Z">
        <w:r w:rsidRPr="002A27F6">
          <w:rPr>
            <w:color w:val="000000"/>
            <w:lang w:val="en-IN" w:eastAsia="en-IN"/>
            <w:rPrChange w:id="273" w:author="Subhrajit Nandy" w:date="2023-05-23T15:38:00Z">
              <w:rPr>
                <w:b/>
                <w:bCs/>
                <w:color w:val="000000"/>
                <w:lang w:val="en-IN" w:eastAsia="en-IN"/>
              </w:rPr>
            </w:rPrChange>
          </w:rPr>
          <w:t>Dimension of 50 mm x 25 mm x 1.2 mm.</w:t>
        </w:r>
      </w:ins>
    </w:p>
    <w:p w14:paraId="15E741A2" w14:textId="77777777" w:rsidR="009D7709" w:rsidRPr="002A27F6" w:rsidRDefault="009D7709" w:rsidP="009D7709">
      <w:pPr>
        <w:pStyle w:val="ListParagraph"/>
        <w:widowControl/>
        <w:numPr>
          <w:ilvl w:val="0"/>
          <w:numId w:val="50"/>
        </w:numPr>
        <w:autoSpaceDE/>
        <w:spacing w:after="120"/>
        <w:ind w:left="851" w:right="393" w:hanging="284"/>
        <w:rPr>
          <w:ins w:id="274" w:author="Subhrajit Nandy" w:date="2023-05-23T15:04:00Z"/>
          <w:color w:val="000000"/>
          <w:lang w:val="en-IN" w:eastAsia="en-IN"/>
        </w:rPr>
      </w:pPr>
      <w:ins w:id="275" w:author="Subhrajit Nandy" w:date="2023-05-23T15:03:00Z">
        <w:r w:rsidRPr="002A27F6">
          <w:rPr>
            <w:color w:val="000000"/>
            <w:lang w:val="en-IN" w:eastAsia="en-IN"/>
            <w:rPrChange w:id="276" w:author="Subhrajit Nandy" w:date="2023-05-23T15:38:00Z">
              <w:rPr>
                <w:b/>
                <w:bCs/>
                <w:color w:val="000000"/>
                <w:lang w:val="en-IN" w:eastAsia="en-IN"/>
              </w:rPr>
            </w:rPrChange>
          </w:rPr>
          <w:t xml:space="preserve">The </w:t>
        </w:r>
      </w:ins>
      <w:ins w:id="277" w:author="Subhrajit Nandy" w:date="2023-05-23T15:04:00Z">
        <w:r w:rsidRPr="002A27F6">
          <w:rPr>
            <w:color w:val="000000"/>
            <w:lang w:val="en-IN" w:eastAsia="en-IN"/>
            <w:rPrChange w:id="278" w:author="Subhrajit Nandy" w:date="2023-05-23T15:38:00Z">
              <w:rPr>
                <w:lang w:val="en-IN" w:eastAsia="en-IN"/>
              </w:rPr>
            </w:rPrChange>
          </w:rPr>
          <w:t>bandwidth is</w:t>
        </w:r>
      </w:ins>
      <w:ins w:id="279" w:author="Subhrajit Nandy" w:date="2023-05-23T15:03:00Z">
        <w:r w:rsidRPr="002A27F6">
          <w:rPr>
            <w:color w:val="000000"/>
            <w:lang w:val="en-IN" w:eastAsia="en-IN"/>
            <w:rPrChange w:id="280" w:author="Subhrajit Nandy" w:date="2023-05-23T15:38:00Z">
              <w:rPr>
                <w:b/>
                <w:bCs/>
                <w:color w:val="000000"/>
                <w:lang w:val="en-IN" w:eastAsia="en-IN"/>
              </w:rPr>
            </w:rPrChange>
          </w:rPr>
          <w:t xml:space="preserve"> 6.2 GHz to 9.7 GHz.</w:t>
        </w:r>
      </w:ins>
    </w:p>
    <w:p w14:paraId="5AAE022E" w14:textId="0A66696D" w:rsidR="009D7709" w:rsidRDefault="009D7709" w:rsidP="009D7709">
      <w:pPr>
        <w:pStyle w:val="ListParagraph"/>
        <w:widowControl/>
        <w:numPr>
          <w:ilvl w:val="0"/>
          <w:numId w:val="50"/>
        </w:numPr>
        <w:autoSpaceDE/>
        <w:spacing w:after="100" w:afterAutospacing="1"/>
        <w:ind w:left="851" w:right="391" w:hanging="284"/>
        <w:rPr>
          <w:ins w:id="281" w:author="Subhrajit Nandy" w:date="2023-05-23T16:16:00Z"/>
          <w:color w:val="000000"/>
          <w:lang w:val="en-IN" w:eastAsia="en-IN"/>
        </w:rPr>
      </w:pPr>
      <w:ins w:id="282" w:author="Subhrajit Nandy" w:date="2023-05-23T15:03:00Z">
        <w:r w:rsidRPr="002A27F6">
          <w:rPr>
            <w:color w:val="000000"/>
            <w:lang w:val="en-IN" w:eastAsia="en-IN"/>
            <w:rPrChange w:id="283" w:author="Subhrajit Nandy" w:date="2023-05-23T15:38:00Z">
              <w:rPr>
                <w:b/>
                <w:bCs/>
                <w:color w:val="000000"/>
                <w:lang w:val="en-IN" w:eastAsia="en-IN"/>
              </w:rPr>
            </w:rPrChange>
          </w:rPr>
          <w:t>The correlation coefficient is calculated to be 94.56%.</w:t>
        </w:r>
      </w:ins>
    </w:p>
    <w:p w14:paraId="3DB5E917" w14:textId="77777777" w:rsidR="00F02E9B" w:rsidRPr="002A27F6" w:rsidRDefault="00F02E9B" w:rsidP="00F02E9B">
      <w:pPr>
        <w:widowControl/>
        <w:autoSpaceDE/>
        <w:spacing w:after="120"/>
        <w:ind w:left="426"/>
        <w:jc w:val="both"/>
        <w:rPr>
          <w:ins w:id="284" w:author="Subhrajit Nandy" w:date="2023-05-23T16:16:00Z"/>
          <w:b/>
          <w:bCs/>
          <w:color w:val="000000"/>
          <w:lang w:val="en-IN" w:eastAsia="en-IN"/>
        </w:rPr>
      </w:pPr>
      <w:ins w:id="285" w:author="Subhrajit Nandy" w:date="2023-05-23T16:16:00Z">
        <w:r w:rsidRPr="002A27F6">
          <w:rPr>
            <w:b/>
            <w:bCs/>
            <w:color w:val="000000"/>
            <w:lang w:val="en-IN" w:eastAsia="en-IN"/>
          </w:rPr>
          <w:t>Small Printed Ultra-Wideband Antenna with Reduced Ground Plane Effect [</w:t>
        </w:r>
        <w:r>
          <w:rPr>
            <w:b/>
            <w:bCs/>
            <w:color w:val="000000"/>
            <w:lang w:val="en-IN" w:eastAsia="en-IN"/>
          </w:rPr>
          <w:t>3</w:t>
        </w:r>
        <w:r w:rsidRPr="002A27F6">
          <w:rPr>
            <w:b/>
            <w:bCs/>
            <w:color w:val="000000"/>
            <w:lang w:val="en-IN" w:eastAsia="en-IN"/>
          </w:rPr>
          <w:t>]</w:t>
        </w:r>
      </w:ins>
    </w:p>
    <w:p w14:paraId="06BBFA44" w14:textId="77777777" w:rsidR="00F02E9B" w:rsidRPr="002A27F6" w:rsidRDefault="00F02E9B" w:rsidP="00F02E9B">
      <w:pPr>
        <w:pStyle w:val="ListParagraph"/>
        <w:widowControl/>
        <w:numPr>
          <w:ilvl w:val="0"/>
          <w:numId w:val="49"/>
        </w:numPr>
        <w:autoSpaceDE/>
        <w:spacing w:after="40"/>
        <w:ind w:left="851" w:right="516" w:hanging="284"/>
        <w:rPr>
          <w:ins w:id="286" w:author="Subhrajit Nandy" w:date="2023-05-23T16:16:00Z"/>
          <w:color w:val="000000"/>
          <w:lang w:val="en-IN" w:eastAsia="en-IN"/>
        </w:rPr>
      </w:pPr>
      <w:ins w:id="287" w:author="Subhrajit Nandy" w:date="2023-05-23T16:16:00Z">
        <w:r w:rsidRPr="002A27F6">
          <w:rPr>
            <w:color w:val="000000"/>
            <w:lang w:val="en-IN" w:eastAsia="en-IN"/>
          </w:rPr>
          <w:t>Dimension of 25 mm x 25 mm x 1.5 mm.</w:t>
        </w:r>
      </w:ins>
    </w:p>
    <w:p w14:paraId="747CAD2F" w14:textId="77777777" w:rsidR="00F02E9B" w:rsidRPr="002A27F6" w:rsidRDefault="00F02E9B">
      <w:pPr>
        <w:pStyle w:val="ListParagraph"/>
        <w:widowControl/>
        <w:numPr>
          <w:ilvl w:val="0"/>
          <w:numId w:val="49"/>
        </w:numPr>
        <w:autoSpaceDE/>
        <w:spacing w:before="120" w:after="120"/>
        <w:ind w:left="851" w:right="516" w:hanging="284"/>
        <w:rPr>
          <w:ins w:id="288" w:author="Subhrajit Nandy" w:date="2023-05-23T16:16:00Z"/>
          <w:color w:val="000000"/>
          <w:lang w:val="en-IN" w:eastAsia="en-IN"/>
        </w:rPr>
        <w:pPrChange w:id="289" w:author="Subhrajit Nandy" w:date="2023-05-23T16:16:00Z">
          <w:pPr>
            <w:pStyle w:val="ListParagraph"/>
            <w:widowControl/>
            <w:numPr>
              <w:numId w:val="49"/>
            </w:numPr>
            <w:autoSpaceDE/>
            <w:spacing w:after="40"/>
            <w:ind w:left="851" w:right="516" w:hanging="284"/>
          </w:pPr>
        </w:pPrChange>
      </w:pPr>
      <w:ins w:id="290" w:author="Subhrajit Nandy" w:date="2023-05-23T16:16:00Z">
        <w:r w:rsidRPr="002A27F6">
          <w:rPr>
            <w:color w:val="000000"/>
            <w:lang w:val="en-IN" w:eastAsia="en-IN"/>
          </w:rPr>
          <w:t>Operating bandwidth is 2.9 GHz to 11.6 GHz.</w:t>
        </w:r>
      </w:ins>
    </w:p>
    <w:p w14:paraId="6E0CE3E6" w14:textId="77777777" w:rsidR="00F02E9B" w:rsidRPr="002539D9" w:rsidRDefault="00F02E9B" w:rsidP="00F02E9B">
      <w:pPr>
        <w:pStyle w:val="ListParagraph"/>
        <w:widowControl/>
        <w:numPr>
          <w:ilvl w:val="0"/>
          <w:numId w:val="49"/>
        </w:numPr>
        <w:autoSpaceDE/>
        <w:spacing w:after="100" w:afterAutospacing="1"/>
        <w:ind w:left="851" w:right="516" w:hanging="284"/>
        <w:rPr>
          <w:ins w:id="291" w:author="Subhrajit Nandy" w:date="2023-05-23T16:16:00Z"/>
          <w:color w:val="000000"/>
          <w:lang w:val="en-IN" w:eastAsia="en-IN"/>
        </w:rPr>
      </w:pPr>
      <w:ins w:id="292" w:author="Subhrajit Nandy" w:date="2023-05-23T16:16:00Z">
        <w:r w:rsidRPr="002A27F6">
          <w:rPr>
            <w:color w:val="000000"/>
            <w:lang w:val="en-IN" w:eastAsia="en-IN"/>
          </w:rPr>
          <w:t>The total antenna efficiency is 79% to 95%.</w:t>
        </w:r>
      </w:ins>
    </w:p>
    <w:p w14:paraId="77FEE472" w14:textId="3EC9856D" w:rsidR="00F20E4F" w:rsidRPr="002A27F6" w:rsidRDefault="00000000">
      <w:pPr>
        <w:widowControl/>
        <w:autoSpaceDE/>
        <w:spacing w:after="120"/>
        <w:ind w:left="426" w:right="393"/>
        <w:jc w:val="both"/>
        <w:rPr>
          <w:b/>
          <w:bCs/>
          <w:color w:val="000000"/>
          <w:lang w:val="en-IN" w:eastAsia="en-IN"/>
        </w:rPr>
      </w:pPr>
      <w:r w:rsidRPr="002A27F6">
        <w:rPr>
          <w:b/>
          <w:bCs/>
          <w:color w:val="000000"/>
          <w:lang w:val="en-IN" w:eastAsia="en-IN"/>
        </w:rPr>
        <w:t>Frequency Reconfigurable Microstrip Loop Antenna Covering LTE Bands with MIMO Implementation and Wideband Microstrip Slot Antenna all for Portable Wireless DTV Media Player [</w:t>
      </w:r>
      <w:del w:id="293" w:author="Subhrajit Nandy" w:date="2023-05-23T15:02:00Z">
        <w:r w:rsidRPr="002A27F6" w:rsidDel="005C7DFA">
          <w:rPr>
            <w:b/>
            <w:bCs/>
            <w:color w:val="000000"/>
            <w:lang w:val="en-IN" w:eastAsia="en-IN"/>
          </w:rPr>
          <w:delText>2</w:delText>
        </w:r>
      </w:del>
      <w:ins w:id="294" w:author="Subhrajit Nandy" w:date="2023-05-23T15:15:00Z">
        <w:r w:rsidR="00E82A45" w:rsidRPr="002A27F6">
          <w:rPr>
            <w:b/>
            <w:bCs/>
            <w:color w:val="000000"/>
            <w:lang w:val="en-IN" w:eastAsia="en-IN"/>
          </w:rPr>
          <w:t>4</w:t>
        </w:r>
      </w:ins>
      <w:r w:rsidRPr="002A27F6">
        <w:rPr>
          <w:b/>
          <w:bCs/>
          <w:color w:val="000000"/>
          <w:lang w:val="en-IN" w:eastAsia="en-IN"/>
        </w:rPr>
        <w:t>]</w:t>
      </w:r>
    </w:p>
    <w:p w14:paraId="088EDE9B" w14:textId="77777777" w:rsidR="00F20E4F" w:rsidRPr="002A27F6" w:rsidRDefault="00000000">
      <w:pPr>
        <w:pStyle w:val="ListParagraph"/>
        <w:numPr>
          <w:ilvl w:val="0"/>
          <w:numId w:val="37"/>
        </w:numPr>
        <w:spacing w:after="100" w:afterAutospacing="1"/>
        <w:ind w:left="851" w:right="516" w:hanging="284"/>
        <w:rPr>
          <w:b/>
          <w:lang w:val="en-IN" w:eastAsia="en-IN"/>
        </w:rPr>
      </w:pPr>
      <w:r w:rsidRPr="002A27F6">
        <w:rPr>
          <w:lang w:val="en-IN" w:eastAsia="en-IN"/>
        </w:rPr>
        <w:t>Dimension of 150mm x 150mm x 0.6 mm.</w:t>
      </w:r>
    </w:p>
    <w:p w14:paraId="6BFE9714" w14:textId="77777777" w:rsidR="00F20E4F" w:rsidRPr="002A27F6" w:rsidRDefault="00000000">
      <w:pPr>
        <w:pStyle w:val="ListParagraph"/>
        <w:numPr>
          <w:ilvl w:val="0"/>
          <w:numId w:val="37"/>
        </w:numPr>
        <w:spacing w:before="120" w:after="120"/>
        <w:ind w:left="851" w:right="516" w:hanging="284"/>
        <w:rPr>
          <w:b/>
          <w:lang w:val="en-IN" w:eastAsia="en-IN"/>
        </w:rPr>
        <w:pPrChange w:id="295" w:author="Subhrajit Nandy" w:date="2023-05-23T15:05:00Z">
          <w:pPr>
            <w:pStyle w:val="ListParagraph"/>
            <w:numPr>
              <w:numId w:val="37"/>
            </w:numPr>
            <w:spacing w:after="100" w:afterAutospacing="1"/>
            <w:ind w:left="851" w:right="516" w:hanging="284"/>
          </w:pPr>
        </w:pPrChange>
      </w:pPr>
      <w:r w:rsidRPr="002A27F6">
        <w:t>The</w:t>
      </w:r>
      <w:r w:rsidRPr="002A27F6">
        <w:rPr>
          <w:spacing w:val="-2"/>
        </w:rPr>
        <w:t xml:space="preserve"> </w:t>
      </w:r>
      <w:r w:rsidRPr="002A27F6">
        <w:t>envelope</w:t>
      </w:r>
      <w:r w:rsidRPr="002A27F6">
        <w:rPr>
          <w:spacing w:val="-1"/>
        </w:rPr>
        <w:t xml:space="preserve"> </w:t>
      </w:r>
      <w:r w:rsidRPr="002A27F6">
        <w:t>correlation</w:t>
      </w:r>
      <w:r w:rsidRPr="002A27F6">
        <w:rPr>
          <w:spacing w:val="-1"/>
        </w:rPr>
        <w:t xml:space="preserve"> </w:t>
      </w:r>
      <w:r w:rsidRPr="002A27F6">
        <w:t>coefficient is</w:t>
      </w:r>
      <w:r w:rsidRPr="002A27F6">
        <w:rPr>
          <w:spacing w:val="-2"/>
        </w:rPr>
        <w:t xml:space="preserve"> </w:t>
      </w:r>
      <w:r w:rsidRPr="002A27F6">
        <w:t>equal</w:t>
      </w:r>
      <w:r w:rsidRPr="002A27F6">
        <w:rPr>
          <w:spacing w:val="-3"/>
        </w:rPr>
        <w:t xml:space="preserve"> </w:t>
      </w:r>
      <w:r w:rsidRPr="002A27F6">
        <w:t>to</w:t>
      </w:r>
      <w:r w:rsidRPr="002A27F6">
        <w:rPr>
          <w:spacing w:val="-1"/>
        </w:rPr>
        <w:t xml:space="preserve"> </w:t>
      </w:r>
      <w:r w:rsidRPr="002A27F6">
        <w:t>0.5.</w:t>
      </w:r>
    </w:p>
    <w:p w14:paraId="20F6D201" w14:textId="77777777" w:rsidR="00F20E4F" w:rsidRPr="002A27F6" w:rsidRDefault="00000000">
      <w:pPr>
        <w:pStyle w:val="ListParagraph"/>
        <w:numPr>
          <w:ilvl w:val="0"/>
          <w:numId w:val="37"/>
        </w:numPr>
        <w:spacing w:after="100" w:afterAutospacing="1"/>
        <w:ind w:left="851" w:right="516" w:hanging="284"/>
        <w:rPr>
          <w:b/>
          <w:lang w:val="en-IN" w:eastAsia="en-IN"/>
        </w:rPr>
      </w:pPr>
      <w:r w:rsidRPr="002A27F6">
        <w:t>The total antenna efficiency is about 55–83% in the lower band and from 75–92% in the higher band.</w:t>
      </w:r>
    </w:p>
    <w:p w14:paraId="37E32E08" w14:textId="4B7C84CB" w:rsidR="00F20E4F" w:rsidRPr="002A27F6" w:rsidRDefault="00000000">
      <w:pPr>
        <w:widowControl/>
        <w:autoSpaceDE/>
        <w:spacing w:after="120"/>
        <w:ind w:left="426" w:right="393"/>
        <w:jc w:val="both"/>
        <w:rPr>
          <w:b/>
          <w:bCs/>
        </w:rPr>
      </w:pPr>
      <w:r w:rsidRPr="002A27F6">
        <w:rPr>
          <w:b/>
          <w:bCs/>
        </w:rPr>
        <w:t>Two-Port MIMO Wide-Band Antenna with Two-Port MIMO Reconfigurable Antenna for Cognitive</w:t>
      </w:r>
      <w:r w:rsidRPr="002A27F6">
        <w:rPr>
          <w:b/>
          <w:bCs/>
          <w:spacing w:val="1"/>
        </w:rPr>
        <w:t xml:space="preserve"> </w:t>
      </w:r>
      <w:r w:rsidRPr="002A27F6">
        <w:rPr>
          <w:b/>
          <w:bCs/>
        </w:rPr>
        <w:t>Radio</w:t>
      </w:r>
      <w:r w:rsidRPr="002A27F6">
        <w:rPr>
          <w:b/>
          <w:bCs/>
          <w:spacing w:val="-1"/>
        </w:rPr>
        <w:t xml:space="preserve"> </w:t>
      </w:r>
      <w:r w:rsidRPr="002A27F6">
        <w:rPr>
          <w:b/>
          <w:bCs/>
        </w:rPr>
        <w:t>Platforms [</w:t>
      </w:r>
      <w:ins w:id="296" w:author="Subhrajit Nandy" w:date="2023-05-23T15:15:00Z">
        <w:r w:rsidR="00E82A45" w:rsidRPr="002A27F6">
          <w:rPr>
            <w:b/>
            <w:bCs/>
          </w:rPr>
          <w:t>5</w:t>
        </w:r>
      </w:ins>
      <w:del w:id="297" w:author="Subhrajit Nandy" w:date="2023-05-23T15:02:00Z">
        <w:r w:rsidRPr="002A27F6" w:rsidDel="009D7709">
          <w:rPr>
            <w:b/>
            <w:bCs/>
          </w:rPr>
          <w:delText>3</w:delText>
        </w:r>
      </w:del>
      <w:r w:rsidRPr="002A27F6">
        <w:rPr>
          <w:b/>
          <w:bCs/>
        </w:rPr>
        <w:t>]</w:t>
      </w:r>
    </w:p>
    <w:p w14:paraId="2169AF31" w14:textId="77777777" w:rsidR="00F20E4F" w:rsidRPr="002A27F6" w:rsidRDefault="00000000">
      <w:pPr>
        <w:pStyle w:val="ListParagraph"/>
        <w:widowControl/>
        <w:numPr>
          <w:ilvl w:val="0"/>
          <w:numId w:val="38"/>
        </w:numPr>
        <w:autoSpaceDE/>
        <w:spacing w:after="40"/>
        <w:ind w:left="851" w:right="516" w:hanging="284"/>
        <w:rPr>
          <w:b/>
          <w:bCs/>
          <w:color w:val="000000"/>
          <w:lang w:val="en-IN" w:eastAsia="en-IN"/>
        </w:rPr>
      </w:pPr>
      <w:r w:rsidRPr="002A27F6">
        <w:t>Dimension</w:t>
      </w:r>
      <w:r w:rsidRPr="002A27F6">
        <w:rPr>
          <w:spacing w:val="-1"/>
        </w:rPr>
        <w:t xml:space="preserve"> </w:t>
      </w:r>
      <w:r w:rsidRPr="002A27F6">
        <w:t>of</w:t>
      </w:r>
      <w:r w:rsidRPr="002A27F6">
        <w:rPr>
          <w:spacing w:val="-2"/>
        </w:rPr>
        <w:t xml:space="preserve"> </w:t>
      </w:r>
      <w:r w:rsidRPr="002A27F6">
        <w:t>80</w:t>
      </w:r>
      <w:ins w:id="298" w:author="Juin Acharjee" w:date="2023-05-22T11:55:00Z">
        <w:r w:rsidRPr="002A27F6">
          <w:t xml:space="preserve"> </w:t>
        </w:r>
      </w:ins>
      <w:r w:rsidRPr="002A27F6">
        <w:t>mm</w:t>
      </w:r>
      <w:r w:rsidRPr="002A27F6">
        <w:rPr>
          <w:spacing w:val="1"/>
        </w:rPr>
        <w:t xml:space="preserve"> </w:t>
      </w:r>
      <w:r w:rsidRPr="002A27F6">
        <w:t>x</w:t>
      </w:r>
      <w:r w:rsidRPr="002A27F6">
        <w:rPr>
          <w:spacing w:val="-4"/>
        </w:rPr>
        <w:t xml:space="preserve"> </w:t>
      </w:r>
      <w:r w:rsidRPr="002A27F6">
        <w:t>80</w:t>
      </w:r>
      <w:ins w:id="299" w:author="Juin Acharjee" w:date="2023-05-22T11:55:00Z">
        <w:r w:rsidRPr="002A27F6">
          <w:t xml:space="preserve"> </w:t>
        </w:r>
      </w:ins>
      <w:r w:rsidRPr="002A27F6">
        <w:t>mm x 1.6</w:t>
      </w:r>
      <w:ins w:id="300" w:author="Juin Acharjee" w:date="2023-05-22T11:55:00Z">
        <w:r w:rsidRPr="002A27F6">
          <w:t xml:space="preserve"> </w:t>
        </w:r>
      </w:ins>
      <w:r w:rsidRPr="002A27F6">
        <w:t>mm.</w:t>
      </w:r>
    </w:p>
    <w:p w14:paraId="6E72ACCF" w14:textId="77777777" w:rsidR="00F20E4F" w:rsidRPr="002A27F6" w:rsidRDefault="00000000">
      <w:pPr>
        <w:pStyle w:val="ListParagraph"/>
        <w:widowControl/>
        <w:numPr>
          <w:ilvl w:val="0"/>
          <w:numId w:val="38"/>
        </w:numPr>
        <w:autoSpaceDE/>
        <w:spacing w:after="40"/>
        <w:ind w:left="851" w:right="393" w:hanging="284"/>
        <w:rPr>
          <w:b/>
          <w:bCs/>
          <w:color w:val="000000"/>
          <w:lang w:val="en-IN" w:eastAsia="en-IN"/>
        </w:rPr>
      </w:pPr>
      <w:r w:rsidRPr="002A27F6">
        <w:lastRenderedPageBreak/>
        <w:t>Wide-band</w:t>
      </w:r>
      <w:r w:rsidRPr="002A27F6">
        <w:rPr>
          <w:spacing w:val="1"/>
        </w:rPr>
        <w:t xml:space="preserve"> </w:t>
      </w:r>
      <w:r w:rsidRPr="002A27F6">
        <w:t>antennas</w:t>
      </w:r>
      <w:r w:rsidRPr="002A27F6">
        <w:rPr>
          <w:spacing w:val="1"/>
        </w:rPr>
        <w:t xml:space="preserve"> </w:t>
      </w:r>
      <w:r w:rsidRPr="002A27F6">
        <w:t>act</w:t>
      </w:r>
      <w:r w:rsidRPr="002A27F6">
        <w:rPr>
          <w:spacing w:val="1"/>
        </w:rPr>
        <w:t xml:space="preserve"> </w:t>
      </w:r>
      <w:r w:rsidRPr="002A27F6">
        <w:t>like</w:t>
      </w:r>
      <w:r w:rsidRPr="002A27F6">
        <w:rPr>
          <w:spacing w:val="1"/>
        </w:rPr>
        <w:t xml:space="preserve"> </w:t>
      </w:r>
      <w:r w:rsidRPr="002A27F6">
        <w:t>sensing</w:t>
      </w:r>
      <w:r w:rsidRPr="002A27F6">
        <w:rPr>
          <w:spacing w:val="1"/>
        </w:rPr>
        <w:t xml:space="preserve"> </w:t>
      </w:r>
      <w:r w:rsidRPr="002A27F6">
        <w:t>antennas</w:t>
      </w:r>
      <w:r w:rsidRPr="002A27F6">
        <w:rPr>
          <w:spacing w:val="1"/>
        </w:rPr>
        <w:t xml:space="preserve"> </w:t>
      </w:r>
      <w:r w:rsidRPr="002A27F6">
        <w:t>in</w:t>
      </w:r>
      <w:r w:rsidRPr="002A27F6">
        <w:rPr>
          <w:spacing w:val="1"/>
        </w:rPr>
        <w:t xml:space="preserve"> </w:t>
      </w:r>
      <w:r w:rsidRPr="002A27F6">
        <w:t>the</w:t>
      </w:r>
      <w:r w:rsidRPr="002A27F6">
        <w:rPr>
          <w:spacing w:val="1"/>
        </w:rPr>
        <w:t xml:space="preserve"> </w:t>
      </w:r>
      <w:r w:rsidRPr="002A27F6">
        <w:t>frequency</w:t>
      </w:r>
      <w:r w:rsidRPr="002A27F6">
        <w:rPr>
          <w:spacing w:val="1"/>
        </w:rPr>
        <w:t xml:space="preserve"> </w:t>
      </w:r>
      <w:r w:rsidRPr="002A27F6">
        <w:t>range</w:t>
      </w:r>
      <w:r w:rsidRPr="002A27F6">
        <w:rPr>
          <w:spacing w:val="1"/>
        </w:rPr>
        <w:t xml:space="preserve"> </w:t>
      </w:r>
      <w:r w:rsidRPr="002A27F6">
        <w:t>2.35-5.9</w:t>
      </w:r>
      <w:r w:rsidRPr="002A27F6">
        <w:rPr>
          <w:spacing w:val="1"/>
        </w:rPr>
        <w:t xml:space="preserve"> </w:t>
      </w:r>
      <w:r w:rsidRPr="002A27F6">
        <w:t>GHz</w:t>
      </w:r>
      <w:r w:rsidRPr="002A27F6">
        <w:rPr>
          <w:spacing w:val="1"/>
        </w:rPr>
        <w:t xml:space="preserve"> </w:t>
      </w:r>
      <w:r w:rsidRPr="002A27F6">
        <w:t>and</w:t>
      </w:r>
      <w:r w:rsidRPr="002A27F6">
        <w:rPr>
          <w:spacing w:val="1"/>
        </w:rPr>
        <w:t xml:space="preserve"> </w:t>
      </w:r>
      <w:r w:rsidRPr="002A27F6">
        <w:t>reconfigurable antennas having tuning range from 2.6-3.6 GHz act like communicating antennas</w:t>
      </w:r>
      <w:r w:rsidRPr="002A27F6">
        <w:rPr>
          <w:spacing w:val="-52"/>
        </w:rPr>
        <w:t xml:space="preserve"> </w:t>
      </w:r>
      <w:r w:rsidRPr="002A27F6">
        <w:t>for</w:t>
      </w:r>
      <w:r w:rsidRPr="002A27F6">
        <w:rPr>
          <w:spacing w:val="-3"/>
        </w:rPr>
        <w:t xml:space="preserve"> </w:t>
      </w:r>
      <w:r w:rsidRPr="002A27F6">
        <w:t>spectrum</w:t>
      </w:r>
      <w:r w:rsidRPr="002A27F6">
        <w:rPr>
          <w:spacing w:val="-2"/>
        </w:rPr>
        <w:t xml:space="preserve"> </w:t>
      </w:r>
      <w:r w:rsidRPr="002A27F6">
        <w:t>interweave CR.</w:t>
      </w:r>
    </w:p>
    <w:p w14:paraId="405C8260" w14:textId="77777777" w:rsidR="00F20E4F" w:rsidRPr="002A27F6" w:rsidRDefault="00000000">
      <w:pPr>
        <w:pStyle w:val="ListParagraph"/>
        <w:widowControl/>
        <w:numPr>
          <w:ilvl w:val="0"/>
          <w:numId w:val="38"/>
        </w:numPr>
        <w:autoSpaceDE/>
        <w:spacing w:after="40"/>
        <w:ind w:left="851" w:right="516" w:hanging="284"/>
        <w:rPr>
          <w:b/>
          <w:bCs/>
          <w:color w:val="000000"/>
          <w:lang w:val="en-IN" w:eastAsia="en-IN"/>
        </w:rPr>
      </w:pPr>
      <w:r w:rsidRPr="002A27F6">
        <w:t>The</w:t>
      </w:r>
      <w:r w:rsidRPr="002A27F6">
        <w:rPr>
          <w:spacing w:val="-1"/>
        </w:rPr>
        <w:t xml:space="preserve"> </w:t>
      </w:r>
      <w:r w:rsidRPr="002A27F6">
        <w:t>annular</w:t>
      </w:r>
      <w:r w:rsidRPr="002A27F6">
        <w:rPr>
          <w:spacing w:val="-1"/>
        </w:rPr>
        <w:t xml:space="preserve"> </w:t>
      </w:r>
      <w:r w:rsidRPr="002A27F6">
        <w:t>slot-based planar designs</w:t>
      </w:r>
      <w:r w:rsidRPr="002A27F6">
        <w:rPr>
          <w:spacing w:val="-1"/>
        </w:rPr>
        <w:t xml:space="preserve"> </w:t>
      </w:r>
      <w:r w:rsidRPr="002A27F6">
        <w:t>provide a</w:t>
      </w:r>
      <w:r w:rsidRPr="002A27F6">
        <w:rPr>
          <w:spacing w:val="-3"/>
        </w:rPr>
        <w:t xml:space="preserve"> </w:t>
      </w:r>
      <w:r w:rsidRPr="002A27F6">
        <w:t>smooth</w:t>
      </w:r>
      <w:r w:rsidRPr="002A27F6">
        <w:rPr>
          <w:spacing w:val="-1"/>
        </w:rPr>
        <w:t xml:space="preserve"> </w:t>
      </w:r>
      <w:r w:rsidRPr="002A27F6">
        <w:t>variation</w:t>
      </w:r>
      <w:r w:rsidRPr="002A27F6">
        <w:rPr>
          <w:spacing w:val="-3"/>
        </w:rPr>
        <w:t xml:space="preserve"> </w:t>
      </w:r>
      <w:r w:rsidRPr="002A27F6">
        <w:t>of</w:t>
      </w:r>
      <w:r w:rsidRPr="002A27F6">
        <w:rPr>
          <w:spacing w:val="-3"/>
        </w:rPr>
        <w:t xml:space="preserve"> </w:t>
      </w:r>
      <w:r w:rsidRPr="002A27F6">
        <w:t>resonance frequency.</w:t>
      </w:r>
    </w:p>
    <w:p w14:paraId="38027C69" w14:textId="77777777" w:rsidR="00F20E4F" w:rsidRPr="002A27F6" w:rsidRDefault="00000000">
      <w:pPr>
        <w:pStyle w:val="ListParagraph"/>
        <w:widowControl/>
        <w:numPr>
          <w:ilvl w:val="0"/>
          <w:numId w:val="38"/>
        </w:numPr>
        <w:autoSpaceDE/>
        <w:spacing w:after="100" w:afterAutospacing="1"/>
        <w:ind w:left="851" w:right="516" w:hanging="284"/>
        <w:rPr>
          <w:b/>
          <w:bCs/>
          <w:color w:val="000000"/>
          <w:lang w:val="en-IN" w:eastAsia="en-IN"/>
        </w:rPr>
      </w:pPr>
      <w:r w:rsidRPr="002A27F6">
        <w:t>The</w:t>
      </w:r>
      <w:r w:rsidRPr="002A27F6">
        <w:rPr>
          <w:spacing w:val="-2"/>
        </w:rPr>
        <w:t xml:space="preserve"> </w:t>
      </w:r>
      <w:r w:rsidRPr="002A27F6">
        <w:t>envelope</w:t>
      </w:r>
      <w:r w:rsidRPr="002A27F6">
        <w:rPr>
          <w:spacing w:val="-1"/>
        </w:rPr>
        <w:t xml:space="preserve"> </w:t>
      </w:r>
      <w:r w:rsidRPr="002A27F6">
        <w:t>correlation</w:t>
      </w:r>
      <w:r w:rsidRPr="002A27F6">
        <w:rPr>
          <w:spacing w:val="-1"/>
        </w:rPr>
        <w:t xml:space="preserve"> </w:t>
      </w:r>
      <w:r w:rsidRPr="002A27F6">
        <w:t>coefficient is</w:t>
      </w:r>
      <w:r w:rsidRPr="002A27F6">
        <w:rPr>
          <w:spacing w:val="-2"/>
        </w:rPr>
        <w:t xml:space="preserve"> </w:t>
      </w:r>
      <w:r w:rsidRPr="002A27F6">
        <w:t>less</w:t>
      </w:r>
      <w:r w:rsidRPr="002A27F6">
        <w:rPr>
          <w:spacing w:val="-3"/>
        </w:rPr>
        <w:t xml:space="preserve"> </w:t>
      </w:r>
      <w:r w:rsidRPr="002A27F6">
        <w:t>than</w:t>
      </w:r>
      <w:r w:rsidRPr="002A27F6">
        <w:rPr>
          <w:spacing w:val="-1"/>
        </w:rPr>
        <w:t xml:space="preserve"> </w:t>
      </w:r>
      <w:r w:rsidRPr="002A27F6">
        <w:t>0.01.</w:t>
      </w:r>
    </w:p>
    <w:p w14:paraId="526B9253" w14:textId="3C4DF001" w:rsidR="00F20E4F" w:rsidRPr="002A27F6" w:rsidRDefault="00000000">
      <w:pPr>
        <w:widowControl/>
        <w:tabs>
          <w:tab w:val="left" w:pos="9639"/>
        </w:tabs>
        <w:autoSpaceDE/>
        <w:spacing w:after="120"/>
        <w:ind w:left="426" w:right="393"/>
        <w:jc w:val="both"/>
        <w:rPr>
          <w:b/>
          <w:bCs/>
          <w:color w:val="000000"/>
          <w:lang w:val="en-IN" w:eastAsia="en-IN"/>
        </w:rPr>
      </w:pPr>
      <w:r w:rsidRPr="002A27F6">
        <w:rPr>
          <w:b/>
          <w:bCs/>
          <w:color w:val="000000"/>
          <w:lang w:val="en-IN" w:eastAsia="en-IN"/>
        </w:rPr>
        <w:t>Two element MIMO antenna with frequency reconfigurable characteristics utilizing RF MEMS for 5G applications [</w:t>
      </w:r>
      <w:del w:id="301" w:author="Subhrajit Nandy" w:date="2023-05-23T15:02:00Z">
        <w:r w:rsidRPr="002A27F6" w:rsidDel="009D7709">
          <w:rPr>
            <w:b/>
            <w:bCs/>
            <w:color w:val="000000"/>
            <w:lang w:val="en-IN" w:eastAsia="en-IN"/>
          </w:rPr>
          <w:delText>4</w:delText>
        </w:r>
      </w:del>
      <w:ins w:id="302" w:author="Subhrajit Nandy" w:date="2023-05-23T15:02:00Z">
        <w:r w:rsidR="009D7709" w:rsidRPr="002A27F6">
          <w:rPr>
            <w:b/>
            <w:bCs/>
            <w:color w:val="000000"/>
            <w:lang w:val="en-IN" w:eastAsia="en-IN"/>
          </w:rPr>
          <w:t>5</w:t>
        </w:r>
      </w:ins>
      <w:r w:rsidRPr="002A27F6">
        <w:rPr>
          <w:b/>
          <w:bCs/>
          <w:color w:val="000000"/>
          <w:lang w:val="en-IN" w:eastAsia="en-IN"/>
        </w:rPr>
        <w:t xml:space="preserve">] </w:t>
      </w:r>
    </w:p>
    <w:p w14:paraId="03D94D40" w14:textId="77777777" w:rsidR="00F20E4F" w:rsidRPr="002A27F6" w:rsidRDefault="00000000">
      <w:pPr>
        <w:pStyle w:val="ListParagraph"/>
        <w:widowControl/>
        <w:numPr>
          <w:ilvl w:val="0"/>
          <w:numId w:val="39"/>
        </w:numPr>
        <w:autoSpaceDE/>
        <w:spacing w:after="40"/>
        <w:ind w:left="851" w:right="516" w:hanging="284"/>
        <w:rPr>
          <w:color w:val="000000"/>
          <w:lang w:val="en-IN" w:eastAsia="en-IN"/>
        </w:rPr>
      </w:pPr>
      <w:r w:rsidRPr="002A27F6">
        <w:rPr>
          <w:color w:val="000000"/>
          <w:lang w:val="en-IN" w:eastAsia="en-IN"/>
        </w:rPr>
        <w:t>Dimension of 98</w:t>
      </w:r>
      <w:ins w:id="303" w:author="Juin Acharjee" w:date="2023-05-22T11:55:00Z">
        <w:r w:rsidRPr="002A27F6">
          <w:rPr>
            <w:color w:val="000000"/>
            <w:lang w:eastAsia="en-IN"/>
          </w:rPr>
          <w:t xml:space="preserve"> </w:t>
        </w:r>
      </w:ins>
      <w:r w:rsidRPr="002A27F6">
        <w:rPr>
          <w:color w:val="000000"/>
          <w:lang w:val="en-IN" w:eastAsia="en-IN"/>
        </w:rPr>
        <w:t>mm x 32</w:t>
      </w:r>
      <w:ins w:id="304" w:author="Juin Acharjee" w:date="2023-05-22T11:55:00Z">
        <w:r w:rsidRPr="002A27F6">
          <w:rPr>
            <w:color w:val="000000"/>
            <w:lang w:eastAsia="en-IN"/>
          </w:rPr>
          <w:t xml:space="preserve"> </w:t>
        </w:r>
      </w:ins>
      <w:r w:rsidRPr="002A27F6">
        <w:rPr>
          <w:color w:val="000000"/>
          <w:lang w:val="en-IN" w:eastAsia="en-IN"/>
        </w:rPr>
        <w:t>mm x 1mm.</w:t>
      </w:r>
    </w:p>
    <w:p w14:paraId="42755496" w14:textId="77777777" w:rsidR="00F20E4F" w:rsidRPr="002A27F6" w:rsidRDefault="00000000">
      <w:pPr>
        <w:pStyle w:val="ListParagraph"/>
        <w:widowControl/>
        <w:numPr>
          <w:ilvl w:val="0"/>
          <w:numId w:val="39"/>
        </w:numPr>
        <w:autoSpaceDE/>
        <w:spacing w:after="40"/>
        <w:ind w:left="851" w:right="516" w:hanging="284"/>
        <w:rPr>
          <w:color w:val="000000"/>
          <w:lang w:val="en-IN" w:eastAsia="en-IN"/>
        </w:rPr>
      </w:pPr>
      <w:r w:rsidRPr="002A27F6">
        <w:t>Reconfigurable antenna that can be switched among 600 MHz, 1.8, 2.4, 3.5, and 5.5 GHz bands.</w:t>
      </w:r>
    </w:p>
    <w:p w14:paraId="2A3ACB25" w14:textId="77777777" w:rsidR="00F20E4F" w:rsidRPr="002A27F6" w:rsidRDefault="00000000">
      <w:pPr>
        <w:pStyle w:val="ListParagraph"/>
        <w:widowControl/>
        <w:numPr>
          <w:ilvl w:val="0"/>
          <w:numId w:val="39"/>
        </w:numPr>
        <w:autoSpaceDE/>
        <w:spacing w:after="40"/>
        <w:ind w:left="851" w:right="516" w:hanging="284"/>
        <w:rPr>
          <w:color w:val="000000"/>
          <w:lang w:val="en-IN" w:eastAsia="en-IN"/>
        </w:rPr>
      </w:pPr>
      <w:r w:rsidRPr="002A27F6">
        <w:t>Measured isolation greater than 15 dB.</w:t>
      </w:r>
    </w:p>
    <w:p w14:paraId="2C901D50" w14:textId="77777777" w:rsidR="00F20E4F" w:rsidRPr="002A27F6" w:rsidRDefault="00000000">
      <w:pPr>
        <w:pStyle w:val="ListParagraph"/>
        <w:widowControl/>
        <w:numPr>
          <w:ilvl w:val="0"/>
          <w:numId w:val="39"/>
        </w:numPr>
        <w:autoSpaceDE/>
        <w:spacing w:after="40"/>
        <w:ind w:left="851" w:right="516" w:hanging="284"/>
        <w:rPr>
          <w:color w:val="000000"/>
          <w:lang w:val="en-IN" w:eastAsia="en-IN"/>
        </w:rPr>
      </w:pPr>
      <w:r w:rsidRPr="002A27F6">
        <w:t>The Diversity gain in the operating bands is greater than 9.8 dB.</w:t>
      </w:r>
    </w:p>
    <w:p w14:paraId="2FC15BDB" w14:textId="77777777" w:rsidR="00F20E4F" w:rsidRPr="002A27F6" w:rsidRDefault="00000000">
      <w:pPr>
        <w:pStyle w:val="ListParagraph"/>
        <w:widowControl/>
        <w:numPr>
          <w:ilvl w:val="0"/>
          <w:numId w:val="39"/>
        </w:numPr>
        <w:autoSpaceDE/>
        <w:spacing w:after="100" w:afterAutospacing="1"/>
        <w:ind w:left="851" w:right="516" w:hanging="284"/>
        <w:rPr>
          <w:color w:val="000000"/>
          <w:lang w:val="en-IN" w:eastAsia="en-IN"/>
        </w:rPr>
      </w:pPr>
      <w:r w:rsidRPr="002A27F6">
        <w:t>The Envelop correlation coefficient is less than 0.04.</w:t>
      </w:r>
    </w:p>
    <w:p w14:paraId="27EDB993" w14:textId="77F358B0" w:rsidR="00F20E4F" w:rsidRPr="002A27F6" w:rsidDel="009D7709" w:rsidRDefault="00F20E4F">
      <w:pPr>
        <w:widowControl/>
        <w:autoSpaceDE/>
        <w:spacing w:after="120"/>
        <w:ind w:left="426"/>
        <w:jc w:val="both"/>
        <w:rPr>
          <w:del w:id="305" w:author="Subhrajit Nandy" w:date="2023-05-23T15:06:00Z"/>
          <w:b/>
        </w:rPr>
      </w:pPr>
    </w:p>
    <w:p w14:paraId="65F50E26" w14:textId="22BFF01C" w:rsidR="00F20E4F" w:rsidRPr="002A27F6" w:rsidRDefault="00000000">
      <w:pPr>
        <w:widowControl/>
        <w:autoSpaceDE/>
        <w:spacing w:after="120"/>
        <w:ind w:left="426"/>
        <w:jc w:val="both"/>
        <w:rPr>
          <w:b/>
        </w:rPr>
      </w:pPr>
      <w:r w:rsidRPr="002A27F6">
        <w:rPr>
          <w:b/>
        </w:rPr>
        <w:t>Design</w:t>
      </w:r>
      <w:r w:rsidRPr="002A27F6">
        <w:rPr>
          <w:b/>
          <w:spacing w:val="-2"/>
        </w:rPr>
        <w:t xml:space="preserve"> </w:t>
      </w:r>
      <w:r w:rsidRPr="002A27F6">
        <w:rPr>
          <w:b/>
        </w:rPr>
        <w:t>of</w:t>
      </w:r>
      <w:r w:rsidRPr="002A27F6">
        <w:rPr>
          <w:b/>
          <w:spacing w:val="-1"/>
        </w:rPr>
        <w:t xml:space="preserve"> </w:t>
      </w:r>
      <w:r w:rsidRPr="002A27F6">
        <w:rPr>
          <w:b/>
        </w:rPr>
        <w:t>a</w:t>
      </w:r>
      <w:r w:rsidRPr="002A27F6">
        <w:rPr>
          <w:b/>
          <w:spacing w:val="-1"/>
        </w:rPr>
        <w:t xml:space="preserve"> </w:t>
      </w:r>
      <w:r w:rsidRPr="002A27F6">
        <w:rPr>
          <w:b/>
        </w:rPr>
        <w:t>Dual-band</w:t>
      </w:r>
      <w:r w:rsidRPr="002A27F6">
        <w:rPr>
          <w:b/>
          <w:spacing w:val="-4"/>
        </w:rPr>
        <w:t xml:space="preserve"> </w:t>
      </w:r>
      <w:r w:rsidRPr="002A27F6">
        <w:rPr>
          <w:b/>
        </w:rPr>
        <w:t>MIMO</w:t>
      </w:r>
      <w:r w:rsidRPr="002A27F6">
        <w:rPr>
          <w:b/>
          <w:spacing w:val="-1"/>
        </w:rPr>
        <w:t xml:space="preserve"> </w:t>
      </w:r>
      <w:r w:rsidRPr="002A27F6">
        <w:rPr>
          <w:b/>
        </w:rPr>
        <w:t>Antenna</w:t>
      </w:r>
      <w:r w:rsidRPr="002A27F6">
        <w:rPr>
          <w:b/>
          <w:spacing w:val="-4"/>
        </w:rPr>
        <w:t xml:space="preserve"> </w:t>
      </w:r>
      <w:r w:rsidRPr="002A27F6">
        <w:rPr>
          <w:b/>
        </w:rPr>
        <w:t>for</w:t>
      </w:r>
      <w:r w:rsidRPr="002A27F6">
        <w:rPr>
          <w:b/>
          <w:spacing w:val="-1"/>
        </w:rPr>
        <w:t xml:space="preserve"> </w:t>
      </w:r>
      <w:r w:rsidRPr="002A27F6">
        <w:rPr>
          <w:b/>
        </w:rPr>
        <w:t>5G Smartphone</w:t>
      </w:r>
      <w:r w:rsidRPr="002A27F6">
        <w:rPr>
          <w:b/>
          <w:spacing w:val="-2"/>
        </w:rPr>
        <w:t xml:space="preserve"> </w:t>
      </w:r>
      <w:r w:rsidRPr="002A27F6">
        <w:rPr>
          <w:b/>
        </w:rPr>
        <w:t>Application [</w:t>
      </w:r>
      <w:del w:id="306" w:author="Subhrajit Nandy" w:date="2023-05-23T15:02:00Z">
        <w:r w:rsidRPr="002A27F6" w:rsidDel="009D7709">
          <w:rPr>
            <w:b/>
          </w:rPr>
          <w:delText>5</w:delText>
        </w:r>
      </w:del>
      <w:ins w:id="307" w:author="Subhrajit Nandy" w:date="2023-05-23T15:02:00Z">
        <w:r w:rsidR="009D7709" w:rsidRPr="002A27F6">
          <w:rPr>
            <w:b/>
          </w:rPr>
          <w:t>6</w:t>
        </w:r>
      </w:ins>
      <w:r w:rsidRPr="002A27F6">
        <w:rPr>
          <w:b/>
        </w:rPr>
        <w:t>]</w:t>
      </w:r>
    </w:p>
    <w:p w14:paraId="052CA82B" w14:textId="77777777" w:rsidR="00F20E4F" w:rsidRPr="002A27F6" w:rsidRDefault="00000000">
      <w:pPr>
        <w:pStyle w:val="ListParagraph"/>
        <w:widowControl/>
        <w:numPr>
          <w:ilvl w:val="0"/>
          <w:numId w:val="40"/>
        </w:numPr>
        <w:autoSpaceDE/>
        <w:spacing w:after="40"/>
        <w:ind w:left="851" w:right="516" w:hanging="284"/>
        <w:rPr>
          <w:b/>
          <w:bCs/>
          <w:color w:val="000000"/>
          <w:lang w:val="en-IN" w:eastAsia="en-IN"/>
        </w:rPr>
      </w:pPr>
      <w:r w:rsidRPr="002A27F6">
        <w:t>Dimension of 130mm x 74mm x 0.8mm.</w:t>
      </w:r>
    </w:p>
    <w:p w14:paraId="1D3C1D5D" w14:textId="77777777" w:rsidR="00F20E4F" w:rsidRPr="002A27F6" w:rsidRDefault="00000000">
      <w:pPr>
        <w:pStyle w:val="ListParagraph"/>
        <w:numPr>
          <w:ilvl w:val="0"/>
          <w:numId w:val="40"/>
        </w:numPr>
        <w:tabs>
          <w:tab w:val="left" w:pos="2040"/>
          <w:tab w:val="left" w:pos="2041"/>
        </w:tabs>
        <w:spacing w:before="2" w:after="40" w:line="238" w:lineRule="auto"/>
        <w:ind w:left="851" w:right="393" w:hanging="284"/>
        <w:rPr>
          <w:rPrChange w:id="308" w:author="Subhrajit Nandy" w:date="2023-05-23T15:38:00Z">
            <w:rPr>
              <w:rFonts w:ascii="Symbol" w:hAnsi="Symbol"/>
            </w:rPr>
          </w:rPrChange>
        </w:rPr>
      </w:pPr>
      <w:r w:rsidRPr="002A27F6">
        <w:t>Reflection coefficient</w:t>
      </w:r>
      <w:r w:rsidRPr="002A27F6">
        <w:rPr>
          <w:spacing w:val="1"/>
        </w:rPr>
        <w:t xml:space="preserve"> </w:t>
      </w:r>
      <w:r w:rsidRPr="002A27F6">
        <w:t>is less</w:t>
      </w:r>
      <w:r w:rsidRPr="002A27F6">
        <w:rPr>
          <w:spacing w:val="1"/>
        </w:rPr>
        <w:t xml:space="preserve"> </w:t>
      </w:r>
      <w:r w:rsidRPr="002A27F6">
        <w:t>than</w:t>
      </w:r>
      <w:r w:rsidRPr="002A27F6">
        <w:rPr>
          <w:spacing w:val="1"/>
        </w:rPr>
        <w:t xml:space="preserve"> </w:t>
      </w:r>
      <w:r w:rsidRPr="002A27F6">
        <w:t>-6 dB,</w:t>
      </w:r>
      <w:r w:rsidRPr="002A27F6">
        <w:rPr>
          <w:spacing w:val="1"/>
        </w:rPr>
        <w:t xml:space="preserve"> </w:t>
      </w:r>
      <w:r w:rsidRPr="002A27F6">
        <w:t>and the isolation is</w:t>
      </w:r>
      <w:r w:rsidRPr="002A27F6">
        <w:rPr>
          <w:spacing w:val="1"/>
        </w:rPr>
        <w:t xml:space="preserve"> </w:t>
      </w:r>
      <w:r w:rsidRPr="002A27F6">
        <w:t>better</w:t>
      </w:r>
      <w:r w:rsidRPr="002A27F6">
        <w:rPr>
          <w:spacing w:val="1"/>
        </w:rPr>
        <w:t xml:space="preserve"> </w:t>
      </w:r>
      <w:r w:rsidRPr="002A27F6">
        <w:t>than</w:t>
      </w:r>
      <w:r w:rsidRPr="002A27F6">
        <w:rPr>
          <w:spacing w:val="1"/>
        </w:rPr>
        <w:t xml:space="preserve"> </w:t>
      </w:r>
      <w:r w:rsidRPr="002A27F6">
        <w:t>12</w:t>
      </w:r>
      <w:r w:rsidRPr="002A27F6">
        <w:rPr>
          <w:spacing w:val="1"/>
        </w:rPr>
        <w:t xml:space="preserve"> </w:t>
      </w:r>
      <w:r w:rsidRPr="002A27F6">
        <w:t>dB over the band</w:t>
      </w:r>
      <w:r w:rsidRPr="002A27F6">
        <w:rPr>
          <w:spacing w:val="-52"/>
        </w:rPr>
        <w:t xml:space="preserve"> </w:t>
      </w:r>
      <w:r w:rsidRPr="002A27F6">
        <w:t>frequency</w:t>
      </w:r>
      <w:r w:rsidRPr="002A27F6">
        <w:rPr>
          <w:spacing w:val="-1"/>
        </w:rPr>
        <w:t xml:space="preserve"> </w:t>
      </w:r>
      <w:r w:rsidRPr="002A27F6">
        <w:t>of 3300-3600</w:t>
      </w:r>
      <w:r w:rsidRPr="002A27F6">
        <w:rPr>
          <w:spacing w:val="-3"/>
        </w:rPr>
        <w:t xml:space="preserve"> </w:t>
      </w:r>
      <w:r w:rsidRPr="002A27F6">
        <w:t>MHz and 4800-5000 MHz</w:t>
      </w:r>
    </w:p>
    <w:p w14:paraId="263F44EA" w14:textId="77777777" w:rsidR="00F20E4F" w:rsidRPr="002A27F6" w:rsidRDefault="00000000">
      <w:pPr>
        <w:pStyle w:val="ListParagraph"/>
        <w:numPr>
          <w:ilvl w:val="0"/>
          <w:numId w:val="40"/>
        </w:numPr>
        <w:tabs>
          <w:tab w:val="left" w:pos="2040"/>
          <w:tab w:val="left" w:pos="2041"/>
        </w:tabs>
        <w:spacing w:before="4" w:after="40" w:line="235" w:lineRule="auto"/>
        <w:ind w:left="851" w:right="1140" w:hanging="284"/>
        <w:rPr>
          <w:rPrChange w:id="309" w:author="Subhrajit Nandy" w:date="2023-05-23T15:38:00Z">
            <w:rPr>
              <w:rFonts w:ascii="Symbol" w:hAnsi="Symbol"/>
            </w:rPr>
          </w:rPrChange>
        </w:rPr>
      </w:pPr>
      <w:r w:rsidRPr="002A27F6">
        <w:t>The back L-shaped</w:t>
      </w:r>
      <w:r w:rsidRPr="002A27F6">
        <w:rPr>
          <w:spacing w:val="1"/>
        </w:rPr>
        <w:t xml:space="preserve"> </w:t>
      </w:r>
      <w:r w:rsidRPr="002A27F6">
        <w:t>branches</w:t>
      </w:r>
      <w:r w:rsidRPr="002A27F6">
        <w:rPr>
          <w:spacing w:val="1"/>
        </w:rPr>
        <w:t xml:space="preserve"> </w:t>
      </w:r>
      <w:r w:rsidRPr="002A27F6">
        <w:t>and</w:t>
      </w:r>
      <w:r w:rsidRPr="002A27F6">
        <w:rPr>
          <w:spacing w:val="1"/>
        </w:rPr>
        <w:t xml:space="preserve"> </w:t>
      </w:r>
      <w:r w:rsidRPr="002A27F6">
        <w:t>the</w:t>
      </w:r>
      <w:r w:rsidRPr="002A27F6">
        <w:rPr>
          <w:spacing w:val="1"/>
        </w:rPr>
        <w:t xml:space="preserve"> </w:t>
      </w:r>
      <w:r w:rsidRPr="002A27F6">
        <w:t>front</w:t>
      </w:r>
      <w:r w:rsidRPr="002A27F6">
        <w:rPr>
          <w:spacing w:val="1"/>
        </w:rPr>
        <w:t xml:space="preserve"> </w:t>
      </w:r>
      <w:r w:rsidRPr="002A27F6">
        <w:t>bend line contribute</w:t>
      </w:r>
      <w:r w:rsidRPr="002A27F6">
        <w:rPr>
          <w:spacing w:val="1"/>
        </w:rPr>
        <w:t xml:space="preserve"> </w:t>
      </w:r>
      <w:r w:rsidRPr="002A27F6">
        <w:t>to high frequency</w:t>
      </w:r>
      <w:r w:rsidRPr="002A27F6">
        <w:rPr>
          <w:spacing w:val="1"/>
        </w:rPr>
        <w:t xml:space="preserve"> </w:t>
      </w:r>
      <w:r w:rsidRPr="002A27F6">
        <w:t>impedance</w:t>
      </w:r>
      <w:r w:rsidRPr="002A27F6">
        <w:rPr>
          <w:spacing w:val="-52"/>
        </w:rPr>
        <w:t xml:space="preserve"> </w:t>
      </w:r>
      <w:r w:rsidRPr="002A27F6">
        <w:t>matching.</w:t>
      </w:r>
    </w:p>
    <w:p w14:paraId="64438D76" w14:textId="77777777" w:rsidR="00F20E4F" w:rsidRPr="002A27F6" w:rsidRDefault="00000000">
      <w:pPr>
        <w:pStyle w:val="ListParagraph"/>
        <w:widowControl/>
        <w:numPr>
          <w:ilvl w:val="0"/>
          <w:numId w:val="40"/>
        </w:numPr>
        <w:autoSpaceDE/>
        <w:spacing w:after="100" w:afterAutospacing="1"/>
        <w:ind w:left="851" w:right="516" w:hanging="284"/>
        <w:rPr>
          <w:b/>
          <w:bCs/>
          <w:color w:val="000000"/>
          <w:lang w:val="en-IN" w:eastAsia="en-IN"/>
        </w:rPr>
      </w:pPr>
      <w:r w:rsidRPr="002A27F6">
        <w:t>The</w:t>
      </w:r>
      <w:r w:rsidRPr="002A27F6">
        <w:rPr>
          <w:spacing w:val="-1"/>
        </w:rPr>
        <w:t xml:space="preserve"> </w:t>
      </w:r>
      <w:r w:rsidRPr="002A27F6">
        <w:t>envelope</w:t>
      </w:r>
      <w:r w:rsidRPr="002A27F6">
        <w:rPr>
          <w:spacing w:val="-1"/>
        </w:rPr>
        <w:t xml:space="preserve"> </w:t>
      </w:r>
      <w:r w:rsidRPr="002A27F6">
        <w:t>correlation</w:t>
      </w:r>
      <w:r w:rsidRPr="002A27F6">
        <w:rPr>
          <w:spacing w:val="-1"/>
        </w:rPr>
        <w:t xml:space="preserve"> </w:t>
      </w:r>
      <w:r w:rsidRPr="002A27F6">
        <w:t>coefficient is</w:t>
      </w:r>
      <w:r w:rsidRPr="002A27F6">
        <w:rPr>
          <w:spacing w:val="-1"/>
        </w:rPr>
        <w:t xml:space="preserve"> </w:t>
      </w:r>
      <w:r w:rsidRPr="002A27F6">
        <w:t>less</w:t>
      </w:r>
      <w:r w:rsidRPr="002A27F6">
        <w:rPr>
          <w:spacing w:val="-3"/>
        </w:rPr>
        <w:t xml:space="preserve"> </w:t>
      </w:r>
      <w:r w:rsidRPr="002A27F6">
        <w:t>than</w:t>
      </w:r>
      <w:r w:rsidRPr="002A27F6">
        <w:rPr>
          <w:spacing w:val="-1"/>
        </w:rPr>
        <w:t xml:space="preserve"> </w:t>
      </w:r>
      <w:r w:rsidRPr="002A27F6">
        <w:t>0.1.</w:t>
      </w:r>
    </w:p>
    <w:p w14:paraId="0E96DA83" w14:textId="3BF7941F" w:rsidR="00F20E4F" w:rsidRPr="002A27F6" w:rsidRDefault="00000000">
      <w:pPr>
        <w:widowControl/>
        <w:autoSpaceDE/>
        <w:spacing w:after="100" w:afterAutospacing="1"/>
        <w:ind w:left="426" w:right="516"/>
        <w:jc w:val="both"/>
        <w:rPr>
          <w:b/>
          <w:color w:val="000000" w:themeColor="text1"/>
        </w:rPr>
      </w:pPr>
      <w:r w:rsidRPr="002A27F6">
        <w:rPr>
          <w:b/>
          <w:color w:val="000000" w:themeColor="text1"/>
        </w:rPr>
        <w:t>Pattern-Reconfigurable MIMO Antenna for High Isolation and Low Correlation [</w:t>
      </w:r>
      <w:del w:id="310" w:author="Subhrajit Nandy" w:date="2023-05-23T15:02:00Z">
        <w:r w:rsidRPr="002A27F6" w:rsidDel="009D7709">
          <w:rPr>
            <w:b/>
            <w:color w:val="000000" w:themeColor="text1"/>
          </w:rPr>
          <w:delText>6</w:delText>
        </w:r>
      </w:del>
      <w:ins w:id="311" w:author="Subhrajit Nandy" w:date="2023-05-23T15:02:00Z">
        <w:r w:rsidR="009D7709" w:rsidRPr="002A27F6">
          <w:rPr>
            <w:b/>
            <w:color w:val="000000" w:themeColor="text1"/>
          </w:rPr>
          <w:t>8</w:t>
        </w:r>
      </w:ins>
      <w:r w:rsidRPr="002A27F6">
        <w:rPr>
          <w:b/>
          <w:color w:val="000000" w:themeColor="text1"/>
        </w:rPr>
        <w:t>]</w:t>
      </w:r>
    </w:p>
    <w:p w14:paraId="4C49839E" w14:textId="77777777" w:rsidR="00F20E4F" w:rsidRPr="002A27F6" w:rsidRDefault="00000000">
      <w:pPr>
        <w:pStyle w:val="ListParagraph"/>
        <w:widowControl/>
        <w:numPr>
          <w:ilvl w:val="0"/>
          <w:numId w:val="41"/>
        </w:numPr>
        <w:autoSpaceDE/>
        <w:spacing w:after="40"/>
        <w:ind w:left="851" w:right="516" w:hanging="284"/>
      </w:pPr>
      <w:r w:rsidRPr="002A27F6">
        <w:t>Dimension of 120</w:t>
      </w:r>
      <w:ins w:id="312" w:author="Juin Acharjee" w:date="2023-05-22T11:56:00Z">
        <w:r w:rsidRPr="002A27F6">
          <w:t xml:space="preserve"> </w:t>
        </w:r>
      </w:ins>
      <w:r w:rsidRPr="002A27F6">
        <w:t>mm x 70</w:t>
      </w:r>
      <w:ins w:id="313" w:author="Juin Acharjee" w:date="2023-05-22T11:56:00Z">
        <w:r w:rsidRPr="002A27F6">
          <w:t xml:space="preserve"> </w:t>
        </w:r>
      </w:ins>
      <w:r w:rsidRPr="002A27F6">
        <w:t>mm x 1.6 mm.</w:t>
      </w:r>
    </w:p>
    <w:p w14:paraId="3B4B2ECC" w14:textId="77777777" w:rsidR="00F20E4F" w:rsidRPr="002A27F6" w:rsidRDefault="00000000">
      <w:pPr>
        <w:pStyle w:val="ListParagraph"/>
        <w:widowControl/>
        <w:numPr>
          <w:ilvl w:val="0"/>
          <w:numId w:val="41"/>
        </w:numPr>
        <w:autoSpaceDE/>
        <w:spacing w:after="40"/>
        <w:ind w:left="851" w:right="516" w:hanging="284"/>
        <w:rPr>
          <w:color w:val="000000"/>
          <w:lang w:val="en-IN" w:eastAsia="en-IN"/>
        </w:rPr>
      </w:pPr>
      <w:r w:rsidRPr="002A27F6">
        <w:t>Measured isolation greater than 21 dB.</w:t>
      </w:r>
    </w:p>
    <w:p w14:paraId="4E4F1F40" w14:textId="77777777" w:rsidR="00F20E4F" w:rsidRPr="002A27F6" w:rsidRDefault="00000000">
      <w:pPr>
        <w:pStyle w:val="ListParagraph"/>
        <w:widowControl/>
        <w:numPr>
          <w:ilvl w:val="0"/>
          <w:numId w:val="41"/>
        </w:numPr>
        <w:autoSpaceDE/>
        <w:spacing w:after="40"/>
        <w:ind w:left="851" w:right="516" w:hanging="284"/>
      </w:pPr>
      <w:r w:rsidRPr="002A27F6">
        <w:t>The half-power beamwidths (HPBWs) of the S0, S1, and S2 states are 80, 75, and 95, respectively.</w:t>
      </w:r>
    </w:p>
    <w:p w14:paraId="4C6EBD9B" w14:textId="77777777" w:rsidR="00F20E4F" w:rsidRPr="002A27F6" w:rsidRDefault="00000000">
      <w:pPr>
        <w:pStyle w:val="ListParagraph"/>
        <w:widowControl/>
        <w:numPr>
          <w:ilvl w:val="0"/>
          <w:numId w:val="41"/>
        </w:numPr>
        <w:autoSpaceDE/>
        <w:spacing w:after="40"/>
        <w:ind w:left="851" w:right="516" w:hanging="284"/>
      </w:pPr>
      <w:r w:rsidRPr="002A27F6">
        <w:t>The impedance bandwidth of the antenna, the efficiencies cited above are satisfied over 70%.</w:t>
      </w:r>
    </w:p>
    <w:p w14:paraId="4F6CB79A" w14:textId="77777777" w:rsidR="00F20E4F" w:rsidRPr="002A27F6" w:rsidRDefault="00000000">
      <w:pPr>
        <w:pStyle w:val="ListParagraph"/>
        <w:widowControl/>
        <w:numPr>
          <w:ilvl w:val="0"/>
          <w:numId w:val="41"/>
        </w:numPr>
        <w:autoSpaceDE/>
        <w:spacing w:after="100" w:afterAutospacing="1"/>
        <w:ind w:left="851" w:right="516" w:hanging="284"/>
        <w:rPr>
          <w:b/>
          <w:bCs/>
          <w:color w:val="000000"/>
          <w:lang w:val="en-IN" w:eastAsia="en-IN"/>
        </w:rPr>
      </w:pPr>
      <w:r w:rsidRPr="002A27F6">
        <w:t>The</w:t>
      </w:r>
      <w:r w:rsidRPr="002A27F6">
        <w:rPr>
          <w:spacing w:val="-1"/>
        </w:rPr>
        <w:t xml:space="preserve"> </w:t>
      </w:r>
      <w:r w:rsidRPr="002A27F6">
        <w:t>envelope</w:t>
      </w:r>
      <w:r w:rsidRPr="002A27F6">
        <w:rPr>
          <w:spacing w:val="-1"/>
        </w:rPr>
        <w:t xml:space="preserve"> </w:t>
      </w:r>
      <w:r w:rsidRPr="002A27F6">
        <w:t>correlation</w:t>
      </w:r>
      <w:r w:rsidRPr="002A27F6">
        <w:rPr>
          <w:spacing w:val="-1"/>
        </w:rPr>
        <w:t xml:space="preserve"> </w:t>
      </w:r>
      <w:r w:rsidRPr="002A27F6">
        <w:t>coefficient is</w:t>
      </w:r>
      <w:r w:rsidRPr="002A27F6">
        <w:rPr>
          <w:spacing w:val="-1"/>
        </w:rPr>
        <w:t xml:space="preserve"> </w:t>
      </w:r>
      <w:r w:rsidRPr="002A27F6">
        <w:t>less</w:t>
      </w:r>
      <w:r w:rsidRPr="002A27F6">
        <w:rPr>
          <w:spacing w:val="-3"/>
        </w:rPr>
        <w:t xml:space="preserve"> </w:t>
      </w:r>
      <w:r w:rsidRPr="002A27F6">
        <w:t>than</w:t>
      </w:r>
      <w:r w:rsidRPr="002A27F6">
        <w:rPr>
          <w:spacing w:val="-1"/>
        </w:rPr>
        <w:t xml:space="preserve"> </w:t>
      </w:r>
      <w:r w:rsidRPr="002A27F6">
        <w:t>0.1.</w:t>
      </w:r>
    </w:p>
    <w:p w14:paraId="18CC760D" w14:textId="23FC1DF0" w:rsidR="00F20E4F" w:rsidRPr="002A27F6" w:rsidRDefault="00000000">
      <w:pPr>
        <w:widowControl/>
        <w:autoSpaceDE/>
        <w:spacing w:after="100" w:afterAutospacing="1"/>
        <w:ind w:left="426" w:right="516"/>
        <w:jc w:val="both"/>
        <w:rPr>
          <w:b/>
          <w:bCs/>
        </w:rPr>
      </w:pPr>
      <w:r w:rsidRPr="002A27F6">
        <w:rPr>
          <w:b/>
          <w:bCs/>
        </w:rPr>
        <w:t>Four Elements Reconfigurable MIMO Antenna for Dual Band Applications [</w:t>
      </w:r>
      <w:del w:id="314" w:author="Subhrajit Nandy" w:date="2023-05-23T15:02:00Z">
        <w:r w:rsidRPr="002A27F6" w:rsidDel="009D7709">
          <w:rPr>
            <w:b/>
            <w:bCs/>
          </w:rPr>
          <w:delText>7</w:delText>
        </w:r>
      </w:del>
      <w:ins w:id="315" w:author="Subhrajit Nandy" w:date="2023-05-23T15:02:00Z">
        <w:r w:rsidR="009D7709" w:rsidRPr="002A27F6">
          <w:rPr>
            <w:b/>
            <w:bCs/>
          </w:rPr>
          <w:t>9</w:t>
        </w:r>
      </w:ins>
      <w:r w:rsidRPr="002A27F6">
        <w:rPr>
          <w:b/>
          <w:bCs/>
        </w:rPr>
        <w:t>]</w:t>
      </w:r>
    </w:p>
    <w:p w14:paraId="76D981CC" w14:textId="77777777" w:rsidR="00F20E4F" w:rsidRPr="002A27F6" w:rsidRDefault="00000000">
      <w:pPr>
        <w:pStyle w:val="ListParagraph"/>
        <w:widowControl/>
        <w:numPr>
          <w:ilvl w:val="0"/>
          <w:numId w:val="41"/>
        </w:numPr>
        <w:autoSpaceDE/>
        <w:spacing w:after="40"/>
        <w:ind w:left="851" w:right="516" w:hanging="284"/>
      </w:pPr>
      <w:r w:rsidRPr="002A27F6">
        <w:t>Dimension of 60mm x 80mm x 1.6mm.</w:t>
      </w:r>
    </w:p>
    <w:p w14:paraId="11556E57" w14:textId="77777777" w:rsidR="00F20E4F" w:rsidRPr="002A27F6" w:rsidRDefault="00000000">
      <w:pPr>
        <w:pStyle w:val="ListParagraph"/>
        <w:widowControl/>
        <w:numPr>
          <w:ilvl w:val="0"/>
          <w:numId w:val="41"/>
        </w:numPr>
        <w:autoSpaceDE/>
        <w:spacing w:after="40"/>
        <w:ind w:left="851" w:right="516" w:hanging="284"/>
      </w:pPr>
      <w:r w:rsidRPr="002A27F6">
        <w:t>The</w:t>
      </w:r>
      <w:r w:rsidRPr="002A27F6">
        <w:rPr>
          <w:spacing w:val="-1"/>
        </w:rPr>
        <w:t xml:space="preserve"> </w:t>
      </w:r>
      <w:r w:rsidRPr="002A27F6">
        <w:t>envelope</w:t>
      </w:r>
      <w:r w:rsidRPr="002A27F6">
        <w:rPr>
          <w:spacing w:val="-1"/>
        </w:rPr>
        <w:t xml:space="preserve"> </w:t>
      </w:r>
      <w:r w:rsidRPr="002A27F6">
        <w:t>correlation</w:t>
      </w:r>
      <w:r w:rsidRPr="002A27F6">
        <w:rPr>
          <w:spacing w:val="-1"/>
        </w:rPr>
        <w:t xml:space="preserve"> </w:t>
      </w:r>
      <w:r w:rsidRPr="002A27F6">
        <w:t>coefficient is</w:t>
      </w:r>
      <w:r w:rsidRPr="002A27F6">
        <w:rPr>
          <w:spacing w:val="-1"/>
        </w:rPr>
        <w:t xml:space="preserve"> </w:t>
      </w:r>
      <w:r w:rsidRPr="002A27F6">
        <w:t>less</w:t>
      </w:r>
      <w:r w:rsidRPr="002A27F6">
        <w:rPr>
          <w:spacing w:val="-3"/>
        </w:rPr>
        <w:t xml:space="preserve"> </w:t>
      </w:r>
      <w:r w:rsidRPr="002A27F6">
        <w:t>than 0.5</w:t>
      </w:r>
    </w:p>
    <w:p w14:paraId="1576C391" w14:textId="77777777" w:rsidR="00F20E4F" w:rsidRPr="002A27F6" w:rsidRDefault="00000000">
      <w:pPr>
        <w:pStyle w:val="ListParagraph"/>
        <w:widowControl/>
        <w:numPr>
          <w:ilvl w:val="0"/>
          <w:numId w:val="41"/>
        </w:numPr>
        <w:autoSpaceDE/>
        <w:spacing w:after="40"/>
        <w:ind w:left="851" w:right="516" w:hanging="284"/>
        <w:rPr>
          <w:color w:val="000000"/>
          <w:lang w:val="en-IN" w:eastAsia="en-IN"/>
        </w:rPr>
      </w:pPr>
      <w:r w:rsidRPr="002A27F6">
        <w:t>Measured isolation greater than 28 dB.</w:t>
      </w:r>
    </w:p>
    <w:p w14:paraId="083961DA" w14:textId="77777777" w:rsidR="00F20E4F" w:rsidRPr="002A27F6" w:rsidRDefault="00000000">
      <w:pPr>
        <w:pStyle w:val="ListParagraph"/>
        <w:widowControl/>
        <w:numPr>
          <w:ilvl w:val="0"/>
          <w:numId w:val="41"/>
        </w:numPr>
        <w:autoSpaceDE/>
        <w:spacing w:after="100" w:afterAutospacing="1"/>
        <w:ind w:left="851" w:right="516" w:hanging="284"/>
      </w:pPr>
      <w:r w:rsidRPr="002A27F6">
        <w:t>Peak gain 5.2dB.</w:t>
      </w:r>
    </w:p>
    <w:p w14:paraId="1C6BA94F" w14:textId="77777777" w:rsidR="00F20E4F" w:rsidRPr="002A27F6" w:rsidRDefault="00000000">
      <w:pPr>
        <w:pStyle w:val="BodyText"/>
        <w:spacing w:before="221"/>
        <w:ind w:left="426" w:right="484"/>
        <w:jc w:val="both"/>
        <w:rPr>
          <w:sz w:val="22"/>
          <w:szCs w:val="22"/>
        </w:rPr>
      </w:pPr>
      <w:r w:rsidRPr="002A27F6">
        <w:rPr>
          <w:sz w:val="22"/>
          <w:szCs w:val="22"/>
        </w:rPr>
        <w:t>After</w:t>
      </w:r>
      <w:r w:rsidRPr="002A27F6">
        <w:rPr>
          <w:spacing w:val="-1"/>
          <w:sz w:val="22"/>
          <w:szCs w:val="22"/>
        </w:rPr>
        <w:t xml:space="preserve"> </w:t>
      </w:r>
      <w:r w:rsidRPr="002A27F6">
        <w:rPr>
          <w:sz w:val="22"/>
          <w:szCs w:val="22"/>
        </w:rPr>
        <w:t>completion</w:t>
      </w:r>
      <w:r w:rsidRPr="002A27F6">
        <w:rPr>
          <w:spacing w:val="-1"/>
          <w:sz w:val="22"/>
          <w:szCs w:val="22"/>
        </w:rPr>
        <w:t xml:space="preserve"> </w:t>
      </w:r>
      <w:r w:rsidRPr="002A27F6">
        <w:rPr>
          <w:sz w:val="22"/>
          <w:szCs w:val="22"/>
        </w:rPr>
        <w:t>of</w:t>
      </w:r>
      <w:r w:rsidRPr="002A27F6">
        <w:rPr>
          <w:spacing w:val="-3"/>
          <w:sz w:val="22"/>
          <w:szCs w:val="22"/>
        </w:rPr>
        <w:t xml:space="preserve"> </w:t>
      </w:r>
      <w:r w:rsidRPr="002A27F6">
        <w:rPr>
          <w:sz w:val="22"/>
          <w:szCs w:val="22"/>
        </w:rPr>
        <w:t>the</w:t>
      </w:r>
      <w:r w:rsidRPr="002A27F6">
        <w:rPr>
          <w:spacing w:val="-3"/>
          <w:sz w:val="22"/>
          <w:szCs w:val="22"/>
        </w:rPr>
        <w:t xml:space="preserve"> </w:t>
      </w:r>
      <w:r w:rsidRPr="002A27F6">
        <w:rPr>
          <w:sz w:val="22"/>
          <w:szCs w:val="22"/>
        </w:rPr>
        <w:t>literature</w:t>
      </w:r>
      <w:r w:rsidRPr="002A27F6">
        <w:rPr>
          <w:spacing w:val="-2"/>
          <w:sz w:val="22"/>
          <w:szCs w:val="22"/>
        </w:rPr>
        <w:t xml:space="preserve"> </w:t>
      </w:r>
      <w:r w:rsidRPr="002A27F6">
        <w:rPr>
          <w:sz w:val="22"/>
          <w:szCs w:val="22"/>
        </w:rPr>
        <w:t>survey,</w:t>
      </w:r>
      <w:r w:rsidRPr="002A27F6">
        <w:rPr>
          <w:spacing w:val="-1"/>
          <w:sz w:val="22"/>
          <w:szCs w:val="22"/>
        </w:rPr>
        <w:t xml:space="preserve"> </w:t>
      </w:r>
      <w:r w:rsidRPr="002A27F6">
        <w:rPr>
          <w:sz w:val="22"/>
          <w:szCs w:val="22"/>
        </w:rPr>
        <w:t>we</w:t>
      </w:r>
      <w:r w:rsidRPr="002A27F6">
        <w:rPr>
          <w:spacing w:val="-4"/>
          <w:sz w:val="22"/>
          <w:szCs w:val="22"/>
        </w:rPr>
        <w:t xml:space="preserve"> </w:t>
      </w:r>
      <w:r w:rsidRPr="002A27F6">
        <w:rPr>
          <w:sz w:val="22"/>
          <w:szCs w:val="22"/>
        </w:rPr>
        <w:t>set</w:t>
      </w:r>
      <w:r w:rsidRPr="002A27F6">
        <w:rPr>
          <w:spacing w:val="1"/>
          <w:sz w:val="22"/>
          <w:szCs w:val="22"/>
        </w:rPr>
        <w:t xml:space="preserve"> </w:t>
      </w:r>
      <w:r w:rsidRPr="002A27F6">
        <w:rPr>
          <w:sz w:val="22"/>
          <w:szCs w:val="22"/>
        </w:rPr>
        <w:t>our</w:t>
      </w:r>
      <w:r w:rsidRPr="002A27F6">
        <w:rPr>
          <w:spacing w:val="-3"/>
          <w:sz w:val="22"/>
          <w:szCs w:val="22"/>
        </w:rPr>
        <w:t xml:space="preserve"> </w:t>
      </w:r>
      <w:r w:rsidRPr="002A27F6">
        <w:rPr>
          <w:sz w:val="22"/>
          <w:szCs w:val="22"/>
        </w:rPr>
        <w:t>targets</w:t>
      </w:r>
    </w:p>
    <w:p w14:paraId="694B0F9E" w14:textId="77777777" w:rsidR="00F20E4F" w:rsidRPr="002A27F6" w:rsidRDefault="00000000">
      <w:pPr>
        <w:pStyle w:val="BodyText"/>
        <w:numPr>
          <w:ilvl w:val="0"/>
          <w:numId w:val="42"/>
        </w:numPr>
        <w:spacing w:before="221" w:after="40"/>
        <w:ind w:left="851" w:right="393" w:hanging="284"/>
        <w:jc w:val="both"/>
        <w:rPr>
          <w:b w:val="0"/>
          <w:bCs w:val="0"/>
          <w:sz w:val="22"/>
          <w:szCs w:val="22"/>
        </w:rPr>
      </w:pPr>
      <w:ins w:id="316" w:author="Juin Acharjee" w:date="2023-05-22T11:56:00Z">
        <w:r w:rsidRPr="002A27F6">
          <w:rPr>
            <w:b w:val="0"/>
            <w:bCs w:val="0"/>
            <w:sz w:val="22"/>
            <w:szCs w:val="22"/>
          </w:rPr>
          <w:t xml:space="preserve">To </w:t>
        </w:r>
      </w:ins>
      <w:del w:id="317" w:author="Juin Acharjee" w:date="2023-05-22T11:56:00Z">
        <w:r w:rsidRPr="002A27F6">
          <w:rPr>
            <w:b w:val="0"/>
            <w:bCs w:val="0"/>
            <w:sz w:val="22"/>
            <w:szCs w:val="22"/>
          </w:rPr>
          <w:delText>We</w:delText>
        </w:r>
        <w:r w:rsidRPr="002A27F6">
          <w:rPr>
            <w:b w:val="0"/>
            <w:bCs w:val="0"/>
            <w:spacing w:val="20"/>
            <w:sz w:val="22"/>
            <w:szCs w:val="22"/>
          </w:rPr>
          <w:delText xml:space="preserve"> </w:delText>
        </w:r>
        <w:r w:rsidRPr="002A27F6">
          <w:rPr>
            <w:b w:val="0"/>
            <w:bCs w:val="0"/>
            <w:sz w:val="22"/>
            <w:szCs w:val="22"/>
          </w:rPr>
          <w:delText>will</w:delText>
        </w:r>
        <w:r w:rsidRPr="002A27F6">
          <w:rPr>
            <w:b w:val="0"/>
            <w:bCs w:val="0"/>
            <w:spacing w:val="19"/>
            <w:sz w:val="22"/>
            <w:szCs w:val="22"/>
          </w:rPr>
          <w:delText xml:space="preserve"> </w:delText>
        </w:r>
      </w:del>
      <w:r w:rsidRPr="002A27F6">
        <w:rPr>
          <w:b w:val="0"/>
          <w:bCs w:val="0"/>
          <w:sz w:val="22"/>
          <w:szCs w:val="22"/>
        </w:rPr>
        <w:t>make</w:t>
      </w:r>
      <w:r w:rsidRPr="002A27F6">
        <w:rPr>
          <w:b w:val="0"/>
          <w:bCs w:val="0"/>
          <w:spacing w:val="17"/>
          <w:sz w:val="22"/>
          <w:szCs w:val="22"/>
        </w:rPr>
        <w:t xml:space="preserve"> </w:t>
      </w:r>
      <w:r w:rsidRPr="002A27F6">
        <w:rPr>
          <w:b w:val="0"/>
          <w:bCs w:val="0"/>
          <w:sz w:val="22"/>
          <w:szCs w:val="22"/>
        </w:rPr>
        <w:t>an</w:t>
      </w:r>
      <w:r w:rsidRPr="002A27F6">
        <w:rPr>
          <w:b w:val="0"/>
          <w:bCs w:val="0"/>
          <w:spacing w:val="18"/>
          <w:sz w:val="22"/>
          <w:szCs w:val="22"/>
        </w:rPr>
        <w:t xml:space="preserve"> </w:t>
      </w:r>
      <w:ins w:id="318" w:author="Juin Acharjee" w:date="2023-05-22T11:57:00Z">
        <w:r w:rsidRPr="002A27F6">
          <w:rPr>
            <w:b w:val="0"/>
            <w:bCs w:val="0"/>
            <w:spacing w:val="18"/>
            <w:sz w:val="22"/>
            <w:szCs w:val="22"/>
          </w:rPr>
          <w:t>e</w:t>
        </w:r>
      </w:ins>
      <w:del w:id="319" w:author="Juin Acharjee" w:date="2023-05-22T11:57:00Z">
        <w:r w:rsidRPr="002A27F6">
          <w:rPr>
            <w:b w:val="0"/>
            <w:bCs w:val="0"/>
            <w:sz w:val="22"/>
            <w:szCs w:val="22"/>
          </w:rPr>
          <w:delText>E</w:delText>
        </w:r>
      </w:del>
      <w:r w:rsidRPr="002A27F6">
        <w:rPr>
          <w:b w:val="0"/>
          <w:bCs w:val="0"/>
          <w:sz w:val="22"/>
          <w:szCs w:val="22"/>
        </w:rPr>
        <w:t>ight-port</w:t>
      </w:r>
      <w:r w:rsidRPr="002A27F6">
        <w:rPr>
          <w:b w:val="0"/>
          <w:bCs w:val="0"/>
          <w:spacing w:val="16"/>
          <w:sz w:val="22"/>
          <w:szCs w:val="22"/>
        </w:rPr>
        <w:t xml:space="preserve"> </w:t>
      </w:r>
      <w:r w:rsidRPr="002A27F6">
        <w:rPr>
          <w:b w:val="0"/>
          <w:bCs w:val="0"/>
          <w:sz w:val="22"/>
          <w:szCs w:val="22"/>
        </w:rPr>
        <w:t>MIMO</w:t>
      </w:r>
      <w:r w:rsidRPr="002A27F6">
        <w:rPr>
          <w:b w:val="0"/>
          <w:bCs w:val="0"/>
          <w:spacing w:val="19"/>
          <w:sz w:val="22"/>
          <w:szCs w:val="22"/>
        </w:rPr>
        <w:t xml:space="preserve"> </w:t>
      </w:r>
      <w:r w:rsidRPr="002A27F6">
        <w:rPr>
          <w:b w:val="0"/>
          <w:bCs w:val="0"/>
          <w:sz w:val="22"/>
          <w:szCs w:val="22"/>
        </w:rPr>
        <w:t>antenna</w:t>
      </w:r>
      <w:r w:rsidRPr="002A27F6">
        <w:rPr>
          <w:b w:val="0"/>
          <w:bCs w:val="0"/>
          <w:spacing w:val="20"/>
          <w:sz w:val="22"/>
          <w:szCs w:val="22"/>
        </w:rPr>
        <w:t xml:space="preserve"> </w:t>
      </w:r>
      <w:r w:rsidRPr="002A27F6">
        <w:rPr>
          <w:b w:val="0"/>
          <w:bCs w:val="0"/>
          <w:sz w:val="22"/>
          <w:szCs w:val="22"/>
        </w:rPr>
        <w:t>which</w:t>
      </w:r>
      <w:r w:rsidRPr="002A27F6">
        <w:rPr>
          <w:b w:val="0"/>
          <w:bCs w:val="0"/>
          <w:spacing w:val="17"/>
          <w:sz w:val="22"/>
          <w:szCs w:val="22"/>
        </w:rPr>
        <w:t xml:space="preserve"> </w:t>
      </w:r>
      <w:r w:rsidRPr="002A27F6">
        <w:rPr>
          <w:b w:val="0"/>
          <w:bCs w:val="0"/>
          <w:sz w:val="22"/>
          <w:szCs w:val="22"/>
        </w:rPr>
        <w:t>will</w:t>
      </w:r>
      <w:r w:rsidRPr="002A27F6">
        <w:rPr>
          <w:b w:val="0"/>
          <w:bCs w:val="0"/>
          <w:spacing w:val="19"/>
          <w:sz w:val="22"/>
          <w:szCs w:val="22"/>
        </w:rPr>
        <w:t xml:space="preserve"> </w:t>
      </w:r>
      <w:r w:rsidRPr="002A27F6">
        <w:rPr>
          <w:b w:val="0"/>
          <w:bCs w:val="0"/>
          <w:sz w:val="22"/>
          <w:szCs w:val="22"/>
        </w:rPr>
        <w:t>greatly</w:t>
      </w:r>
      <w:r w:rsidRPr="002A27F6">
        <w:rPr>
          <w:b w:val="0"/>
          <w:bCs w:val="0"/>
          <w:spacing w:val="18"/>
          <w:sz w:val="22"/>
          <w:szCs w:val="22"/>
        </w:rPr>
        <w:t xml:space="preserve"> </w:t>
      </w:r>
      <w:r w:rsidRPr="002A27F6">
        <w:rPr>
          <w:b w:val="0"/>
          <w:bCs w:val="0"/>
          <w:sz w:val="22"/>
          <w:szCs w:val="22"/>
        </w:rPr>
        <w:t>increase</w:t>
      </w:r>
      <w:r w:rsidRPr="002A27F6">
        <w:rPr>
          <w:b w:val="0"/>
          <w:bCs w:val="0"/>
          <w:spacing w:val="17"/>
          <w:sz w:val="22"/>
          <w:szCs w:val="22"/>
        </w:rPr>
        <w:t xml:space="preserve"> </w:t>
      </w:r>
      <w:r w:rsidRPr="002A27F6">
        <w:rPr>
          <w:b w:val="0"/>
          <w:bCs w:val="0"/>
          <w:sz w:val="22"/>
          <w:szCs w:val="22"/>
        </w:rPr>
        <w:t>the</w:t>
      </w:r>
      <w:r w:rsidRPr="002A27F6">
        <w:rPr>
          <w:b w:val="0"/>
          <w:bCs w:val="0"/>
          <w:spacing w:val="18"/>
          <w:sz w:val="22"/>
          <w:szCs w:val="22"/>
        </w:rPr>
        <w:t xml:space="preserve"> </w:t>
      </w:r>
      <w:r w:rsidRPr="002A27F6">
        <w:rPr>
          <w:b w:val="0"/>
          <w:bCs w:val="0"/>
          <w:sz w:val="22"/>
          <w:szCs w:val="22"/>
        </w:rPr>
        <w:t>throughput</w:t>
      </w:r>
      <w:r w:rsidRPr="002A27F6">
        <w:rPr>
          <w:b w:val="0"/>
          <w:bCs w:val="0"/>
          <w:spacing w:val="24"/>
          <w:sz w:val="22"/>
          <w:szCs w:val="22"/>
        </w:rPr>
        <w:t xml:space="preserve"> </w:t>
      </w:r>
      <w:r w:rsidRPr="002A27F6">
        <w:rPr>
          <w:b w:val="0"/>
          <w:bCs w:val="0"/>
          <w:sz w:val="22"/>
          <w:szCs w:val="22"/>
        </w:rPr>
        <w:t>i.e.,</w:t>
      </w:r>
      <w:r w:rsidRPr="002A27F6">
        <w:rPr>
          <w:b w:val="0"/>
          <w:bCs w:val="0"/>
          <w:spacing w:val="17"/>
          <w:sz w:val="22"/>
          <w:szCs w:val="22"/>
        </w:rPr>
        <w:t xml:space="preserve"> </w:t>
      </w:r>
      <w:r w:rsidRPr="002A27F6">
        <w:rPr>
          <w:b w:val="0"/>
          <w:bCs w:val="0"/>
          <w:sz w:val="22"/>
          <w:szCs w:val="22"/>
        </w:rPr>
        <w:t>data</w:t>
      </w:r>
      <w:r w:rsidRPr="002A27F6">
        <w:rPr>
          <w:b w:val="0"/>
          <w:bCs w:val="0"/>
          <w:spacing w:val="-52"/>
          <w:sz w:val="22"/>
          <w:szCs w:val="22"/>
        </w:rPr>
        <w:t xml:space="preserve"> </w:t>
      </w:r>
      <w:r w:rsidRPr="002A27F6">
        <w:rPr>
          <w:b w:val="0"/>
          <w:bCs w:val="0"/>
          <w:sz w:val="22"/>
          <w:szCs w:val="22"/>
        </w:rPr>
        <w:t>rate of</w:t>
      </w:r>
      <w:r w:rsidRPr="002A27F6">
        <w:rPr>
          <w:b w:val="0"/>
          <w:bCs w:val="0"/>
          <w:spacing w:val="-2"/>
          <w:sz w:val="22"/>
          <w:szCs w:val="22"/>
        </w:rPr>
        <w:t xml:space="preserve"> </w:t>
      </w:r>
      <w:r w:rsidRPr="002A27F6">
        <w:rPr>
          <w:b w:val="0"/>
          <w:bCs w:val="0"/>
          <w:sz w:val="22"/>
          <w:szCs w:val="22"/>
        </w:rPr>
        <w:t>the</w:t>
      </w:r>
      <w:r w:rsidRPr="002A27F6">
        <w:rPr>
          <w:b w:val="0"/>
          <w:bCs w:val="0"/>
          <w:spacing w:val="-3"/>
          <w:sz w:val="22"/>
          <w:szCs w:val="22"/>
        </w:rPr>
        <w:t xml:space="preserve"> </w:t>
      </w:r>
      <w:r w:rsidRPr="002A27F6">
        <w:rPr>
          <w:b w:val="0"/>
          <w:bCs w:val="0"/>
          <w:sz w:val="22"/>
          <w:szCs w:val="22"/>
        </w:rPr>
        <w:t>antenna.</w:t>
      </w:r>
    </w:p>
    <w:p w14:paraId="7FA30B05" w14:textId="77777777" w:rsidR="00F20E4F" w:rsidRPr="002A27F6" w:rsidRDefault="00000000">
      <w:pPr>
        <w:pStyle w:val="BodyText"/>
        <w:numPr>
          <w:ilvl w:val="0"/>
          <w:numId w:val="42"/>
        </w:numPr>
        <w:spacing w:after="40"/>
        <w:ind w:left="851" w:right="482" w:hanging="284"/>
        <w:jc w:val="both"/>
        <w:rPr>
          <w:b w:val="0"/>
          <w:bCs w:val="0"/>
          <w:sz w:val="22"/>
          <w:szCs w:val="22"/>
        </w:rPr>
      </w:pPr>
      <w:ins w:id="320" w:author="Juin Acharjee" w:date="2023-05-22T11:57:00Z">
        <w:r w:rsidRPr="002A27F6">
          <w:rPr>
            <w:b w:val="0"/>
            <w:bCs w:val="0"/>
            <w:sz w:val="22"/>
            <w:szCs w:val="22"/>
          </w:rPr>
          <w:t>To</w:t>
        </w:r>
      </w:ins>
      <w:del w:id="321" w:author="Juin Acharjee" w:date="2023-05-22T11:57:00Z">
        <w:r w:rsidRPr="002A27F6">
          <w:rPr>
            <w:b w:val="0"/>
            <w:bCs w:val="0"/>
            <w:sz w:val="22"/>
            <w:szCs w:val="22"/>
          </w:rPr>
          <w:delText>We</w:delText>
        </w:r>
        <w:r w:rsidRPr="002A27F6">
          <w:rPr>
            <w:b w:val="0"/>
            <w:bCs w:val="0"/>
            <w:spacing w:val="-2"/>
            <w:sz w:val="22"/>
            <w:szCs w:val="22"/>
          </w:rPr>
          <w:delText xml:space="preserve"> </w:delText>
        </w:r>
        <w:r w:rsidRPr="002A27F6">
          <w:rPr>
            <w:b w:val="0"/>
            <w:bCs w:val="0"/>
            <w:sz w:val="22"/>
            <w:szCs w:val="22"/>
          </w:rPr>
          <w:delText>will</w:delText>
        </w:r>
      </w:del>
      <w:r w:rsidRPr="002A27F6">
        <w:rPr>
          <w:b w:val="0"/>
          <w:bCs w:val="0"/>
          <w:sz w:val="22"/>
          <w:szCs w:val="22"/>
        </w:rPr>
        <w:t xml:space="preserve"> use</w:t>
      </w:r>
      <w:r w:rsidRPr="002A27F6">
        <w:rPr>
          <w:b w:val="0"/>
          <w:bCs w:val="0"/>
          <w:spacing w:val="-3"/>
          <w:sz w:val="22"/>
          <w:szCs w:val="22"/>
        </w:rPr>
        <w:t xml:space="preserve"> </w:t>
      </w:r>
      <w:r w:rsidRPr="002A27F6">
        <w:rPr>
          <w:b w:val="0"/>
          <w:bCs w:val="0"/>
          <w:sz w:val="22"/>
          <w:szCs w:val="22"/>
        </w:rPr>
        <w:t>a cost-effective</w:t>
      </w:r>
      <w:r w:rsidRPr="002A27F6">
        <w:rPr>
          <w:b w:val="0"/>
          <w:bCs w:val="0"/>
          <w:spacing w:val="-2"/>
          <w:sz w:val="22"/>
          <w:szCs w:val="22"/>
        </w:rPr>
        <w:t xml:space="preserve"> </w:t>
      </w:r>
      <w:r w:rsidRPr="002A27F6">
        <w:rPr>
          <w:b w:val="0"/>
          <w:bCs w:val="0"/>
          <w:sz w:val="22"/>
          <w:szCs w:val="22"/>
        </w:rPr>
        <w:t>substrate</w:t>
      </w:r>
      <w:r w:rsidRPr="002A27F6">
        <w:rPr>
          <w:b w:val="0"/>
          <w:bCs w:val="0"/>
          <w:spacing w:val="-1"/>
          <w:sz w:val="22"/>
          <w:szCs w:val="22"/>
        </w:rPr>
        <w:t xml:space="preserve"> </w:t>
      </w:r>
      <w:r w:rsidRPr="002A27F6">
        <w:rPr>
          <w:b w:val="0"/>
          <w:bCs w:val="0"/>
          <w:sz w:val="22"/>
          <w:szCs w:val="22"/>
        </w:rPr>
        <w:t>with</w:t>
      </w:r>
      <w:r w:rsidRPr="002A27F6">
        <w:rPr>
          <w:b w:val="0"/>
          <w:bCs w:val="0"/>
          <w:spacing w:val="-4"/>
          <w:sz w:val="22"/>
          <w:szCs w:val="22"/>
        </w:rPr>
        <w:t xml:space="preserve"> </w:t>
      </w:r>
      <w:r w:rsidRPr="002A27F6">
        <w:rPr>
          <w:b w:val="0"/>
          <w:bCs w:val="0"/>
          <w:sz w:val="22"/>
          <w:szCs w:val="22"/>
        </w:rPr>
        <w:t>good</w:t>
      </w:r>
      <w:r w:rsidRPr="002A27F6">
        <w:rPr>
          <w:b w:val="0"/>
          <w:bCs w:val="0"/>
          <w:spacing w:val="-1"/>
          <w:sz w:val="22"/>
          <w:szCs w:val="22"/>
        </w:rPr>
        <w:t xml:space="preserve"> </w:t>
      </w:r>
      <w:ins w:id="322" w:author="Juin Acharjee" w:date="2023-05-22T11:56:00Z">
        <w:r w:rsidRPr="002A27F6">
          <w:rPr>
            <w:b w:val="0"/>
            <w:bCs w:val="0"/>
            <w:spacing w:val="-1"/>
            <w:sz w:val="22"/>
            <w:szCs w:val="22"/>
          </w:rPr>
          <w:t>d</w:t>
        </w:r>
      </w:ins>
      <w:del w:id="323" w:author="Juin Acharjee" w:date="2023-05-22T11:56:00Z">
        <w:r w:rsidRPr="002A27F6">
          <w:rPr>
            <w:b w:val="0"/>
            <w:bCs w:val="0"/>
            <w:sz w:val="22"/>
            <w:szCs w:val="22"/>
          </w:rPr>
          <w:delText>D</w:delText>
        </w:r>
      </w:del>
      <w:r w:rsidRPr="002A27F6">
        <w:rPr>
          <w:b w:val="0"/>
          <w:bCs w:val="0"/>
          <w:sz w:val="22"/>
          <w:szCs w:val="22"/>
        </w:rPr>
        <w:t>ielectric</w:t>
      </w:r>
      <w:r w:rsidRPr="002A27F6">
        <w:rPr>
          <w:b w:val="0"/>
          <w:bCs w:val="0"/>
          <w:spacing w:val="-1"/>
          <w:sz w:val="22"/>
          <w:szCs w:val="22"/>
        </w:rPr>
        <w:t xml:space="preserve"> </w:t>
      </w:r>
      <w:r w:rsidRPr="002A27F6">
        <w:rPr>
          <w:b w:val="0"/>
          <w:bCs w:val="0"/>
          <w:sz w:val="22"/>
          <w:szCs w:val="22"/>
        </w:rPr>
        <w:t>constant</w:t>
      </w:r>
      <w:r w:rsidRPr="002A27F6">
        <w:rPr>
          <w:b w:val="0"/>
          <w:bCs w:val="0"/>
          <w:spacing w:val="54"/>
          <w:sz w:val="22"/>
          <w:szCs w:val="22"/>
        </w:rPr>
        <w:t xml:space="preserve"> </w:t>
      </w:r>
      <w:r w:rsidRPr="002A27F6">
        <w:rPr>
          <w:b w:val="0"/>
          <w:bCs w:val="0"/>
          <w:sz w:val="22"/>
          <w:szCs w:val="22"/>
        </w:rPr>
        <w:t>and</w:t>
      </w:r>
      <w:r w:rsidRPr="002A27F6">
        <w:rPr>
          <w:b w:val="0"/>
          <w:bCs w:val="0"/>
          <w:spacing w:val="-3"/>
          <w:sz w:val="22"/>
          <w:szCs w:val="22"/>
        </w:rPr>
        <w:t xml:space="preserve"> </w:t>
      </w:r>
      <w:r w:rsidRPr="002A27F6">
        <w:rPr>
          <w:b w:val="0"/>
          <w:bCs w:val="0"/>
          <w:sz w:val="22"/>
          <w:szCs w:val="22"/>
        </w:rPr>
        <w:t>minimum</w:t>
      </w:r>
      <w:r w:rsidRPr="002A27F6">
        <w:rPr>
          <w:b w:val="0"/>
          <w:bCs w:val="0"/>
          <w:spacing w:val="-3"/>
          <w:sz w:val="22"/>
          <w:szCs w:val="22"/>
        </w:rPr>
        <w:t xml:space="preserve"> </w:t>
      </w:r>
      <w:r w:rsidRPr="002A27F6">
        <w:rPr>
          <w:b w:val="0"/>
          <w:bCs w:val="0"/>
          <w:sz w:val="22"/>
          <w:szCs w:val="22"/>
        </w:rPr>
        <w:t>Loss</w:t>
      </w:r>
      <w:r w:rsidRPr="002A27F6">
        <w:rPr>
          <w:b w:val="0"/>
          <w:bCs w:val="0"/>
          <w:spacing w:val="-3"/>
          <w:sz w:val="22"/>
          <w:szCs w:val="22"/>
        </w:rPr>
        <w:t xml:space="preserve"> </w:t>
      </w:r>
      <w:r w:rsidRPr="002A27F6">
        <w:rPr>
          <w:b w:val="0"/>
          <w:bCs w:val="0"/>
          <w:sz w:val="22"/>
          <w:szCs w:val="22"/>
        </w:rPr>
        <w:t>tangent</w:t>
      </w:r>
    </w:p>
    <w:p w14:paraId="2CEAAADD" w14:textId="733F5BEA" w:rsidR="00F20E4F" w:rsidRPr="002A27F6" w:rsidRDefault="00000000">
      <w:pPr>
        <w:pStyle w:val="BodyText"/>
        <w:numPr>
          <w:ilvl w:val="0"/>
          <w:numId w:val="42"/>
        </w:numPr>
        <w:spacing w:after="40"/>
        <w:ind w:left="851" w:right="482" w:hanging="284"/>
        <w:jc w:val="both"/>
        <w:rPr>
          <w:b w:val="0"/>
          <w:bCs w:val="0"/>
          <w:sz w:val="22"/>
          <w:szCs w:val="22"/>
        </w:rPr>
      </w:pPr>
      <w:ins w:id="324" w:author="Juin Acharjee" w:date="2023-05-22T11:57:00Z">
        <w:r w:rsidRPr="002A27F6">
          <w:rPr>
            <w:b w:val="0"/>
            <w:bCs w:val="0"/>
            <w:sz w:val="22"/>
            <w:szCs w:val="22"/>
          </w:rPr>
          <w:t xml:space="preserve">To get </w:t>
        </w:r>
        <w:del w:id="325" w:author="Subhrajit Nandy" w:date="2023-05-22T22:43:00Z">
          <w:r w:rsidRPr="002A27F6" w:rsidDel="00582981">
            <w:rPr>
              <w:b w:val="0"/>
              <w:bCs w:val="0"/>
              <w:sz w:val="22"/>
              <w:szCs w:val="22"/>
            </w:rPr>
            <w:delText>imdepance</w:delText>
          </w:r>
        </w:del>
      </w:ins>
      <w:ins w:id="326" w:author="Subhrajit Nandy" w:date="2023-05-22T22:43:00Z">
        <w:r w:rsidR="00582981" w:rsidRPr="002A27F6">
          <w:rPr>
            <w:b w:val="0"/>
            <w:bCs w:val="0"/>
            <w:sz w:val="22"/>
            <w:szCs w:val="22"/>
          </w:rPr>
          <w:t>impedance</w:t>
        </w:r>
      </w:ins>
      <w:ins w:id="327" w:author="Juin Acharjee" w:date="2023-05-22T11:57:00Z">
        <w:r w:rsidRPr="002A27F6">
          <w:rPr>
            <w:b w:val="0"/>
            <w:bCs w:val="0"/>
            <w:sz w:val="22"/>
            <w:szCs w:val="22"/>
          </w:rPr>
          <w:t xml:space="preserve"> bandwidth satisfying </w:t>
        </w:r>
      </w:ins>
      <w:ins w:id="328" w:author="Juin Acharjee" w:date="2023-05-22T12:04:00Z">
        <w:r w:rsidRPr="002A27F6">
          <w:rPr>
            <w:b w:val="0"/>
            <w:bCs w:val="0"/>
            <w:sz w:val="22"/>
            <w:szCs w:val="22"/>
          </w:rPr>
          <w:t>for super</w:t>
        </w:r>
      </w:ins>
      <w:ins w:id="329" w:author="Subhrajit Nandy" w:date="2023-05-22T22:43:00Z">
        <w:r w:rsidR="00582981" w:rsidRPr="002A27F6">
          <w:rPr>
            <w:b w:val="0"/>
            <w:bCs w:val="0"/>
            <w:sz w:val="22"/>
            <w:szCs w:val="22"/>
          </w:rPr>
          <w:t xml:space="preserve"> </w:t>
        </w:r>
      </w:ins>
      <w:ins w:id="330" w:author="Juin Acharjee" w:date="2023-05-22T12:04:00Z">
        <w:r w:rsidRPr="002A27F6">
          <w:rPr>
            <w:b w:val="0"/>
            <w:bCs w:val="0"/>
            <w:sz w:val="22"/>
            <w:szCs w:val="22"/>
          </w:rPr>
          <w:t>wideband applications</w:t>
        </w:r>
      </w:ins>
      <w:del w:id="331" w:author="Juin Acharjee" w:date="2023-05-22T12:05:00Z">
        <w:r w:rsidRPr="002A27F6">
          <w:rPr>
            <w:b w:val="0"/>
            <w:bCs w:val="0"/>
            <w:sz w:val="22"/>
            <w:szCs w:val="22"/>
          </w:rPr>
          <w:delText>We set our impendence band target to 1GHz - 20GHz.</w:delText>
        </w:r>
      </w:del>
      <w:ins w:id="332" w:author="Juin Acharjee" w:date="2023-05-22T12:05:00Z">
        <w:r w:rsidRPr="002A27F6">
          <w:rPr>
            <w:b w:val="0"/>
            <w:bCs w:val="0"/>
            <w:sz w:val="22"/>
            <w:szCs w:val="22"/>
          </w:rPr>
          <w:t>.</w:t>
        </w:r>
      </w:ins>
    </w:p>
    <w:p w14:paraId="41A9B76D" w14:textId="77777777" w:rsidR="00F20E4F" w:rsidRPr="002A27F6" w:rsidRDefault="00000000">
      <w:pPr>
        <w:pStyle w:val="ListParagraph"/>
        <w:numPr>
          <w:ilvl w:val="0"/>
          <w:numId w:val="42"/>
        </w:numPr>
        <w:tabs>
          <w:tab w:val="left" w:pos="1701"/>
        </w:tabs>
        <w:spacing w:after="40" w:line="245" w:lineRule="exact"/>
        <w:ind w:left="851" w:right="1134" w:hanging="284"/>
        <w:rPr>
          <w:rPrChange w:id="333" w:author="Subhrajit Nandy" w:date="2023-05-23T15:38:00Z">
            <w:rPr>
              <w:rFonts w:ascii="Symbol" w:hAnsi="Symbol"/>
            </w:rPr>
          </w:rPrChange>
        </w:rPr>
      </w:pPr>
      <w:ins w:id="334" w:author="Juin Acharjee" w:date="2023-05-22T12:05:00Z">
        <w:r w:rsidRPr="002A27F6">
          <w:t>To m</w:t>
        </w:r>
      </w:ins>
      <w:del w:id="335" w:author="Juin Acharjee" w:date="2023-05-22T12:05:00Z">
        <w:r w:rsidRPr="002A27F6">
          <w:delText>M</w:delText>
        </w:r>
      </w:del>
      <w:r w:rsidRPr="002A27F6">
        <w:t>ake</w:t>
      </w:r>
      <w:r w:rsidRPr="002A27F6">
        <w:rPr>
          <w:spacing w:val="-3"/>
        </w:rPr>
        <w:t xml:space="preserve"> </w:t>
      </w:r>
      <w:r w:rsidRPr="002A27F6">
        <w:t>the</w:t>
      </w:r>
      <w:r w:rsidRPr="002A27F6">
        <w:rPr>
          <w:spacing w:val="-3"/>
        </w:rPr>
        <w:t xml:space="preserve"> </w:t>
      </w:r>
      <w:r w:rsidRPr="002A27F6">
        <w:t>antenna</w:t>
      </w:r>
      <w:r w:rsidRPr="002A27F6">
        <w:rPr>
          <w:spacing w:val="-2"/>
        </w:rPr>
        <w:t xml:space="preserve"> </w:t>
      </w:r>
      <w:r w:rsidRPr="002A27F6">
        <w:t>compact</w:t>
      </w:r>
      <w:del w:id="336" w:author="Juin Acharjee" w:date="2023-05-22T12:05:00Z">
        <w:r w:rsidRPr="002A27F6">
          <w:rPr>
            <w:spacing w:val="-3"/>
          </w:rPr>
          <w:delText xml:space="preserve"> </w:delText>
        </w:r>
        <w:r w:rsidRPr="002A27F6">
          <w:delText>(within 55mm x 55mm)</w:delText>
        </w:r>
      </w:del>
      <w:ins w:id="337" w:author="Juin Acharjee" w:date="2023-05-22T12:05:00Z">
        <w:r w:rsidRPr="002A27F6">
          <w:t>,</w:t>
        </w:r>
      </w:ins>
      <w:r w:rsidRPr="002A27F6">
        <w:rPr>
          <w:spacing w:val="1"/>
        </w:rPr>
        <w:t xml:space="preserve"> </w:t>
      </w:r>
      <w:r w:rsidRPr="002A27F6">
        <w:t>to</w:t>
      </w:r>
      <w:r w:rsidRPr="002A27F6">
        <w:rPr>
          <w:spacing w:val="-4"/>
        </w:rPr>
        <w:t xml:space="preserve"> </w:t>
      </w:r>
      <w:r w:rsidRPr="002A27F6">
        <w:t>fit</w:t>
      </w:r>
      <w:r w:rsidRPr="002A27F6">
        <w:rPr>
          <w:spacing w:val="1"/>
        </w:rPr>
        <w:t xml:space="preserve"> </w:t>
      </w:r>
      <w:r w:rsidRPr="002A27F6">
        <w:t>with</w:t>
      </w:r>
      <w:r w:rsidRPr="002A27F6">
        <w:rPr>
          <w:spacing w:val="-1"/>
        </w:rPr>
        <w:t xml:space="preserve"> </w:t>
      </w:r>
      <w:r w:rsidRPr="002A27F6">
        <w:t>RF front</w:t>
      </w:r>
      <w:r w:rsidRPr="002A27F6">
        <w:rPr>
          <w:spacing w:val="-3"/>
        </w:rPr>
        <w:t xml:space="preserve"> </w:t>
      </w:r>
      <w:r w:rsidRPr="002A27F6">
        <w:t>ends.</w:t>
      </w:r>
    </w:p>
    <w:p w14:paraId="26EEB3F4" w14:textId="77777777" w:rsidR="00F20E4F" w:rsidRPr="002A27F6" w:rsidRDefault="00000000">
      <w:pPr>
        <w:pStyle w:val="ListParagraph"/>
        <w:numPr>
          <w:ilvl w:val="0"/>
          <w:numId w:val="42"/>
        </w:numPr>
        <w:tabs>
          <w:tab w:val="left" w:pos="1701"/>
        </w:tabs>
        <w:spacing w:after="100" w:afterAutospacing="1" w:line="261" w:lineRule="exact"/>
        <w:ind w:left="851" w:right="0" w:hanging="284"/>
        <w:rPr>
          <w:rPrChange w:id="338" w:author="Subhrajit Nandy" w:date="2023-05-23T15:38:00Z">
            <w:rPr>
              <w:rFonts w:ascii="Symbol" w:hAnsi="Symbol"/>
            </w:rPr>
          </w:rPrChange>
        </w:rPr>
      </w:pPr>
      <w:ins w:id="339" w:author="Juin Acharjee" w:date="2023-05-22T12:05:00Z">
        <w:r w:rsidRPr="002A27F6">
          <w:t>To m</w:t>
        </w:r>
      </w:ins>
      <w:del w:id="340" w:author="Juin Acharjee" w:date="2023-05-22T12:05:00Z">
        <w:r w:rsidRPr="002A27F6">
          <w:delText>M</w:delText>
        </w:r>
      </w:del>
      <w:r w:rsidRPr="002A27F6">
        <w:t>ake</w:t>
      </w:r>
      <w:r w:rsidRPr="002A27F6">
        <w:rPr>
          <w:spacing w:val="-4"/>
        </w:rPr>
        <w:t xml:space="preserve"> </w:t>
      </w:r>
      <w:r w:rsidRPr="002A27F6">
        <w:t>a</w:t>
      </w:r>
      <w:r w:rsidRPr="002A27F6">
        <w:rPr>
          <w:spacing w:val="-2"/>
        </w:rPr>
        <w:t xml:space="preserve"> </w:t>
      </w:r>
      <w:r w:rsidRPr="002A27F6">
        <w:t>MIMO</w:t>
      </w:r>
      <w:r w:rsidRPr="002A27F6">
        <w:rPr>
          <w:spacing w:val="-2"/>
        </w:rPr>
        <w:t xml:space="preserve"> </w:t>
      </w:r>
      <w:r w:rsidRPr="002A27F6">
        <w:t>antenna</w:t>
      </w:r>
      <w:r w:rsidRPr="002A27F6">
        <w:rPr>
          <w:spacing w:val="-2"/>
        </w:rPr>
        <w:t xml:space="preserve"> </w:t>
      </w:r>
      <w:r w:rsidRPr="002A27F6">
        <w:t>with</w:t>
      </w:r>
      <w:r w:rsidRPr="002A27F6">
        <w:rPr>
          <w:spacing w:val="-2"/>
        </w:rPr>
        <w:t xml:space="preserve"> </w:t>
      </w:r>
      <w:r w:rsidRPr="002A27F6">
        <w:t>better</w:t>
      </w:r>
      <w:r w:rsidRPr="002A27F6">
        <w:rPr>
          <w:spacing w:val="-1"/>
        </w:rPr>
        <w:t xml:space="preserve"> </w:t>
      </w:r>
      <w:r w:rsidRPr="002A27F6">
        <w:t>isolation</w:t>
      </w:r>
      <w:r w:rsidRPr="002A27F6">
        <w:rPr>
          <w:spacing w:val="-2"/>
        </w:rPr>
        <w:t xml:space="preserve"> </w:t>
      </w:r>
      <w:r w:rsidRPr="002A27F6">
        <w:t>characteristics</w:t>
      </w:r>
      <w:r w:rsidRPr="002A27F6">
        <w:rPr>
          <w:spacing w:val="-2"/>
        </w:rPr>
        <w:t xml:space="preserve"> </w:t>
      </w:r>
      <w:r w:rsidRPr="002A27F6">
        <w:t>and</w:t>
      </w:r>
      <w:r w:rsidRPr="002A27F6">
        <w:rPr>
          <w:spacing w:val="-2"/>
        </w:rPr>
        <w:t xml:space="preserve"> </w:t>
      </w:r>
      <w:r w:rsidRPr="002A27F6">
        <w:t>diversity</w:t>
      </w:r>
      <w:r w:rsidRPr="002A27F6">
        <w:rPr>
          <w:spacing w:val="-2"/>
        </w:rPr>
        <w:t xml:space="preserve"> </w:t>
      </w:r>
      <w:r w:rsidRPr="002A27F6">
        <w:t>performances</w:t>
      </w:r>
    </w:p>
    <w:p w14:paraId="2E7A6BF0" w14:textId="77777777" w:rsidR="00F20E4F" w:rsidRPr="002A27F6" w:rsidRDefault="00F20E4F">
      <w:pPr>
        <w:pStyle w:val="ListParagraph"/>
        <w:tabs>
          <w:tab w:val="left" w:pos="1701"/>
        </w:tabs>
        <w:spacing w:line="261" w:lineRule="exact"/>
        <w:ind w:left="1004" w:right="0" w:firstLine="0"/>
        <w:rPr>
          <w:sz w:val="24"/>
          <w:szCs w:val="24"/>
        </w:rPr>
      </w:pPr>
    </w:p>
    <w:p w14:paraId="298B96ED" w14:textId="77777777" w:rsidR="00F20E4F" w:rsidRPr="002A27F6" w:rsidRDefault="00000000">
      <w:pPr>
        <w:widowControl/>
        <w:autoSpaceDE/>
        <w:autoSpaceDN/>
        <w:spacing w:after="100" w:afterAutospacing="1" w:line="259" w:lineRule="auto"/>
        <w:jc w:val="center"/>
        <w:rPr>
          <w:b/>
          <w:bCs/>
          <w:sz w:val="36"/>
          <w:szCs w:val="36"/>
        </w:rPr>
      </w:pPr>
      <w:r w:rsidRPr="002A27F6">
        <w:rPr>
          <w:sz w:val="24"/>
          <w:szCs w:val="24"/>
        </w:rPr>
        <w:br w:type="page"/>
      </w:r>
      <w:r w:rsidRPr="002A27F6">
        <w:rPr>
          <w:b/>
          <w:bCs/>
          <w:sz w:val="36"/>
          <w:szCs w:val="36"/>
        </w:rPr>
        <w:lastRenderedPageBreak/>
        <w:t>Details</w:t>
      </w:r>
      <w:r w:rsidRPr="002A27F6">
        <w:rPr>
          <w:b/>
          <w:bCs/>
          <w:spacing w:val="-2"/>
          <w:sz w:val="36"/>
          <w:szCs w:val="36"/>
        </w:rPr>
        <w:t xml:space="preserve"> </w:t>
      </w:r>
      <w:r w:rsidRPr="002A27F6">
        <w:rPr>
          <w:b/>
          <w:bCs/>
          <w:sz w:val="36"/>
          <w:szCs w:val="36"/>
        </w:rPr>
        <w:t>of</w:t>
      </w:r>
      <w:r w:rsidRPr="002A27F6">
        <w:rPr>
          <w:b/>
          <w:bCs/>
          <w:spacing w:val="-2"/>
          <w:sz w:val="36"/>
          <w:szCs w:val="36"/>
        </w:rPr>
        <w:t xml:space="preserve"> </w:t>
      </w:r>
      <w:r w:rsidRPr="002A27F6">
        <w:rPr>
          <w:b/>
          <w:bCs/>
          <w:sz w:val="36"/>
          <w:szCs w:val="36"/>
        </w:rPr>
        <w:t>the</w:t>
      </w:r>
      <w:r w:rsidRPr="002A27F6">
        <w:rPr>
          <w:b/>
          <w:bCs/>
          <w:spacing w:val="-2"/>
          <w:sz w:val="36"/>
          <w:szCs w:val="36"/>
        </w:rPr>
        <w:t xml:space="preserve"> </w:t>
      </w:r>
      <w:r w:rsidRPr="002A27F6">
        <w:rPr>
          <w:b/>
          <w:bCs/>
          <w:sz w:val="36"/>
          <w:szCs w:val="36"/>
        </w:rPr>
        <w:t>Project</w:t>
      </w:r>
    </w:p>
    <w:p w14:paraId="6B29D989" w14:textId="77777777" w:rsidR="00F20E4F" w:rsidRPr="002A27F6" w:rsidRDefault="00000000">
      <w:pPr>
        <w:spacing w:before="120" w:after="120"/>
        <w:ind w:left="426"/>
        <w:rPr>
          <w:b/>
          <w:spacing w:val="10"/>
          <w:sz w:val="24"/>
          <w:szCs w:val="24"/>
          <w:u w:val="single"/>
        </w:rPr>
      </w:pPr>
      <w:r w:rsidRPr="002A27F6">
        <w:rPr>
          <w:b/>
          <w:spacing w:val="10"/>
          <w:sz w:val="24"/>
          <w:szCs w:val="24"/>
          <w:u w:val="single"/>
        </w:rPr>
        <w:t>Description</w:t>
      </w:r>
      <w:r w:rsidRPr="002A27F6">
        <w:rPr>
          <w:b/>
          <w:spacing w:val="10"/>
          <w:sz w:val="24"/>
          <w:szCs w:val="24"/>
        </w:rPr>
        <w:t>: -</w:t>
      </w:r>
    </w:p>
    <w:p w14:paraId="3F8B5C00" w14:textId="487B5155" w:rsidR="00F20E4F" w:rsidRPr="002A27F6" w:rsidRDefault="00000000">
      <w:pPr>
        <w:pStyle w:val="Heading4"/>
        <w:shd w:val="clear" w:color="auto" w:fill="FFFFFF"/>
        <w:spacing w:after="100" w:afterAutospacing="1"/>
        <w:ind w:left="425" w:right="393"/>
        <w:jc w:val="both"/>
        <w:rPr>
          <w:rFonts w:ascii="Times New Roman" w:hAnsi="Times New Roman" w:cs="Times New Roman"/>
          <w:i w:val="0"/>
          <w:iCs w:val="0"/>
          <w:strike/>
          <w:sz w:val="24"/>
          <w:szCs w:val="24"/>
          <w:lang w:val="en-IN"/>
          <w:rPrChange w:id="341" w:author="Subhrajit Nandy" w:date="2023-05-23T15:38:00Z">
            <w:rPr>
              <w:rFonts w:ascii="Times New Roman" w:hAnsi="Times New Roman" w:cs="Times New Roman"/>
              <w:i w:val="0"/>
              <w:iCs w:val="0"/>
              <w:sz w:val="24"/>
              <w:szCs w:val="24"/>
              <w:lang w:val="en-IN"/>
            </w:rPr>
          </w:rPrChange>
        </w:rPr>
      </w:pPr>
      <w:ins w:id="342" w:author="Juin Acharjee" w:date="2023-05-22T12:06:00Z">
        <w:r w:rsidRPr="002A27F6">
          <w:rPr>
            <w:rFonts w:ascii="Times New Roman" w:hAnsi="Times New Roman" w:cs="Times New Roman"/>
            <w:i w:val="0"/>
            <w:iCs w:val="0"/>
            <w:color w:val="333333"/>
          </w:rPr>
          <w:t>In this work, a</w:t>
        </w:r>
      </w:ins>
      <w:del w:id="343" w:author="Juin Acharjee" w:date="2023-05-22T12:06:00Z">
        <w:r w:rsidRPr="002A27F6">
          <w:rPr>
            <w:rFonts w:ascii="Times New Roman" w:hAnsi="Times New Roman" w:cs="Times New Roman"/>
            <w:i w:val="0"/>
            <w:iCs w:val="0"/>
            <w:color w:val="333333"/>
          </w:rPr>
          <w:delText>A</w:delText>
        </w:r>
      </w:del>
      <w:r w:rsidRPr="002A27F6">
        <w:rPr>
          <w:rFonts w:ascii="Times New Roman" w:hAnsi="Times New Roman" w:cs="Times New Roman"/>
          <w:i w:val="0"/>
          <w:iCs w:val="0"/>
          <w:color w:val="333333"/>
        </w:rPr>
        <w:t xml:space="preserve"> reconfigurable 8 x 8 multiple-input–multiple-output (MIMO) antenna has been presented for enhancing the performance of 5G applications by employing a compact, reconfigurable antenna. This antenna comprises</w:t>
      </w:r>
      <w:ins w:id="344" w:author="Juin Acharjee" w:date="2023-05-22T12:07:00Z">
        <w:r w:rsidRPr="002A27F6">
          <w:rPr>
            <w:rFonts w:ascii="Times New Roman" w:hAnsi="Times New Roman" w:cs="Times New Roman"/>
            <w:i w:val="0"/>
            <w:iCs w:val="0"/>
            <w:color w:val="333333"/>
          </w:rPr>
          <w:t xml:space="preserve"> of microstrip line fed hal</w:t>
        </w:r>
      </w:ins>
      <w:ins w:id="345" w:author="Juin Acharjee" w:date="2023-05-22T12:08:00Z">
        <w:r w:rsidRPr="002A27F6">
          <w:rPr>
            <w:rFonts w:ascii="Times New Roman" w:hAnsi="Times New Roman" w:cs="Times New Roman"/>
            <w:i w:val="0"/>
            <w:iCs w:val="0"/>
            <w:color w:val="333333"/>
          </w:rPr>
          <w:t>f circular</w:t>
        </w:r>
      </w:ins>
      <w:ins w:id="346" w:author="Juin Acharjee" w:date="2023-05-22T12:14:00Z">
        <w:r w:rsidRPr="002A27F6">
          <w:rPr>
            <w:rFonts w:ascii="Times New Roman" w:hAnsi="Times New Roman" w:cs="Times New Roman"/>
            <w:i w:val="0"/>
            <w:iCs w:val="0"/>
            <w:color w:val="333333"/>
          </w:rPr>
          <w:t xml:space="preserve"> shaped pa</w:t>
        </w:r>
      </w:ins>
      <w:ins w:id="347" w:author="Juin Acharjee" w:date="2023-05-22T12:15:00Z">
        <w:r w:rsidRPr="002A27F6">
          <w:rPr>
            <w:rFonts w:ascii="Times New Roman" w:hAnsi="Times New Roman" w:cs="Times New Roman"/>
            <w:i w:val="0"/>
            <w:iCs w:val="0"/>
            <w:color w:val="333333"/>
          </w:rPr>
          <w:t>tches</w:t>
        </w:r>
      </w:ins>
      <w:r w:rsidRPr="002A27F6">
        <w:rPr>
          <w:rFonts w:ascii="Times New Roman" w:hAnsi="Times New Roman" w:cs="Times New Roman"/>
          <w:i w:val="0"/>
          <w:iCs w:val="0"/>
          <w:color w:val="333333"/>
        </w:rPr>
        <w:t xml:space="preserve"> </w:t>
      </w:r>
      <w:ins w:id="348" w:author="Juin Acharjee" w:date="2023-05-22T12:15:00Z">
        <w:r w:rsidRPr="002A27F6">
          <w:rPr>
            <w:rFonts w:ascii="Times New Roman" w:hAnsi="Times New Roman" w:cs="Times New Roman"/>
            <w:i w:val="0"/>
            <w:iCs w:val="0"/>
            <w:color w:val="333333"/>
          </w:rPr>
          <w:t xml:space="preserve">supported by a </w:t>
        </w:r>
      </w:ins>
      <w:del w:id="349" w:author="Juin Acharjee" w:date="2023-05-22T12:16:00Z">
        <w:r w:rsidRPr="002A27F6">
          <w:rPr>
            <w:rFonts w:ascii="Times New Roman" w:hAnsi="Times New Roman" w:cs="Times New Roman"/>
            <w:i w:val="0"/>
            <w:iCs w:val="0"/>
            <w:color w:val="333333"/>
          </w:rPr>
          <w:delText>eight identical along-dimension-clipped half-circular-shaped radiation patches connected by a strip line and sharing a</w:delText>
        </w:r>
      </w:del>
      <w:r w:rsidRPr="002A27F6">
        <w:rPr>
          <w:rFonts w:ascii="Times New Roman" w:hAnsi="Times New Roman" w:cs="Times New Roman"/>
          <w:i w:val="0"/>
          <w:iCs w:val="0"/>
          <w:color w:val="333333"/>
        </w:rPr>
        <w:t xml:space="preserve"> </w:t>
      </w:r>
      <w:ins w:id="350" w:author="Juin Acharjee" w:date="2023-05-22T12:06:00Z">
        <w:r w:rsidRPr="002A27F6">
          <w:rPr>
            <w:rFonts w:ascii="Times New Roman" w:hAnsi="Times New Roman" w:cs="Times New Roman"/>
            <w:i w:val="0"/>
            <w:iCs w:val="0"/>
            <w:color w:val="333333"/>
          </w:rPr>
          <w:t xml:space="preserve">modified </w:t>
        </w:r>
      </w:ins>
      <w:ins w:id="351" w:author="Juin Acharjee" w:date="2023-05-22T12:17:00Z">
        <w:r w:rsidRPr="002A27F6">
          <w:rPr>
            <w:rFonts w:ascii="Times New Roman" w:hAnsi="Times New Roman" w:cs="Times New Roman"/>
            <w:i w:val="0"/>
            <w:iCs w:val="0"/>
            <w:color w:val="333333"/>
          </w:rPr>
          <w:t xml:space="preserve">connected </w:t>
        </w:r>
      </w:ins>
      <w:ins w:id="352" w:author="Juin Acharjee" w:date="2023-05-22T12:06:00Z">
        <w:r w:rsidRPr="002A27F6">
          <w:rPr>
            <w:rFonts w:ascii="Times New Roman" w:hAnsi="Times New Roman" w:cs="Times New Roman"/>
            <w:i w:val="0"/>
            <w:iCs w:val="0"/>
            <w:color w:val="333333"/>
          </w:rPr>
          <w:t>partial</w:t>
        </w:r>
      </w:ins>
      <w:ins w:id="353" w:author="Juin Acharjee" w:date="2023-05-22T12:07:00Z">
        <w:r w:rsidRPr="002A27F6">
          <w:rPr>
            <w:rFonts w:ascii="Times New Roman" w:hAnsi="Times New Roman" w:cs="Times New Roman"/>
            <w:i w:val="0"/>
            <w:iCs w:val="0"/>
            <w:color w:val="333333"/>
          </w:rPr>
          <w:t xml:space="preserve"> </w:t>
        </w:r>
      </w:ins>
      <w:r w:rsidRPr="002A27F6">
        <w:rPr>
          <w:rFonts w:ascii="Times New Roman" w:hAnsi="Times New Roman" w:cs="Times New Roman"/>
          <w:i w:val="0"/>
          <w:iCs w:val="0"/>
          <w:color w:val="333333"/>
        </w:rPr>
        <w:t>ground</w:t>
      </w:r>
      <w:ins w:id="354" w:author="Juin Acharjee" w:date="2023-05-22T12:18:00Z">
        <w:r w:rsidRPr="002A27F6">
          <w:rPr>
            <w:rFonts w:ascii="Times New Roman" w:hAnsi="Times New Roman" w:cs="Times New Roman"/>
            <w:i w:val="0"/>
            <w:iCs w:val="0"/>
            <w:color w:val="333333"/>
          </w:rPr>
          <w:t xml:space="preserve"> plane.</w:t>
        </w:r>
      </w:ins>
      <w:del w:id="355" w:author="Juin Acharjee" w:date="2023-05-22T12:18:00Z">
        <w:r w:rsidRPr="002A27F6">
          <w:rPr>
            <w:rFonts w:ascii="Times New Roman" w:hAnsi="Times New Roman" w:cs="Times New Roman"/>
            <w:i w:val="0"/>
            <w:iCs w:val="0"/>
            <w:color w:val="333333"/>
          </w:rPr>
          <w:delText xml:space="preserve"> plane with two other slots to enhance isolation</w:delText>
        </w:r>
      </w:del>
      <w:r w:rsidRPr="002A27F6">
        <w:rPr>
          <w:rFonts w:ascii="Times New Roman" w:hAnsi="Times New Roman" w:cs="Times New Roman"/>
          <w:i w:val="0"/>
          <w:iCs w:val="0"/>
          <w:color w:val="333333"/>
        </w:rPr>
        <w:t xml:space="preserve">. </w:t>
      </w:r>
      <w:del w:id="356" w:author="Juin Acharjee" w:date="2023-05-22T12:18:00Z">
        <w:r w:rsidRPr="002A27F6">
          <w:rPr>
            <w:rFonts w:ascii="Times New Roman" w:hAnsi="Times New Roman" w:cs="Times New Roman"/>
            <w:i w:val="0"/>
            <w:iCs w:val="0"/>
            <w:color w:val="333333"/>
          </w:rPr>
          <w:delText>A microstrip line feed provides excitement for the antenna</w:delText>
        </w:r>
      </w:del>
      <w:ins w:id="357" w:author="Juin Acharjee" w:date="2023-05-22T12:19:00Z">
        <w:r w:rsidRPr="002A27F6">
          <w:rPr>
            <w:rFonts w:ascii="Times New Roman" w:hAnsi="Times New Roman" w:cs="Times New Roman"/>
            <w:i w:val="0"/>
            <w:iCs w:val="0"/>
            <w:color w:val="333333"/>
          </w:rPr>
          <w:t>To satisfy</w:t>
        </w:r>
      </w:ins>
      <w:ins w:id="358" w:author="Juin Acharjee" w:date="2023-05-22T12:20:00Z">
        <w:r w:rsidRPr="002A27F6">
          <w:rPr>
            <w:rFonts w:ascii="Times New Roman" w:hAnsi="Times New Roman" w:cs="Times New Roman"/>
            <w:i w:val="0"/>
            <w:iCs w:val="0"/>
            <w:color w:val="333333"/>
          </w:rPr>
          <w:t xml:space="preserve"> the bandwidth requirement for </w:t>
        </w:r>
        <w:del w:id="359" w:author="Subhrajit Nandy" w:date="2023-05-23T00:27:00Z">
          <w:r w:rsidRPr="002A27F6" w:rsidDel="00807503">
            <w:rPr>
              <w:rFonts w:ascii="Times New Roman" w:hAnsi="Times New Roman" w:cs="Times New Roman"/>
              <w:i w:val="0"/>
              <w:iCs w:val="0"/>
              <w:color w:val="333333"/>
            </w:rPr>
            <w:delText>superwideband</w:delText>
          </w:r>
        </w:del>
      </w:ins>
      <w:ins w:id="360" w:author="Subhrajit Nandy" w:date="2023-05-23T00:27:00Z">
        <w:r w:rsidR="00807503" w:rsidRPr="002A27F6">
          <w:rPr>
            <w:rFonts w:ascii="Times New Roman" w:hAnsi="Times New Roman" w:cs="Times New Roman"/>
            <w:i w:val="0"/>
            <w:iCs w:val="0"/>
            <w:color w:val="333333"/>
          </w:rPr>
          <w:t>super-wideband</w:t>
        </w:r>
      </w:ins>
      <w:ins w:id="361" w:author="Juin Acharjee" w:date="2023-05-22T13:22:00Z">
        <w:r w:rsidRPr="002A27F6">
          <w:rPr>
            <w:rFonts w:ascii="Times New Roman" w:hAnsi="Times New Roman" w:cs="Times New Roman"/>
            <w:i w:val="0"/>
            <w:iCs w:val="0"/>
            <w:color w:val="333333"/>
          </w:rPr>
          <w:t xml:space="preserve"> (SWB)</w:t>
        </w:r>
      </w:ins>
      <w:ins w:id="362" w:author="Juin Acharjee" w:date="2023-05-22T12:20:00Z">
        <w:r w:rsidRPr="002A27F6">
          <w:rPr>
            <w:rFonts w:ascii="Times New Roman" w:hAnsi="Times New Roman" w:cs="Times New Roman"/>
            <w:i w:val="0"/>
            <w:iCs w:val="0"/>
            <w:color w:val="333333"/>
          </w:rPr>
          <w:t xml:space="preserve"> applications,</w:t>
        </w:r>
        <w:del w:id="363" w:author="Subhrajit Nandy" w:date="2023-05-23T00:27:00Z">
          <w:r w:rsidRPr="002A27F6" w:rsidDel="00807503">
            <w:rPr>
              <w:rFonts w:ascii="Times New Roman" w:hAnsi="Times New Roman" w:cs="Times New Roman"/>
              <w:i w:val="0"/>
              <w:iCs w:val="0"/>
              <w:color w:val="333333"/>
            </w:rPr>
            <w:delText xml:space="preserve"> </w:delText>
          </w:r>
        </w:del>
      </w:ins>
      <w:del w:id="364" w:author="Juin Acharjee" w:date="2023-05-22T12:18:00Z">
        <w:r w:rsidRPr="002A27F6">
          <w:rPr>
            <w:rFonts w:ascii="Times New Roman" w:hAnsi="Times New Roman" w:cs="Times New Roman"/>
            <w:i w:val="0"/>
            <w:iCs w:val="0"/>
            <w:color w:val="333333"/>
          </w:rPr>
          <w:delText xml:space="preserve">. </w:delText>
        </w:r>
      </w:del>
      <w:del w:id="365" w:author="Juin Acharjee" w:date="2023-05-22T12:20:00Z">
        <w:r w:rsidRPr="002A27F6">
          <w:rPr>
            <w:rFonts w:ascii="Times New Roman" w:hAnsi="Times New Roman" w:cs="Times New Roman"/>
            <w:i w:val="0"/>
            <w:iCs w:val="0"/>
            <w:color w:val="333333"/>
          </w:rPr>
          <w:delText>Massive bandwidth is achieved by attaching</w:delText>
        </w:r>
      </w:del>
      <w:del w:id="366" w:author="Subhrajit Nandy" w:date="2023-05-23T00:27:00Z">
        <w:r w:rsidRPr="002A27F6" w:rsidDel="00807503">
          <w:rPr>
            <w:rFonts w:ascii="Times New Roman" w:hAnsi="Times New Roman" w:cs="Times New Roman"/>
            <w:i w:val="0"/>
            <w:iCs w:val="0"/>
            <w:color w:val="333333"/>
          </w:rPr>
          <w:delText xml:space="preserve"> </w:delText>
        </w:r>
      </w:del>
      <w:ins w:id="367" w:author="Subhrajit Nandy" w:date="2023-05-23T00:27:00Z">
        <w:r w:rsidR="00807503" w:rsidRPr="002A27F6">
          <w:rPr>
            <w:rFonts w:ascii="Times New Roman" w:hAnsi="Times New Roman" w:cs="Times New Roman"/>
            <w:i w:val="0"/>
            <w:iCs w:val="0"/>
            <w:color w:val="333333"/>
          </w:rPr>
          <w:t xml:space="preserve"> </w:t>
        </w:r>
      </w:ins>
      <w:r w:rsidRPr="002A27F6">
        <w:rPr>
          <w:rFonts w:ascii="Times New Roman" w:hAnsi="Times New Roman" w:cs="Times New Roman"/>
          <w:i w:val="0"/>
          <w:iCs w:val="0"/>
          <w:color w:val="333333"/>
        </w:rPr>
        <w:t xml:space="preserve">a rectangular </w:t>
      </w:r>
      <w:ins w:id="368" w:author="Juin Acharjee" w:date="2023-05-22T12:20:00Z">
        <w:r w:rsidRPr="002A27F6">
          <w:rPr>
            <w:rFonts w:ascii="Times New Roman" w:hAnsi="Times New Roman" w:cs="Times New Roman"/>
            <w:i w:val="0"/>
            <w:iCs w:val="0"/>
            <w:color w:val="333333"/>
          </w:rPr>
          <w:t>slot is introduced</w:t>
        </w:r>
      </w:ins>
      <w:del w:id="369" w:author="Juin Acharjee" w:date="2023-05-22T12:20:00Z">
        <w:r w:rsidRPr="002A27F6">
          <w:rPr>
            <w:rFonts w:ascii="Times New Roman" w:hAnsi="Times New Roman" w:cs="Times New Roman"/>
            <w:i w:val="0"/>
            <w:iCs w:val="0"/>
            <w:color w:val="333333"/>
          </w:rPr>
          <w:delText>aperture</w:delText>
        </w:r>
      </w:del>
      <w:r w:rsidRPr="002A27F6">
        <w:rPr>
          <w:rFonts w:ascii="Times New Roman" w:hAnsi="Times New Roman" w:cs="Times New Roman"/>
          <w:i w:val="0"/>
          <w:iCs w:val="0"/>
          <w:color w:val="333333"/>
        </w:rPr>
        <w:t xml:space="preserve"> </w:t>
      </w:r>
      <w:ins w:id="370" w:author="Juin Acharjee" w:date="2023-05-22T12:20:00Z">
        <w:r w:rsidRPr="002A27F6">
          <w:rPr>
            <w:rFonts w:ascii="Times New Roman" w:hAnsi="Times New Roman" w:cs="Times New Roman"/>
            <w:i w:val="0"/>
            <w:iCs w:val="0"/>
            <w:color w:val="333333"/>
          </w:rPr>
          <w:t xml:space="preserve"> in the </w:t>
        </w:r>
      </w:ins>
      <w:del w:id="371" w:author="Juin Acharjee" w:date="2023-05-22T12:20:00Z">
        <w:r w:rsidRPr="002A27F6">
          <w:rPr>
            <w:rFonts w:ascii="Times New Roman" w:hAnsi="Times New Roman" w:cs="Times New Roman"/>
            <w:i w:val="0"/>
            <w:iCs w:val="0"/>
            <w:color w:val="333333"/>
          </w:rPr>
          <w:delText xml:space="preserve">to the </w:delText>
        </w:r>
      </w:del>
      <w:r w:rsidRPr="002A27F6">
        <w:rPr>
          <w:rFonts w:ascii="Times New Roman" w:hAnsi="Times New Roman" w:cs="Times New Roman"/>
          <w:i w:val="0"/>
          <w:iCs w:val="0"/>
          <w:color w:val="333333"/>
        </w:rPr>
        <w:t xml:space="preserve">partial ground plane. Antenna elements are positioned with rotational </w:t>
      </w:r>
      <w:ins w:id="372" w:author="Subhrajit Nandy" w:date="2023-05-23T00:27:00Z">
        <w:r w:rsidR="00807503" w:rsidRPr="002A27F6">
          <w:rPr>
            <w:rFonts w:ascii="Times New Roman" w:hAnsi="Times New Roman" w:cs="Times New Roman"/>
            <w:i w:val="0"/>
            <w:iCs w:val="0"/>
            <w:color w:val="333333"/>
          </w:rPr>
          <w:t>a</w:t>
        </w:r>
      </w:ins>
      <w:r w:rsidRPr="002A27F6">
        <w:rPr>
          <w:rFonts w:ascii="Times New Roman" w:hAnsi="Times New Roman" w:cs="Times New Roman"/>
          <w:i w:val="0"/>
          <w:iCs w:val="0"/>
          <w:color w:val="333333"/>
        </w:rPr>
        <w:t xml:space="preserve">symmetry on opposite sides of the substrate to achieve high port isolation. The ground planes are cut through and an asymmetric feed position is utilized in order to achieve circular polarization on over all the grounds. As a </w:t>
      </w:r>
      <w:del w:id="373" w:author="Subhrajit Nandy" w:date="2023-05-23T11:13:00Z">
        <w:r w:rsidRPr="002A27F6" w:rsidDel="00900323">
          <w:rPr>
            <w:rFonts w:ascii="Times New Roman" w:hAnsi="Times New Roman" w:cs="Times New Roman"/>
            <w:i w:val="0"/>
            <w:iCs w:val="0"/>
            <w:color w:val="333333"/>
          </w:rPr>
          <w:delText>result</w:delText>
        </w:r>
      </w:del>
      <w:ins w:id="374" w:author="Subhrajit Nandy" w:date="2023-05-23T11:13:00Z">
        <w:r w:rsidR="00900323" w:rsidRPr="002A27F6">
          <w:rPr>
            <w:rFonts w:ascii="Times New Roman" w:hAnsi="Times New Roman" w:cs="Times New Roman"/>
            <w:i w:val="0"/>
            <w:iCs w:val="0"/>
            <w:color w:val="333333"/>
          </w:rPr>
          <w:t>result,</w:t>
        </w:r>
      </w:ins>
      <w:r w:rsidRPr="002A27F6">
        <w:rPr>
          <w:rFonts w:ascii="Times New Roman" w:hAnsi="Times New Roman" w:cs="Times New Roman"/>
          <w:i w:val="0"/>
          <w:iCs w:val="0"/>
          <w:color w:val="333333"/>
        </w:rPr>
        <w:t xml:space="preserve"> </w:t>
      </w:r>
      <w:del w:id="375" w:author="Juin Acharjee" w:date="2023-05-22T12:24:00Z">
        <w:r w:rsidRPr="002A27F6">
          <w:rPr>
            <w:rFonts w:ascii="Times New Roman" w:hAnsi="Times New Roman" w:cs="Times New Roman"/>
            <w:i w:val="0"/>
            <w:iCs w:val="0"/>
            <w:color w:val="333333"/>
          </w:rPr>
          <w:delText>of</w:delText>
        </w:r>
      </w:del>
      <w:r w:rsidRPr="002A27F6">
        <w:rPr>
          <w:rFonts w:ascii="Times New Roman" w:hAnsi="Times New Roman" w:cs="Times New Roman"/>
          <w:i w:val="0"/>
          <w:iCs w:val="0"/>
          <w:color w:val="333333"/>
        </w:rPr>
        <w:t xml:space="preserve"> the proposed </w:t>
      </w:r>
      <w:del w:id="376" w:author="Juin Acharjee" w:date="2023-05-22T12:24:00Z">
        <w:r w:rsidRPr="002A27F6">
          <w:rPr>
            <w:rFonts w:ascii="Times New Roman" w:hAnsi="Times New Roman" w:cs="Times New Roman"/>
            <w:i w:val="0"/>
            <w:iCs w:val="0"/>
            <w:color w:val="333333"/>
          </w:rPr>
          <w:delText xml:space="preserve">MIMO </w:delText>
        </w:r>
      </w:del>
      <w:r w:rsidRPr="002A27F6">
        <w:rPr>
          <w:rFonts w:ascii="Times New Roman" w:hAnsi="Times New Roman" w:cs="Times New Roman"/>
          <w:i w:val="0"/>
          <w:iCs w:val="0"/>
          <w:color w:val="333333"/>
        </w:rPr>
        <w:t xml:space="preserve">antenna, </w:t>
      </w:r>
      <w:ins w:id="377" w:author="Juin Acharjee" w:date="2023-05-22T12:25:00Z">
        <w:r w:rsidRPr="002A27F6">
          <w:rPr>
            <w:rFonts w:ascii="Times New Roman" w:hAnsi="Times New Roman" w:cs="Times New Roman"/>
            <w:i w:val="0"/>
            <w:iCs w:val="0"/>
            <w:color w:val="333333"/>
          </w:rPr>
          <w:t>provides good impedance matching</w:t>
        </w:r>
        <w:del w:id="378" w:author="Subhrajit Nandy" w:date="2023-05-23T11:01:00Z">
          <w:r w:rsidRPr="002A27F6" w:rsidDel="0099244A">
            <w:rPr>
              <w:rFonts w:ascii="Times New Roman" w:hAnsi="Times New Roman" w:cs="Times New Roman"/>
              <w:i w:val="0"/>
              <w:iCs w:val="0"/>
              <w:color w:val="333333"/>
            </w:rPr>
            <w:delText xml:space="preserve"> </w:delText>
          </w:r>
        </w:del>
      </w:ins>
      <w:del w:id="379" w:author="Subhrajit Nandy" w:date="2023-05-23T11:01:00Z">
        <w:r w:rsidRPr="002A27F6" w:rsidDel="0099244A">
          <w:rPr>
            <w:rFonts w:ascii="Times New Roman" w:hAnsi="Times New Roman" w:cs="Times New Roman"/>
            <w:i w:val="0"/>
            <w:iCs w:val="0"/>
            <w:color w:val="333333"/>
          </w:rPr>
          <w:delText>it is capable of resonating</w:delText>
        </w:r>
      </w:del>
      <w:r w:rsidRPr="002A27F6">
        <w:rPr>
          <w:rFonts w:ascii="Times New Roman" w:hAnsi="Times New Roman" w:cs="Times New Roman"/>
          <w:i w:val="0"/>
          <w:iCs w:val="0"/>
          <w:color w:val="333333"/>
        </w:rPr>
        <w:t xml:space="preserve"> in the range of 2-20 GHz</w:t>
      </w:r>
      <w:ins w:id="380" w:author="Juin Acharjee" w:date="2023-05-22T12:26:00Z">
        <w:r w:rsidRPr="002A27F6">
          <w:rPr>
            <w:rFonts w:ascii="Times New Roman" w:hAnsi="Times New Roman" w:cs="Times New Roman"/>
            <w:i w:val="0"/>
            <w:iCs w:val="0"/>
            <w:color w:val="333333"/>
          </w:rPr>
          <w:t xml:space="preserve">. To introduce the switchable characteristics, </w:t>
        </w:r>
      </w:ins>
      <w:ins w:id="381" w:author="Juin Acharjee" w:date="2023-05-22T12:29:00Z">
        <w:r w:rsidRPr="002A27F6">
          <w:rPr>
            <w:rFonts w:ascii="Times New Roman" w:hAnsi="Times New Roman" w:cs="Times New Roman"/>
            <w:i w:val="0"/>
            <w:iCs w:val="0"/>
            <w:color w:val="333333"/>
          </w:rPr>
          <w:t>a</w:t>
        </w:r>
      </w:ins>
      <w:ins w:id="382" w:author="Juin Acharjee" w:date="2023-05-22T12:28:00Z">
        <w:r w:rsidRPr="002A27F6">
          <w:rPr>
            <w:rFonts w:ascii="Times New Roman" w:hAnsi="Times New Roman" w:cs="Times New Roman"/>
            <w:i w:val="0"/>
            <w:iCs w:val="0"/>
            <w:color w:val="333333"/>
          </w:rPr>
          <w:t xml:space="preserve"> </w:t>
        </w:r>
      </w:ins>
      <w:ins w:id="383" w:author="Juin Acharjee" w:date="2023-05-22T12:29:00Z">
        <w:r w:rsidRPr="002A27F6">
          <w:rPr>
            <w:rFonts w:ascii="Times New Roman" w:hAnsi="Times New Roman" w:cs="Times New Roman"/>
            <w:i w:val="0"/>
            <w:iCs w:val="0"/>
            <w:color w:val="333333"/>
          </w:rPr>
          <w:t>T</w:t>
        </w:r>
      </w:ins>
      <w:ins w:id="384" w:author="Juin Acharjee" w:date="2023-05-22T12:28:00Z">
        <w:r w:rsidRPr="002A27F6">
          <w:rPr>
            <w:rFonts w:ascii="Times New Roman" w:hAnsi="Times New Roman" w:cs="Times New Roman"/>
            <w:i w:val="0"/>
            <w:iCs w:val="0"/>
            <w:color w:val="333333"/>
          </w:rPr>
          <w:t>-shaped stub is connected with the partial</w:t>
        </w:r>
      </w:ins>
      <w:ins w:id="385" w:author="Juin Acharjee" w:date="2023-05-22T12:29:00Z">
        <w:r w:rsidRPr="002A27F6">
          <w:rPr>
            <w:rFonts w:ascii="Times New Roman" w:hAnsi="Times New Roman" w:cs="Times New Roman"/>
            <w:i w:val="0"/>
            <w:iCs w:val="0"/>
            <w:color w:val="333333"/>
          </w:rPr>
          <w:t xml:space="preserve"> </w:t>
        </w:r>
      </w:ins>
      <w:ins w:id="386" w:author="Juin Acharjee" w:date="2023-05-22T12:28:00Z">
        <w:r w:rsidRPr="002A27F6">
          <w:rPr>
            <w:rFonts w:ascii="Times New Roman" w:hAnsi="Times New Roman" w:cs="Times New Roman"/>
            <w:i w:val="0"/>
            <w:iCs w:val="0"/>
            <w:color w:val="333333"/>
          </w:rPr>
          <w:t>ground plane using a photoconductive switch made of cadmium sulphide (CDS) based semiconductor.</w:t>
        </w:r>
      </w:ins>
      <w:ins w:id="387" w:author="Juin Acharjee" w:date="2023-05-22T12:29:00Z">
        <w:r w:rsidRPr="002A27F6">
          <w:rPr>
            <w:rFonts w:ascii="Times New Roman" w:hAnsi="Times New Roman" w:cs="Times New Roman"/>
            <w:i w:val="0"/>
            <w:iCs w:val="0"/>
            <w:color w:val="333333"/>
          </w:rPr>
          <w:t xml:space="preserve"> The operating characteristics of the antenna have been changed when the switch is illuminated by the light-emitting</w:t>
        </w:r>
      </w:ins>
      <w:ins w:id="388" w:author="Juin Acharjee" w:date="2023-05-22T13:15:00Z">
        <w:r w:rsidRPr="002A27F6">
          <w:rPr>
            <w:rFonts w:ascii="Times New Roman" w:hAnsi="Times New Roman" w:cs="Times New Roman"/>
            <w:i w:val="0"/>
            <w:iCs w:val="0"/>
            <w:color w:val="333333"/>
          </w:rPr>
          <w:t xml:space="preserve"> </w:t>
        </w:r>
      </w:ins>
      <w:ins w:id="389" w:author="Juin Acharjee" w:date="2023-05-22T12:29:00Z">
        <w:r w:rsidRPr="002A27F6">
          <w:rPr>
            <w:rFonts w:ascii="Times New Roman" w:hAnsi="Times New Roman" w:cs="Times New Roman"/>
            <w:i w:val="0"/>
            <w:iCs w:val="0"/>
            <w:color w:val="333333"/>
          </w:rPr>
          <w:t>diode (LED).</w:t>
        </w:r>
      </w:ins>
      <w:ins w:id="390" w:author="Juin Acharjee" w:date="2023-05-22T13:15:00Z">
        <w:r w:rsidRPr="002A27F6">
          <w:rPr>
            <w:rFonts w:ascii="Times New Roman" w:hAnsi="Times New Roman" w:cs="Times New Roman"/>
            <w:i w:val="0"/>
            <w:iCs w:val="0"/>
            <w:color w:val="333333"/>
          </w:rPr>
          <w:t xml:space="preserve"> Under the switch-off condition, </w:t>
        </w:r>
        <w:del w:id="391" w:author="Subhrajit Nandy" w:date="2023-05-22T22:32:00Z">
          <w:r w:rsidRPr="002A27F6" w:rsidDel="00E0592D">
            <w:rPr>
              <w:rFonts w:ascii="Times New Roman" w:hAnsi="Times New Roman" w:cs="Times New Roman"/>
              <w:i w:val="0"/>
              <w:iCs w:val="0"/>
              <w:color w:val="333333"/>
            </w:rPr>
            <w:delText>SWB</w:delText>
          </w:r>
        </w:del>
      </w:ins>
      <w:ins w:id="392" w:author="Subhrajit Nandy" w:date="2023-05-22T22:32:00Z">
        <w:r w:rsidR="00E0592D" w:rsidRPr="002A27F6">
          <w:rPr>
            <w:rFonts w:ascii="Times New Roman" w:hAnsi="Times New Roman" w:cs="Times New Roman"/>
            <w:i w:val="0"/>
            <w:iCs w:val="0"/>
            <w:color w:val="333333"/>
          </w:rPr>
          <w:t>Reconfigurable</w:t>
        </w:r>
      </w:ins>
      <w:ins w:id="393" w:author="Juin Acharjee" w:date="2023-05-22T13:15:00Z">
        <w:r w:rsidRPr="002A27F6">
          <w:rPr>
            <w:rFonts w:ascii="Times New Roman" w:hAnsi="Times New Roman" w:cs="Times New Roman"/>
            <w:i w:val="0"/>
            <w:iCs w:val="0"/>
            <w:color w:val="333333"/>
          </w:rPr>
          <w:t xml:space="preserve"> of</w:t>
        </w:r>
      </w:ins>
      <w:ins w:id="394" w:author="Subhrajit Nandy" w:date="2023-05-23T11:12:00Z">
        <w:r w:rsidR="00900323" w:rsidRPr="002A27F6">
          <w:rPr>
            <w:rFonts w:ascii="Times New Roman" w:hAnsi="Times New Roman" w:cs="Times New Roman"/>
            <w:i w:val="0"/>
            <w:iCs w:val="0"/>
            <w:color w:val="333333"/>
          </w:rPr>
          <w:t xml:space="preserve"> 8</w:t>
        </w:r>
      </w:ins>
      <w:ins w:id="395" w:author="Subhrajit Nandy" w:date="2023-05-23T11:28:00Z">
        <w:r w:rsidR="00D207E3" w:rsidRPr="002A27F6">
          <w:rPr>
            <w:rFonts w:ascii="Times New Roman" w:hAnsi="Times New Roman" w:cs="Times New Roman"/>
            <w:i w:val="0"/>
            <w:iCs w:val="0"/>
            <w:color w:val="333333"/>
          </w:rPr>
          <w:t>-</w:t>
        </w:r>
      </w:ins>
      <w:ins w:id="396" w:author="Subhrajit Nandy" w:date="2023-05-23T12:42:00Z">
        <w:r w:rsidR="00251748" w:rsidRPr="002A27F6">
          <w:rPr>
            <w:rFonts w:ascii="Times New Roman" w:hAnsi="Times New Roman" w:cs="Times New Roman"/>
            <w:i w:val="0"/>
            <w:iCs w:val="0"/>
            <w:color w:val="333333"/>
          </w:rPr>
          <w:t>1</w:t>
        </w:r>
      </w:ins>
      <w:ins w:id="397" w:author="Subhrajit Nandy" w:date="2023-05-23T11:12:00Z">
        <w:r w:rsidR="00900323" w:rsidRPr="002A27F6">
          <w:rPr>
            <w:rFonts w:ascii="Times New Roman" w:hAnsi="Times New Roman" w:cs="Times New Roman"/>
            <w:i w:val="0"/>
            <w:iCs w:val="0"/>
            <w:color w:val="333333"/>
          </w:rPr>
          <w:t>6 GHz</w:t>
        </w:r>
      </w:ins>
      <w:ins w:id="398" w:author="Juin Acharjee" w:date="2023-05-22T13:15:00Z">
        <w:r w:rsidRPr="002A27F6">
          <w:rPr>
            <w:rFonts w:ascii="Times New Roman" w:hAnsi="Times New Roman" w:cs="Times New Roman"/>
            <w:i w:val="0"/>
            <w:iCs w:val="0"/>
            <w:color w:val="333333"/>
          </w:rPr>
          <w:t xml:space="preserve"> </w:t>
        </w:r>
      </w:ins>
      <w:ins w:id="399" w:author="Juin Acharjee" w:date="2023-05-22T13:22:00Z">
        <w:del w:id="400" w:author="Subhrajit Nandy" w:date="2023-05-23T11:12:00Z">
          <w:r w:rsidRPr="002A27F6" w:rsidDel="00900323">
            <w:rPr>
              <w:rFonts w:ascii="Times New Roman" w:hAnsi="Times New Roman" w:cs="Times New Roman"/>
              <w:i w:val="0"/>
              <w:iCs w:val="0"/>
              <w:color w:val="333333"/>
              <w:highlight w:val="yellow"/>
              <w:rPrChange w:id="401" w:author="Subhrajit Nandy" w:date="2023-05-23T15:38:00Z">
                <w:rPr>
                  <w:rFonts w:ascii="Times New Roman" w:hAnsi="Times New Roman"/>
                  <w:i w:val="0"/>
                  <w:iCs w:val="0"/>
                  <w:color w:val="333333"/>
                </w:rPr>
              </w:rPrChange>
            </w:rPr>
            <w:delText>XX</w:delText>
          </w:r>
        </w:del>
      </w:ins>
      <w:commentRangeStart w:id="402"/>
      <w:commentRangeEnd w:id="402"/>
      <w:del w:id="403" w:author="Subhrajit Nandy" w:date="2023-05-23T11:12:00Z">
        <w:r w:rsidRPr="002A27F6" w:rsidDel="00900323">
          <w:rPr>
            <w:rFonts w:ascii="Times New Roman" w:hAnsi="Times New Roman" w:cs="Times New Roman"/>
            <w:rPrChange w:id="404" w:author="Subhrajit Nandy" w:date="2023-05-23T15:38:00Z">
              <w:rPr/>
            </w:rPrChange>
          </w:rPr>
          <w:commentReference w:id="402"/>
        </w:r>
      </w:del>
      <w:ins w:id="405" w:author="Juin Acharjee" w:date="2023-05-22T13:22:00Z">
        <w:del w:id="406" w:author="Subhrajit Nandy" w:date="2023-05-23T11:12:00Z">
          <w:r w:rsidRPr="002A27F6" w:rsidDel="00900323">
            <w:rPr>
              <w:rFonts w:ascii="Times New Roman" w:hAnsi="Times New Roman" w:cs="Times New Roman"/>
              <w:i w:val="0"/>
              <w:iCs w:val="0"/>
              <w:color w:val="333333"/>
              <w:highlight w:val="yellow"/>
              <w:rPrChange w:id="407" w:author="Subhrajit Nandy" w:date="2023-05-23T15:38:00Z">
                <w:rPr>
                  <w:rFonts w:ascii="Times New Roman" w:hAnsi="Times New Roman"/>
                  <w:i w:val="0"/>
                  <w:iCs w:val="0"/>
                  <w:color w:val="333333"/>
                </w:rPr>
              </w:rPrChange>
            </w:rPr>
            <w:delText>X</w:delText>
          </w:r>
        </w:del>
      </w:ins>
      <w:ins w:id="408" w:author="Juin Acharjee" w:date="2023-05-22T13:15:00Z">
        <w:del w:id="409" w:author="Subhrajit Nandy" w:date="2023-05-23T11:12:00Z">
          <w:r w:rsidRPr="002A27F6" w:rsidDel="00900323">
            <w:rPr>
              <w:rFonts w:ascii="Times New Roman" w:hAnsi="Times New Roman" w:cs="Times New Roman"/>
              <w:i w:val="0"/>
              <w:iCs w:val="0"/>
              <w:color w:val="333333"/>
              <w:highlight w:val="yellow"/>
              <w:rPrChange w:id="410" w:author="Subhrajit Nandy" w:date="2023-05-23T15:38:00Z">
                <w:rPr>
                  <w:rFonts w:ascii="Times New Roman" w:hAnsi="Times New Roman"/>
                  <w:i w:val="0"/>
                  <w:iCs w:val="0"/>
                  <w:color w:val="333333"/>
                </w:rPr>
              </w:rPrChange>
            </w:rPr>
            <w:delText>%</w:delText>
          </w:r>
          <w:r w:rsidRPr="002A27F6" w:rsidDel="00900323">
            <w:rPr>
              <w:rFonts w:ascii="Times New Roman" w:hAnsi="Times New Roman" w:cs="Times New Roman"/>
              <w:i w:val="0"/>
              <w:iCs w:val="0"/>
              <w:color w:val="333333"/>
            </w:rPr>
            <w:delText xml:space="preserve"> </w:delText>
          </w:r>
        </w:del>
        <w:r w:rsidRPr="002A27F6">
          <w:rPr>
            <w:rFonts w:ascii="Times New Roman" w:hAnsi="Times New Roman" w:cs="Times New Roman"/>
            <w:i w:val="0"/>
            <w:iCs w:val="0"/>
            <w:color w:val="333333"/>
          </w:rPr>
          <w:t xml:space="preserve">fractional bandwidth and a bandwidth ratio of </w:t>
        </w:r>
      </w:ins>
      <w:ins w:id="411" w:author="Juin Acharjee" w:date="2023-05-22T13:23:00Z">
        <w:del w:id="412" w:author="Subhrajit Nandy" w:date="2023-05-23T11:27:00Z">
          <w:r w:rsidRPr="002A27F6" w:rsidDel="00D207E3">
            <w:rPr>
              <w:rFonts w:ascii="Times New Roman" w:hAnsi="Times New Roman" w:cs="Times New Roman"/>
              <w:i w:val="0"/>
              <w:iCs w:val="0"/>
              <w:color w:val="333333"/>
            </w:rPr>
            <w:delText>20</w:delText>
          </w:r>
        </w:del>
      </w:ins>
      <w:ins w:id="413" w:author="Subhrajit Nandy" w:date="2023-05-23T11:27:00Z">
        <w:r w:rsidR="00D207E3" w:rsidRPr="002A27F6">
          <w:rPr>
            <w:rFonts w:ascii="Times New Roman" w:hAnsi="Times New Roman" w:cs="Times New Roman"/>
            <w:i w:val="0"/>
            <w:iCs w:val="0"/>
            <w:color w:val="333333"/>
          </w:rPr>
          <w:t>1</w:t>
        </w:r>
      </w:ins>
      <w:ins w:id="414" w:author="Juin Acharjee" w:date="2023-05-22T13:15:00Z">
        <w:r w:rsidRPr="002A27F6">
          <w:rPr>
            <w:rFonts w:ascii="Times New Roman" w:hAnsi="Times New Roman" w:cs="Times New Roman"/>
            <w:i w:val="0"/>
            <w:iCs w:val="0"/>
            <w:color w:val="333333"/>
          </w:rPr>
          <w:t>:</w:t>
        </w:r>
      </w:ins>
      <w:ins w:id="415" w:author="Subhrajit Nandy" w:date="2023-05-23T11:27:00Z">
        <w:r w:rsidR="00D207E3" w:rsidRPr="002A27F6">
          <w:rPr>
            <w:rFonts w:ascii="Times New Roman" w:hAnsi="Times New Roman" w:cs="Times New Roman"/>
            <w:i w:val="0"/>
            <w:iCs w:val="0"/>
            <w:color w:val="333333"/>
          </w:rPr>
          <w:t>2</w:t>
        </w:r>
      </w:ins>
      <w:ins w:id="416" w:author="Juin Acharjee" w:date="2023-05-22T13:15:00Z">
        <w:del w:id="417" w:author="Subhrajit Nandy" w:date="2023-05-23T11:27:00Z">
          <w:r w:rsidRPr="002A27F6" w:rsidDel="00D207E3">
            <w:rPr>
              <w:rFonts w:ascii="Times New Roman" w:hAnsi="Times New Roman" w:cs="Times New Roman"/>
              <w:i w:val="0"/>
              <w:iCs w:val="0"/>
              <w:color w:val="333333"/>
            </w:rPr>
            <w:delText>1</w:delText>
          </w:r>
        </w:del>
        <w:r w:rsidRPr="002A27F6">
          <w:rPr>
            <w:rFonts w:ascii="Times New Roman" w:hAnsi="Times New Roman" w:cs="Times New Roman"/>
            <w:i w:val="0"/>
            <w:iCs w:val="0"/>
            <w:color w:val="333333"/>
          </w:rPr>
          <w:t xml:space="preserve"> is achieved.</w:t>
        </w:r>
      </w:ins>
      <w:ins w:id="418" w:author="Juin Acharjee" w:date="2023-05-22T13:23:00Z">
        <w:r w:rsidRPr="002A27F6">
          <w:rPr>
            <w:rFonts w:ascii="Times New Roman" w:hAnsi="Times New Roman" w:cs="Times New Roman"/>
            <w:i w:val="0"/>
            <w:iCs w:val="0"/>
            <w:color w:val="333333"/>
          </w:rPr>
          <w:t xml:space="preserve"> While for the switched-on condition, the</w:t>
        </w:r>
      </w:ins>
      <w:ins w:id="419" w:author="Juin Acharjee" w:date="2023-05-22T13:24:00Z">
        <w:r w:rsidRPr="002A27F6">
          <w:rPr>
            <w:rFonts w:ascii="Times New Roman" w:hAnsi="Times New Roman" w:cs="Times New Roman"/>
            <w:i w:val="0"/>
            <w:iCs w:val="0"/>
            <w:color w:val="333333"/>
          </w:rPr>
          <w:t xml:space="preserve"> </w:t>
        </w:r>
      </w:ins>
      <w:ins w:id="420" w:author="Juin Acharjee" w:date="2023-05-22T13:23:00Z">
        <w:r w:rsidRPr="002A27F6">
          <w:rPr>
            <w:rFonts w:ascii="Times New Roman" w:hAnsi="Times New Roman" w:cs="Times New Roman"/>
            <w:i w:val="0"/>
            <w:iCs w:val="0"/>
            <w:color w:val="333333"/>
          </w:rPr>
          <w:t>connection between the stub and ground plane is established, which provides</w:t>
        </w:r>
      </w:ins>
      <w:ins w:id="421" w:author="Juin Acharjee" w:date="2023-05-22T13:24:00Z">
        <w:r w:rsidRPr="002A27F6">
          <w:rPr>
            <w:rFonts w:ascii="Times New Roman" w:hAnsi="Times New Roman" w:cs="Times New Roman"/>
            <w:i w:val="0"/>
            <w:iCs w:val="0"/>
            <w:color w:val="333333"/>
          </w:rPr>
          <w:t xml:space="preserve"> </w:t>
        </w:r>
      </w:ins>
      <w:ins w:id="422" w:author="Juin Acharjee" w:date="2023-05-22T12:26:00Z">
        <w:r w:rsidRPr="002A27F6">
          <w:rPr>
            <w:rFonts w:ascii="Times New Roman" w:hAnsi="Times New Roman" w:cs="Times New Roman"/>
            <w:i w:val="0"/>
            <w:iCs w:val="0"/>
            <w:color w:val="333333"/>
          </w:rPr>
          <w:t>a</w:t>
        </w:r>
      </w:ins>
      <w:ins w:id="423" w:author="Juin Acharjee" w:date="2023-05-22T13:24:00Z">
        <w:r w:rsidRPr="002A27F6">
          <w:rPr>
            <w:rFonts w:ascii="Times New Roman" w:hAnsi="Times New Roman" w:cs="Times New Roman"/>
            <w:i w:val="0"/>
            <w:iCs w:val="0"/>
            <w:color w:val="333333"/>
          </w:rPr>
          <w:t xml:space="preserve"> wideband with operating </w:t>
        </w:r>
      </w:ins>
      <w:ins w:id="424" w:author="Juin Acharjee" w:date="2023-05-22T13:25:00Z">
        <w:r w:rsidRPr="002A27F6">
          <w:rPr>
            <w:rFonts w:ascii="Times New Roman" w:hAnsi="Times New Roman" w:cs="Times New Roman"/>
            <w:i w:val="0"/>
            <w:iCs w:val="0"/>
            <w:color w:val="333333"/>
          </w:rPr>
          <w:t>bandwidth</w:t>
        </w:r>
      </w:ins>
      <w:ins w:id="425" w:author="Juin Acharjee" w:date="2023-05-22T13:24:00Z">
        <w:r w:rsidRPr="002A27F6">
          <w:rPr>
            <w:rFonts w:ascii="Times New Roman" w:hAnsi="Times New Roman" w:cs="Times New Roman"/>
            <w:i w:val="0"/>
            <w:iCs w:val="0"/>
            <w:color w:val="333333"/>
          </w:rPr>
          <w:t xml:space="preserve"> from</w:t>
        </w:r>
      </w:ins>
      <w:ins w:id="426" w:author="Juin Acharjee" w:date="2023-05-22T13:25:00Z">
        <w:r w:rsidRPr="002A27F6">
          <w:rPr>
            <w:rFonts w:ascii="Times New Roman" w:hAnsi="Times New Roman" w:cs="Times New Roman"/>
            <w:i w:val="0"/>
            <w:iCs w:val="0"/>
            <w:color w:val="333333"/>
          </w:rPr>
          <w:t xml:space="preserve"> </w:t>
        </w:r>
      </w:ins>
      <w:ins w:id="427" w:author="Subhrajit Nandy" w:date="2023-05-23T12:44:00Z">
        <w:r w:rsidR="00D1764F" w:rsidRPr="002A27F6">
          <w:rPr>
            <w:rFonts w:ascii="Times New Roman" w:hAnsi="Times New Roman" w:cs="Times New Roman"/>
            <w:i w:val="0"/>
            <w:iCs w:val="0"/>
            <w:color w:val="333333"/>
          </w:rPr>
          <w:t>2</w:t>
        </w:r>
      </w:ins>
      <w:ins w:id="428" w:author="Juin Acharjee" w:date="2023-05-22T13:25:00Z">
        <w:del w:id="429" w:author="Subhrajit Nandy" w:date="2023-05-23T12:44:00Z">
          <w:r w:rsidRPr="002A27F6" w:rsidDel="00D1764F">
            <w:rPr>
              <w:rFonts w:ascii="Times New Roman" w:hAnsi="Times New Roman" w:cs="Times New Roman"/>
              <w:i w:val="0"/>
              <w:iCs w:val="0"/>
              <w:color w:val="333333"/>
            </w:rPr>
            <w:delText>8</w:delText>
          </w:r>
        </w:del>
        <w:r w:rsidRPr="002A27F6">
          <w:rPr>
            <w:rFonts w:ascii="Times New Roman" w:hAnsi="Times New Roman" w:cs="Times New Roman"/>
            <w:i w:val="0"/>
            <w:iCs w:val="0"/>
            <w:color w:val="333333"/>
          </w:rPr>
          <w:t>-</w:t>
        </w:r>
      </w:ins>
      <w:ins w:id="430" w:author="Subhrajit Nandy" w:date="2023-05-23T12:44:00Z">
        <w:r w:rsidR="00D1764F" w:rsidRPr="002A27F6">
          <w:rPr>
            <w:rFonts w:ascii="Times New Roman" w:hAnsi="Times New Roman" w:cs="Times New Roman"/>
            <w:i w:val="0"/>
            <w:iCs w:val="0"/>
            <w:color w:val="333333"/>
          </w:rPr>
          <w:t xml:space="preserve">20 </w:t>
        </w:r>
      </w:ins>
      <w:ins w:id="431" w:author="Juin Acharjee" w:date="2023-05-22T13:25:00Z">
        <w:del w:id="432" w:author="Subhrajit Nandy" w:date="2023-05-23T12:44:00Z">
          <w:r w:rsidRPr="002A27F6" w:rsidDel="00D1764F">
            <w:rPr>
              <w:rFonts w:ascii="Times New Roman" w:hAnsi="Times New Roman" w:cs="Times New Roman"/>
              <w:i w:val="0"/>
              <w:iCs w:val="0"/>
              <w:color w:val="333333"/>
            </w:rPr>
            <w:delText>16</w:delText>
          </w:r>
        </w:del>
        <w:r w:rsidRPr="002A27F6">
          <w:rPr>
            <w:rFonts w:ascii="Times New Roman" w:hAnsi="Times New Roman" w:cs="Times New Roman"/>
            <w:i w:val="0"/>
            <w:iCs w:val="0"/>
            <w:color w:val="333333"/>
          </w:rPr>
          <w:t>GHz.</w:t>
        </w:r>
      </w:ins>
      <w:ins w:id="433" w:author="Juin Acharjee" w:date="2023-05-22T12:26:00Z">
        <w:r w:rsidRPr="002A27F6">
          <w:rPr>
            <w:rFonts w:ascii="Times New Roman" w:hAnsi="Times New Roman" w:cs="Times New Roman"/>
            <w:i w:val="0"/>
            <w:iCs w:val="0"/>
            <w:color w:val="333333"/>
          </w:rPr>
          <w:t xml:space="preserve"> </w:t>
        </w:r>
      </w:ins>
      <w:del w:id="434" w:author="Juin Acharjee" w:date="2023-05-22T13:26:00Z">
        <w:r w:rsidRPr="002A27F6">
          <w:rPr>
            <w:rFonts w:ascii="Times New Roman" w:hAnsi="Times New Roman" w:cs="Times New Roman"/>
            <w:i w:val="0"/>
            <w:iCs w:val="0"/>
            <w:color w:val="333333"/>
          </w:rPr>
          <w:delText xml:space="preserve"> and providing a bandwidth in the range of 8-16 GHz.</w:delText>
        </w:r>
      </w:del>
      <w:ins w:id="435" w:author="Juin Acharjee" w:date="2023-05-22T13:26:00Z">
        <w:r w:rsidRPr="002A27F6">
          <w:rPr>
            <w:rFonts w:ascii="Times New Roman" w:hAnsi="Times New Roman" w:cs="Times New Roman"/>
            <w:i w:val="0"/>
            <w:iCs w:val="0"/>
            <w:color w:val="333333"/>
          </w:rPr>
          <w:t>Excellent pattern diversity performance is achieved in the freq</w:t>
        </w:r>
      </w:ins>
      <w:ins w:id="436" w:author="Juin Acharjee" w:date="2023-05-22T13:27:00Z">
        <w:r w:rsidRPr="002A27F6">
          <w:rPr>
            <w:rFonts w:ascii="Times New Roman" w:hAnsi="Times New Roman" w:cs="Times New Roman"/>
            <w:i w:val="0"/>
            <w:iCs w:val="0"/>
            <w:color w:val="333333"/>
          </w:rPr>
          <w:t>uency range usable for 5G applications. The proposed structure also sh</w:t>
        </w:r>
      </w:ins>
      <w:ins w:id="437" w:author="Juin Acharjee" w:date="2023-05-22T13:28:00Z">
        <w:r w:rsidRPr="002A27F6">
          <w:rPr>
            <w:rFonts w:ascii="Times New Roman" w:hAnsi="Times New Roman" w:cs="Times New Roman"/>
            <w:i w:val="0"/>
            <w:iCs w:val="0"/>
            <w:color w:val="333333"/>
          </w:rPr>
          <w:t>ows</w:t>
        </w:r>
      </w:ins>
      <w:ins w:id="438" w:author="Juin Acharjee" w:date="2023-05-22T13:27:00Z">
        <w:r w:rsidRPr="002A27F6">
          <w:rPr>
            <w:rFonts w:ascii="Times New Roman" w:hAnsi="Times New Roman" w:cs="Times New Roman"/>
            <w:i w:val="0"/>
            <w:iCs w:val="0"/>
            <w:color w:val="333333"/>
          </w:rPr>
          <w:t xml:space="preserve"> </w:t>
        </w:r>
      </w:ins>
      <w:ins w:id="439" w:author="Juin Acharjee" w:date="2023-05-22T13:28:00Z">
        <w:r w:rsidRPr="002A27F6">
          <w:rPr>
            <w:rFonts w:ascii="Times New Roman" w:hAnsi="Times New Roman" w:cs="Times New Roman"/>
            <w:i w:val="0"/>
            <w:iCs w:val="0"/>
            <w:color w:val="333333"/>
          </w:rPr>
          <w:t>good diversity perf</w:t>
        </w:r>
      </w:ins>
      <w:ins w:id="440" w:author="Juin Acharjee" w:date="2023-05-22T13:29:00Z">
        <w:r w:rsidRPr="002A27F6">
          <w:rPr>
            <w:rFonts w:ascii="Times New Roman" w:hAnsi="Times New Roman" w:cs="Times New Roman"/>
            <w:i w:val="0"/>
            <w:iCs w:val="0"/>
            <w:color w:val="333333"/>
          </w:rPr>
          <w:t>ormance</w:t>
        </w:r>
      </w:ins>
      <w:ins w:id="441" w:author="Juin Acharjee" w:date="2023-05-22T13:28:00Z">
        <w:r w:rsidRPr="002A27F6">
          <w:rPr>
            <w:rFonts w:ascii="Times New Roman" w:hAnsi="Times New Roman" w:cs="Times New Roman"/>
            <w:i w:val="0"/>
            <w:iCs w:val="0"/>
            <w:color w:val="333333"/>
          </w:rPr>
          <w:t>, and this is verified by the study of</w:t>
        </w:r>
      </w:ins>
      <w:del w:id="442" w:author="Juin Acharjee" w:date="2023-05-22T13:28:00Z">
        <w:r w:rsidRPr="002A27F6">
          <w:rPr>
            <w:rFonts w:ascii="Times New Roman" w:hAnsi="Times New Roman" w:cs="Times New Roman"/>
            <w:i w:val="0"/>
            <w:iCs w:val="0"/>
            <w:color w:val="333333"/>
          </w:rPr>
          <w:delText xml:space="preserve"> With an</w:delText>
        </w:r>
      </w:del>
      <w:r w:rsidRPr="002A27F6">
        <w:rPr>
          <w:rFonts w:ascii="Times New Roman" w:hAnsi="Times New Roman" w:cs="Times New Roman"/>
          <w:i w:val="0"/>
          <w:iCs w:val="0"/>
          <w:color w:val="333333"/>
        </w:rPr>
        <w:t xml:space="preserve"> envelope correlation coefficient (ECC) </w:t>
      </w:r>
      <w:del w:id="443" w:author="Juin Acharjee" w:date="2023-05-22T13:29:00Z">
        <w:r w:rsidRPr="002A27F6">
          <w:rPr>
            <w:rFonts w:ascii="Times New Roman" w:hAnsi="Times New Roman" w:cs="Times New Roman"/>
            <w:i w:val="0"/>
            <w:iCs w:val="0"/>
            <w:color w:val="333333"/>
          </w:rPr>
          <w:delText>less than [0.001], an excellent diversity performance has been concluded with a low envelope correlation coefficient (ECC).</w:delText>
        </w:r>
      </w:del>
      <w:r w:rsidRPr="002A27F6">
        <w:rPr>
          <w:rFonts w:ascii="Times New Roman" w:hAnsi="Times New Roman" w:cs="Times New Roman"/>
          <w:i w:val="0"/>
          <w:iCs w:val="0"/>
          <w:color w:val="333333"/>
        </w:rPr>
        <w:t xml:space="preserve"> The antenna elements are placed in such a formation to obtain better isolation. The antenna has a compact size of </w:t>
      </w:r>
      <w:commentRangeStart w:id="444"/>
      <w:r w:rsidRPr="002A27F6">
        <w:rPr>
          <w:rFonts w:ascii="Times New Roman" w:hAnsi="Times New Roman" w:cs="Times New Roman"/>
          <w:i w:val="0"/>
          <w:iCs w:val="0"/>
          <w:color w:val="333333"/>
        </w:rPr>
        <w:t>55mm x 55mm</w:t>
      </w:r>
      <w:commentRangeEnd w:id="444"/>
      <w:r w:rsidRPr="002A27F6">
        <w:rPr>
          <w:rFonts w:ascii="Times New Roman" w:hAnsi="Times New Roman" w:cs="Times New Roman"/>
          <w:rPrChange w:id="445" w:author="Subhrajit Nandy" w:date="2023-05-23T15:38:00Z">
            <w:rPr/>
          </w:rPrChange>
        </w:rPr>
        <w:commentReference w:id="444"/>
      </w:r>
      <w:del w:id="446" w:author="Subhrajit Nandy" w:date="2023-05-23T00:18:00Z">
        <w:r w:rsidRPr="002A27F6" w:rsidDel="00E06376">
          <w:rPr>
            <w:rFonts w:ascii="Times New Roman" w:hAnsi="Times New Roman" w:cs="Times New Roman"/>
            <w:i w:val="0"/>
            <w:iCs w:val="0"/>
            <w:color w:val="333333"/>
          </w:rPr>
          <w:delText xml:space="preserve"> </w:delText>
        </w:r>
        <w:commentRangeStart w:id="447"/>
        <w:r w:rsidRPr="002A27F6" w:rsidDel="00E06376">
          <w:rPr>
            <w:rFonts w:ascii="Times New Roman" w:hAnsi="Times New Roman" w:cs="Times New Roman"/>
            <w:i w:val="0"/>
            <w:iCs w:val="0"/>
            <w:strike/>
            <w:color w:val="333333"/>
            <w:rPrChange w:id="448" w:author="Subhrajit Nandy" w:date="2023-05-23T15:38:00Z">
              <w:rPr>
                <w:rFonts w:ascii="Times New Roman" w:hAnsi="Times New Roman" w:cs="Times New Roman"/>
                <w:i w:val="0"/>
                <w:iCs w:val="0"/>
                <w:color w:val="333333"/>
              </w:rPr>
            </w:rPrChange>
          </w:rPr>
          <w:delText>and the antenna prototype is simulated</w:delText>
        </w:r>
      </w:del>
      <w:del w:id="449" w:author="Subhrajit Nandy" w:date="2023-05-23T00:17:00Z">
        <w:r w:rsidRPr="002A27F6" w:rsidDel="00E06376">
          <w:rPr>
            <w:rFonts w:ascii="Times New Roman" w:hAnsi="Times New Roman" w:cs="Times New Roman"/>
            <w:i w:val="0"/>
            <w:iCs w:val="0"/>
            <w:strike/>
            <w:color w:val="333333"/>
            <w:rPrChange w:id="450" w:author="Subhrajit Nandy" w:date="2023-05-23T15:38:00Z">
              <w:rPr>
                <w:rFonts w:ascii="Times New Roman" w:hAnsi="Times New Roman" w:cs="Times New Roman"/>
                <w:i w:val="0"/>
                <w:iCs w:val="0"/>
                <w:color w:val="333333"/>
              </w:rPr>
            </w:rPrChange>
          </w:rPr>
          <w:delText xml:space="preserve"> and measured</w:delText>
        </w:r>
      </w:del>
      <w:commentRangeEnd w:id="447"/>
      <w:del w:id="451" w:author="Subhrajit Nandy" w:date="2023-05-23T00:18:00Z">
        <w:r w:rsidRPr="002A27F6" w:rsidDel="00E06376">
          <w:rPr>
            <w:rFonts w:ascii="Times New Roman" w:hAnsi="Times New Roman" w:cs="Times New Roman"/>
            <w:rPrChange w:id="452" w:author="Subhrajit Nandy" w:date="2023-05-23T15:38:00Z">
              <w:rPr/>
            </w:rPrChange>
          </w:rPr>
          <w:commentReference w:id="447"/>
        </w:r>
        <w:r w:rsidRPr="002A27F6" w:rsidDel="00E06376">
          <w:rPr>
            <w:rFonts w:ascii="Times New Roman" w:hAnsi="Times New Roman" w:cs="Times New Roman"/>
            <w:i w:val="0"/>
            <w:iCs w:val="0"/>
            <w:color w:val="333333"/>
          </w:rPr>
          <w:delText xml:space="preserve">. </w:delText>
        </w:r>
        <w:r w:rsidRPr="002A27F6" w:rsidDel="00E06376">
          <w:rPr>
            <w:rFonts w:ascii="Times New Roman" w:hAnsi="Times New Roman" w:cs="Times New Roman"/>
            <w:i w:val="0"/>
            <w:iCs w:val="0"/>
            <w:strike/>
            <w:color w:val="333333"/>
            <w:rPrChange w:id="453" w:author="Subhrajit Nandy" w:date="2023-05-23T15:38:00Z">
              <w:rPr>
                <w:rFonts w:ascii="Times New Roman" w:hAnsi="Times New Roman" w:cs="Times New Roman"/>
                <w:i w:val="0"/>
                <w:iCs w:val="0"/>
                <w:color w:val="333333"/>
              </w:rPr>
            </w:rPrChange>
          </w:rPr>
          <w:delText>The measured results show that the proposed antenna design achieves an impedance bandwidth of 8GHz-16GHz, low mutual coupling, and a very low envelope correlation coefficient across the frequency band, which can be used for reconfigurable applications</w:delText>
        </w:r>
      </w:del>
      <w:del w:id="454" w:author="Subhrajit Nandy" w:date="2023-05-23T11:09:00Z">
        <w:r w:rsidRPr="002A27F6" w:rsidDel="0099244A">
          <w:rPr>
            <w:rFonts w:ascii="Times New Roman" w:hAnsi="Times New Roman" w:cs="Times New Roman"/>
            <w:i w:val="0"/>
            <w:iCs w:val="0"/>
            <w:strike/>
            <w:color w:val="333333"/>
            <w:sz w:val="24"/>
            <w:szCs w:val="24"/>
            <w:rPrChange w:id="455" w:author="Subhrajit Nandy" w:date="2023-05-23T15:38:00Z">
              <w:rPr>
                <w:rFonts w:ascii="Times New Roman" w:hAnsi="Times New Roman" w:cs="Times New Roman"/>
                <w:i w:val="0"/>
                <w:iCs w:val="0"/>
                <w:color w:val="333333"/>
                <w:sz w:val="24"/>
                <w:szCs w:val="24"/>
              </w:rPr>
            </w:rPrChange>
          </w:rPr>
          <w:delText>.</w:delText>
        </w:r>
      </w:del>
    </w:p>
    <w:p w14:paraId="53F62C7A" w14:textId="77777777" w:rsidR="00F20E4F" w:rsidRPr="002A27F6" w:rsidRDefault="00000000">
      <w:pPr>
        <w:spacing w:after="100" w:afterAutospacing="1"/>
        <w:ind w:left="425"/>
        <w:jc w:val="both"/>
        <w:rPr>
          <w:b/>
          <w:spacing w:val="10"/>
          <w:sz w:val="24"/>
          <w:szCs w:val="24"/>
          <w:u w:val="single"/>
        </w:rPr>
      </w:pPr>
      <w:r w:rsidRPr="002A27F6">
        <w:rPr>
          <w:b/>
          <w:spacing w:val="10"/>
          <w:sz w:val="24"/>
          <w:szCs w:val="24"/>
          <w:u w:val="single"/>
        </w:rPr>
        <w:t>Software Used</w:t>
      </w:r>
      <w:r w:rsidRPr="002A27F6">
        <w:rPr>
          <w:b/>
          <w:spacing w:val="10"/>
          <w:sz w:val="24"/>
          <w:szCs w:val="24"/>
        </w:rPr>
        <w:t>: -</w:t>
      </w:r>
    </w:p>
    <w:p w14:paraId="2615305E" w14:textId="77777777" w:rsidR="00F20E4F" w:rsidRPr="002A27F6" w:rsidRDefault="00000000">
      <w:pPr>
        <w:spacing w:after="120"/>
        <w:ind w:left="426"/>
        <w:jc w:val="both"/>
        <w:rPr>
          <w:b/>
          <w:spacing w:val="10"/>
          <w:u w:val="single"/>
        </w:rPr>
      </w:pPr>
      <w:r w:rsidRPr="002A27F6">
        <w:rPr>
          <w:b/>
          <w:spacing w:val="10"/>
          <w:u w:val="single"/>
        </w:rPr>
        <w:t>HFSS</w:t>
      </w:r>
    </w:p>
    <w:p w14:paraId="15ED5D25" w14:textId="77777777" w:rsidR="00F20E4F" w:rsidRPr="002A27F6" w:rsidRDefault="00000000">
      <w:pPr>
        <w:pStyle w:val="BodyText"/>
        <w:ind w:left="426" w:right="393"/>
        <w:jc w:val="both"/>
        <w:rPr>
          <w:b w:val="0"/>
          <w:bCs w:val="0"/>
          <w:sz w:val="22"/>
          <w:szCs w:val="22"/>
        </w:rPr>
      </w:pPr>
      <w:r w:rsidRPr="002A27F6">
        <w:rPr>
          <w:b w:val="0"/>
          <w:bCs w:val="0"/>
          <w:color w:val="333333"/>
          <w:sz w:val="22"/>
          <w:szCs w:val="22"/>
        </w:rPr>
        <w:t xml:space="preserve">Ansys HFSS is a </w:t>
      </w:r>
      <w:r w:rsidRPr="002A27F6">
        <w:rPr>
          <w:b w:val="0"/>
          <w:bCs w:val="0"/>
          <w:sz w:val="22"/>
          <w:szCs w:val="22"/>
        </w:rPr>
        <w:t xml:space="preserve">3D </w:t>
      </w:r>
      <w:r w:rsidRPr="002A27F6">
        <w:rPr>
          <w:b w:val="0"/>
          <w:bCs w:val="0"/>
          <w:color w:val="333333"/>
          <w:sz w:val="22"/>
          <w:szCs w:val="22"/>
        </w:rPr>
        <w:t xml:space="preserve">electromagnetic simulation </w:t>
      </w:r>
      <w:r w:rsidRPr="002A27F6">
        <w:rPr>
          <w:b w:val="0"/>
          <w:bCs w:val="0"/>
          <w:sz w:val="22"/>
          <w:szCs w:val="22"/>
        </w:rPr>
        <w:t xml:space="preserve">software program layout </w:t>
      </w:r>
      <w:r w:rsidRPr="002A27F6">
        <w:rPr>
          <w:b w:val="0"/>
          <w:bCs w:val="0"/>
          <w:color w:val="333333"/>
          <w:sz w:val="22"/>
          <w:szCs w:val="22"/>
        </w:rPr>
        <w:t xml:space="preserve">for designing and simulating </w:t>
      </w:r>
      <w:r w:rsidRPr="002A27F6">
        <w:rPr>
          <w:b w:val="0"/>
          <w:bCs w:val="0"/>
          <w:sz w:val="22"/>
          <w:szCs w:val="22"/>
        </w:rPr>
        <w:t>high</w:t>
      </w:r>
      <w:r w:rsidRPr="002A27F6">
        <w:rPr>
          <w:b w:val="0"/>
          <w:bCs w:val="0"/>
          <w:color w:val="333333"/>
          <w:sz w:val="22"/>
          <w:szCs w:val="22"/>
        </w:rPr>
        <w:t>- frequency</w:t>
      </w:r>
      <w:r w:rsidRPr="002A27F6">
        <w:rPr>
          <w:b w:val="0"/>
          <w:bCs w:val="0"/>
          <w:color w:val="333333"/>
          <w:spacing w:val="1"/>
          <w:sz w:val="22"/>
          <w:szCs w:val="22"/>
        </w:rPr>
        <w:t xml:space="preserve"> </w:t>
      </w:r>
      <w:r w:rsidRPr="002A27F6">
        <w:rPr>
          <w:b w:val="0"/>
          <w:bCs w:val="0"/>
          <w:color w:val="333333"/>
          <w:sz w:val="22"/>
          <w:szCs w:val="22"/>
        </w:rPr>
        <w:t xml:space="preserve">electronics </w:t>
      </w:r>
      <w:r w:rsidRPr="002A27F6">
        <w:rPr>
          <w:b w:val="0"/>
          <w:bCs w:val="0"/>
          <w:sz w:val="22"/>
          <w:szCs w:val="22"/>
        </w:rPr>
        <w:t xml:space="preserve">devices which include </w:t>
      </w:r>
      <w:r w:rsidRPr="002A27F6">
        <w:rPr>
          <w:b w:val="0"/>
          <w:bCs w:val="0"/>
          <w:color w:val="333333"/>
          <w:sz w:val="22"/>
          <w:szCs w:val="22"/>
        </w:rPr>
        <w:t xml:space="preserve">antennas, antenna arrays, RF or microwave components, </w:t>
      </w:r>
      <w:r w:rsidRPr="002A27F6">
        <w:rPr>
          <w:b w:val="0"/>
          <w:bCs w:val="0"/>
          <w:sz w:val="22"/>
          <w:szCs w:val="22"/>
        </w:rPr>
        <w:t xml:space="preserve">excessive pace </w:t>
      </w:r>
      <w:r w:rsidRPr="002A27F6">
        <w:rPr>
          <w:b w:val="0"/>
          <w:bCs w:val="0"/>
          <w:color w:val="333333"/>
          <w:sz w:val="22"/>
          <w:szCs w:val="22"/>
        </w:rPr>
        <w:t>interconnects,</w:t>
      </w:r>
      <w:r w:rsidRPr="002A27F6">
        <w:rPr>
          <w:b w:val="0"/>
          <w:bCs w:val="0"/>
          <w:color w:val="333333"/>
          <w:spacing w:val="-52"/>
          <w:sz w:val="22"/>
          <w:szCs w:val="22"/>
        </w:rPr>
        <w:t xml:space="preserve"> </w:t>
      </w:r>
      <w:r w:rsidRPr="002A27F6">
        <w:rPr>
          <w:b w:val="0"/>
          <w:bCs w:val="0"/>
          <w:color w:val="333333"/>
          <w:sz w:val="22"/>
          <w:szCs w:val="22"/>
        </w:rPr>
        <w:t>filters,</w:t>
      </w:r>
      <w:r w:rsidRPr="002A27F6">
        <w:rPr>
          <w:b w:val="0"/>
          <w:bCs w:val="0"/>
          <w:color w:val="333333"/>
          <w:spacing w:val="-3"/>
          <w:sz w:val="22"/>
          <w:szCs w:val="22"/>
        </w:rPr>
        <w:t xml:space="preserve"> </w:t>
      </w:r>
      <w:r w:rsidRPr="002A27F6">
        <w:rPr>
          <w:b w:val="0"/>
          <w:bCs w:val="0"/>
          <w:color w:val="333333"/>
          <w:sz w:val="22"/>
          <w:szCs w:val="22"/>
        </w:rPr>
        <w:t>connectors,</w:t>
      </w:r>
      <w:r w:rsidRPr="002A27F6">
        <w:rPr>
          <w:b w:val="0"/>
          <w:bCs w:val="0"/>
          <w:color w:val="333333"/>
          <w:spacing w:val="-1"/>
          <w:sz w:val="22"/>
          <w:szCs w:val="22"/>
        </w:rPr>
        <w:t xml:space="preserve"> </w:t>
      </w:r>
      <w:r w:rsidRPr="002A27F6">
        <w:rPr>
          <w:b w:val="0"/>
          <w:bCs w:val="0"/>
          <w:color w:val="333333"/>
          <w:sz w:val="22"/>
          <w:szCs w:val="22"/>
        </w:rPr>
        <w:t xml:space="preserve">IC </w:t>
      </w:r>
      <w:r w:rsidRPr="002A27F6">
        <w:rPr>
          <w:b w:val="0"/>
          <w:bCs w:val="0"/>
          <w:sz w:val="22"/>
          <w:szCs w:val="22"/>
        </w:rPr>
        <w:t>programs</w:t>
      </w:r>
      <w:r w:rsidRPr="002A27F6">
        <w:rPr>
          <w:b w:val="0"/>
          <w:bCs w:val="0"/>
          <w:spacing w:val="-2"/>
          <w:sz w:val="22"/>
          <w:szCs w:val="22"/>
        </w:rPr>
        <w:t xml:space="preserve"> </w:t>
      </w:r>
      <w:r w:rsidRPr="002A27F6">
        <w:rPr>
          <w:b w:val="0"/>
          <w:bCs w:val="0"/>
          <w:color w:val="333333"/>
          <w:sz w:val="22"/>
          <w:szCs w:val="22"/>
        </w:rPr>
        <w:t>and</w:t>
      </w:r>
      <w:r w:rsidRPr="002A27F6">
        <w:rPr>
          <w:b w:val="0"/>
          <w:bCs w:val="0"/>
          <w:color w:val="333333"/>
          <w:spacing w:val="-2"/>
          <w:sz w:val="22"/>
          <w:szCs w:val="22"/>
        </w:rPr>
        <w:t xml:space="preserve"> </w:t>
      </w:r>
      <w:r w:rsidRPr="002A27F6">
        <w:rPr>
          <w:b w:val="0"/>
          <w:bCs w:val="0"/>
          <w:sz w:val="22"/>
          <w:szCs w:val="22"/>
        </w:rPr>
        <w:t xml:space="preserve">revealed </w:t>
      </w:r>
      <w:r w:rsidRPr="002A27F6">
        <w:rPr>
          <w:b w:val="0"/>
          <w:bCs w:val="0"/>
          <w:color w:val="333333"/>
          <w:sz w:val="22"/>
          <w:szCs w:val="22"/>
        </w:rPr>
        <w:t>circuit boards.</w:t>
      </w:r>
      <w:r w:rsidRPr="002A27F6">
        <w:rPr>
          <w:b w:val="0"/>
          <w:bCs w:val="0"/>
          <w:color w:val="333333"/>
          <w:spacing w:val="-1"/>
          <w:sz w:val="22"/>
          <w:szCs w:val="22"/>
        </w:rPr>
        <w:t xml:space="preserve"> </w:t>
      </w:r>
      <w:r w:rsidRPr="002A27F6">
        <w:rPr>
          <w:b w:val="0"/>
          <w:bCs w:val="0"/>
          <w:color w:val="333333"/>
          <w:sz w:val="22"/>
          <w:szCs w:val="22"/>
        </w:rPr>
        <w:t>Engineers use</w:t>
      </w:r>
      <w:r w:rsidRPr="002A27F6">
        <w:rPr>
          <w:b w:val="0"/>
          <w:bCs w:val="0"/>
          <w:color w:val="333333"/>
          <w:spacing w:val="-1"/>
          <w:sz w:val="22"/>
          <w:szCs w:val="22"/>
        </w:rPr>
        <w:t xml:space="preserve"> </w:t>
      </w:r>
      <w:r w:rsidRPr="002A27F6">
        <w:rPr>
          <w:b w:val="0"/>
          <w:bCs w:val="0"/>
          <w:color w:val="333333"/>
          <w:sz w:val="22"/>
          <w:szCs w:val="22"/>
        </w:rPr>
        <w:t>Ansys</w:t>
      </w:r>
      <w:r w:rsidRPr="002A27F6">
        <w:rPr>
          <w:b w:val="0"/>
          <w:bCs w:val="0"/>
          <w:color w:val="333333"/>
          <w:spacing w:val="-3"/>
          <w:sz w:val="22"/>
          <w:szCs w:val="22"/>
        </w:rPr>
        <w:t xml:space="preserve"> </w:t>
      </w:r>
      <w:r w:rsidRPr="002A27F6">
        <w:rPr>
          <w:b w:val="0"/>
          <w:bCs w:val="0"/>
          <w:color w:val="333333"/>
          <w:sz w:val="22"/>
          <w:szCs w:val="22"/>
        </w:rPr>
        <w:t>HFSS</w:t>
      </w:r>
      <w:r w:rsidRPr="002A27F6">
        <w:rPr>
          <w:b w:val="0"/>
          <w:bCs w:val="0"/>
          <w:color w:val="333333"/>
          <w:spacing w:val="1"/>
          <w:sz w:val="22"/>
          <w:szCs w:val="22"/>
        </w:rPr>
        <w:t xml:space="preserve"> </w:t>
      </w:r>
      <w:r w:rsidRPr="002A27F6">
        <w:rPr>
          <w:b w:val="0"/>
          <w:bCs w:val="0"/>
          <w:sz w:val="22"/>
          <w:szCs w:val="22"/>
        </w:rPr>
        <w:t>software</w:t>
      </w:r>
      <w:r w:rsidRPr="002A27F6">
        <w:rPr>
          <w:b w:val="0"/>
          <w:bCs w:val="0"/>
          <w:spacing w:val="-3"/>
          <w:sz w:val="22"/>
          <w:szCs w:val="22"/>
        </w:rPr>
        <w:t xml:space="preserve"> </w:t>
      </w:r>
      <w:r w:rsidRPr="002A27F6">
        <w:rPr>
          <w:b w:val="0"/>
          <w:bCs w:val="0"/>
          <w:sz w:val="22"/>
          <w:szCs w:val="22"/>
        </w:rPr>
        <w:t>program</w:t>
      </w:r>
      <w:r w:rsidRPr="002A27F6">
        <w:rPr>
          <w:b w:val="0"/>
          <w:bCs w:val="0"/>
          <w:spacing w:val="2"/>
          <w:sz w:val="22"/>
          <w:szCs w:val="22"/>
        </w:rPr>
        <w:t xml:space="preserve"> </w:t>
      </w:r>
      <w:r w:rsidRPr="002A27F6">
        <w:rPr>
          <w:b w:val="0"/>
          <w:bCs w:val="0"/>
          <w:color w:val="333333"/>
          <w:sz w:val="22"/>
          <w:szCs w:val="22"/>
        </w:rPr>
        <w:t>to</w:t>
      </w:r>
      <w:r w:rsidRPr="002A27F6">
        <w:rPr>
          <w:b w:val="0"/>
          <w:bCs w:val="0"/>
          <w:color w:val="333333"/>
          <w:spacing w:val="-3"/>
          <w:sz w:val="22"/>
          <w:szCs w:val="22"/>
        </w:rPr>
        <w:t xml:space="preserve"> </w:t>
      </w:r>
      <w:r w:rsidRPr="002A27F6">
        <w:rPr>
          <w:b w:val="0"/>
          <w:bCs w:val="0"/>
          <w:sz w:val="22"/>
          <w:szCs w:val="22"/>
        </w:rPr>
        <w:t>layout high</w:t>
      </w:r>
      <w:r w:rsidRPr="002A27F6">
        <w:rPr>
          <w:b w:val="0"/>
          <w:bCs w:val="0"/>
          <w:color w:val="333333"/>
          <w:sz w:val="22"/>
          <w:szCs w:val="22"/>
        </w:rPr>
        <w:t xml:space="preserve">- frequency, </w:t>
      </w:r>
      <w:r w:rsidRPr="002A27F6">
        <w:rPr>
          <w:b w:val="0"/>
          <w:bCs w:val="0"/>
          <w:sz w:val="22"/>
          <w:szCs w:val="22"/>
        </w:rPr>
        <w:t xml:space="preserve">high frequency </w:t>
      </w:r>
      <w:r w:rsidRPr="002A27F6">
        <w:rPr>
          <w:b w:val="0"/>
          <w:bCs w:val="0"/>
          <w:color w:val="333333"/>
          <w:sz w:val="22"/>
          <w:szCs w:val="22"/>
        </w:rPr>
        <w:t xml:space="preserve">electronics </w:t>
      </w:r>
      <w:r w:rsidRPr="002A27F6">
        <w:rPr>
          <w:b w:val="0"/>
          <w:bCs w:val="0"/>
          <w:sz w:val="22"/>
          <w:szCs w:val="22"/>
        </w:rPr>
        <w:t xml:space="preserve">determined </w:t>
      </w:r>
      <w:r w:rsidRPr="002A27F6">
        <w:rPr>
          <w:b w:val="0"/>
          <w:bCs w:val="0"/>
          <w:color w:val="333333"/>
          <w:sz w:val="22"/>
          <w:szCs w:val="22"/>
        </w:rPr>
        <w:t xml:space="preserve">in </w:t>
      </w:r>
      <w:r w:rsidRPr="002A27F6">
        <w:rPr>
          <w:b w:val="0"/>
          <w:bCs w:val="0"/>
          <w:sz w:val="22"/>
          <w:szCs w:val="22"/>
        </w:rPr>
        <w:t xml:space="preserve">communication </w:t>
      </w:r>
      <w:r w:rsidRPr="002A27F6">
        <w:rPr>
          <w:b w:val="0"/>
          <w:bCs w:val="0"/>
          <w:color w:val="333333"/>
          <w:sz w:val="22"/>
          <w:szCs w:val="22"/>
        </w:rPr>
        <w:t xml:space="preserve">systems, and internet-of-things (IOT) </w:t>
      </w:r>
      <w:r w:rsidRPr="002A27F6">
        <w:rPr>
          <w:b w:val="0"/>
          <w:bCs w:val="0"/>
          <w:sz w:val="22"/>
          <w:szCs w:val="22"/>
        </w:rPr>
        <w:t>devices</w:t>
      </w:r>
      <w:r w:rsidRPr="002A27F6">
        <w:rPr>
          <w:b w:val="0"/>
          <w:bCs w:val="0"/>
          <w:color w:val="333333"/>
          <w:sz w:val="22"/>
          <w:szCs w:val="22"/>
        </w:rPr>
        <w:t>.</w:t>
      </w:r>
      <w:r w:rsidRPr="002A27F6">
        <w:rPr>
          <w:b w:val="0"/>
          <w:bCs w:val="0"/>
          <w:color w:val="333333"/>
          <w:spacing w:val="-52"/>
          <w:sz w:val="22"/>
          <w:szCs w:val="22"/>
        </w:rPr>
        <w:t xml:space="preserve"> </w:t>
      </w:r>
      <w:r w:rsidRPr="002A27F6">
        <w:rPr>
          <w:b w:val="0"/>
          <w:bCs w:val="0"/>
          <w:color w:val="333333"/>
          <w:sz w:val="22"/>
          <w:szCs w:val="22"/>
        </w:rPr>
        <w:t xml:space="preserve">HFSS is an </w:t>
      </w:r>
      <w:r w:rsidRPr="002A27F6">
        <w:rPr>
          <w:b w:val="0"/>
          <w:bCs w:val="0"/>
          <w:sz w:val="22"/>
          <w:szCs w:val="22"/>
        </w:rPr>
        <w:t>excessive</w:t>
      </w:r>
      <w:r w:rsidRPr="002A27F6">
        <w:rPr>
          <w:b w:val="0"/>
          <w:bCs w:val="0"/>
          <w:color w:val="333333"/>
          <w:sz w:val="22"/>
          <w:szCs w:val="22"/>
        </w:rPr>
        <w:t>-</w:t>
      </w:r>
      <w:r w:rsidRPr="002A27F6">
        <w:rPr>
          <w:b w:val="0"/>
          <w:bCs w:val="0"/>
          <w:sz w:val="22"/>
          <w:szCs w:val="22"/>
        </w:rPr>
        <w:t xml:space="preserve">overall performance </w:t>
      </w:r>
      <w:r w:rsidRPr="002A27F6">
        <w:rPr>
          <w:b w:val="0"/>
          <w:bCs w:val="0"/>
          <w:color w:val="333333"/>
          <w:sz w:val="22"/>
          <w:szCs w:val="22"/>
        </w:rPr>
        <w:t xml:space="preserve">full-wave electromagnetic (EM) </w:t>
      </w:r>
      <w:r w:rsidRPr="002A27F6">
        <w:rPr>
          <w:b w:val="0"/>
          <w:bCs w:val="0"/>
          <w:sz w:val="22"/>
          <w:szCs w:val="22"/>
        </w:rPr>
        <w:t xml:space="preserve">subject </w:t>
      </w:r>
      <w:r w:rsidRPr="002A27F6">
        <w:rPr>
          <w:b w:val="0"/>
          <w:bCs w:val="0"/>
          <w:color w:val="333333"/>
          <w:sz w:val="22"/>
          <w:szCs w:val="22"/>
        </w:rPr>
        <w:t xml:space="preserve">simulator for arbitrary </w:t>
      </w:r>
      <w:r w:rsidRPr="002A27F6">
        <w:rPr>
          <w:b w:val="0"/>
          <w:bCs w:val="0"/>
          <w:sz w:val="22"/>
          <w:szCs w:val="22"/>
        </w:rPr>
        <w:t xml:space="preserve">3D </w:t>
      </w:r>
      <w:r w:rsidRPr="002A27F6">
        <w:rPr>
          <w:b w:val="0"/>
          <w:bCs w:val="0"/>
          <w:color w:val="333333"/>
          <w:sz w:val="22"/>
          <w:szCs w:val="22"/>
        </w:rPr>
        <w:t>volumetric</w:t>
      </w:r>
      <w:r w:rsidRPr="002A27F6">
        <w:rPr>
          <w:b w:val="0"/>
          <w:bCs w:val="0"/>
          <w:color w:val="333333"/>
          <w:spacing w:val="1"/>
          <w:sz w:val="22"/>
          <w:szCs w:val="22"/>
        </w:rPr>
        <w:t xml:space="preserve"> </w:t>
      </w:r>
      <w:r w:rsidRPr="002A27F6">
        <w:rPr>
          <w:b w:val="0"/>
          <w:bCs w:val="0"/>
          <w:color w:val="333333"/>
          <w:sz w:val="22"/>
          <w:szCs w:val="22"/>
        </w:rPr>
        <w:t xml:space="preserve">passive </w:t>
      </w:r>
      <w:r w:rsidRPr="002A27F6">
        <w:rPr>
          <w:b w:val="0"/>
          <w:bCs w:val="0"/>
          <w:sz w:val="22"/>
          <w:szCs w:val="22"/>
        </w:rPr>
        <w:t xml:space="preserve">tool </w:t>
      </w:r>
      <w:r w:rsidRPr="002A27F6">
        <w:rPr>
          <w:b w:val="0"/>
          <w:bCs w:val="0"/>
          <w:color w:val="333333"/>
          <w:sz w:val="22"/>
          <w:szCs w:val="22"/>
        </w:rPr>
        <w:t xml:space="preserve">modeling that takes </w:t>
      </w:r>
      <w:r w:rsidRPr="002A27F6">
        <w:rPr>
          <w:b w:val="0"/>
          <w:bCs w:val="0"/>
          <w:sz w:val="22"/>
          <w:szCs w:val="22"/>
        </w:rPr>
        <w:t xml:space="preserve">gain </w:t>
      </w:r>
      <w:r w:rsidRPr="002A27F6">
        <w:rPr>
          <w:b w:val="0"/>
          <w:bCs w:val="0"/>
          <w:color w:val="333333"/>
          <w:sz w:val="22"/>
          <w:szCs w:val="22"/>
        </w:rPr>
        <w:t xml:space="preserve">of the </w:t>
      </w:r>
      <w:r w:rsidRPr="002A27F6">
        <w:rPr>
          <w:b w:val="0"/>
          <w:bCs w:val="0"/>
          <w:sz w:val="22"/>
          <w:szCs w:val="22"/>
        </w:rPr>
        <w:t xml:space="preserve">acquainted </w:t>
      </w:r>
      <w:r w:rsidRPr="002A27F6">
        <w:rPr>
          <w:b w:val="0"/>
          <w:bCs w:val="0"/>
          <w:color w:val="333333"/>
          <w:sz w:val="22"/>
          <w:szCs w:val="22"/>
        </w:rPr>
        <w:t xml:space="preserve">Microsoft Windows graphical </w:t>
      </w:r>
      <w:r w:rsidRPr="002A27F6">
        <w:rPr>
          <w:b w:val="0"/>
          <w:bCs w:val="0"/>
          <w:sz w:val="22"/>
          <w:szCs w:val="22"/>
        </w:rPr>
        <w:t xml:space="preserve">person </w:t>
      </w:r>
      <w:r w:rsidRPr="002A27F6">
        <w:rPr>
          <w:b w:val="0"/>
          <w:bCs w:val="0"/>
          <w:color w:val="333333"/>
          <w:sz w:val="22"/>
          <w:szCs w:val="22"/>
        </w:rPr>
        <w:t>interface. It integrates</w:t>
      </w:r>
      <w:r w:rsidRPr="002A27F6">
        <w:rPr>
          <w:b w:val="0"/>
          <w:bCs w:val="0"/>
          <w:color w:val="333333"/>
          <w:spacing w:val="1"/>
          <w:sz w:val="22"/>
          <w:szCs w:val="22"/>
        </w:rPr>
        <w:t xml:space="preserve"> </w:t>
      </w:r>
      <w:r w:rsidRPr="002A27F6">
        <w:rPr>
          <w:b w:val="0"/>
          <w:bCs w:val="0"/>
          <w:color w:val="333333"/>
          <w:sz w:val="22"/>
          <w:szCs w:val="22"/>
        </w:rPr>
        <w:t xml:space="preserve">simulation, visualization, </w:t>
      </w:r>
      <w:r w:rsidRPr="002A27F6">
        <w:rPr>
          <w:b w:val="0"/>
          <w:bCs w:val="0"/>
          <w:sz w:val="22"/>
          <w:szCs w:val="22"/>
        </w:rPr>
        <w:t xml:space="preserve">strong </w:t>
      </w:r>
      <w:r w:rsidRPr="002A27F6">
        <w:rPr>
          <w:b w:val="0"/>
          <w:bCs w:val="0"/>
          <w:color w:val="333333"/>
          <w:sz w:val="22"/>
          <w:szCs w:val="22"/>
        </w:rPr>
        <w:t>modeling, and automation in easy-to-</w:t>
      </w:r>
      <w:r w:rsidRPr="002A27F6">
        <w:rPr>
          <w:b w:val="0"/>
          <w:bCs w:val="0"/>
          <w:sz w:val="22"/>
          <w:szCs w:val="22"/>
        </w:rPr>
        <w:t>research surroundings in which answers on your</w:t>
      </w:r>
      <w:r w:rsidRPr="002A27F6">
        <w:rPr>
          <w:b w:val="0"/>
          <w:bCs w:val="0"/>
          <w:spacing w:val="1"/>
          <w:sz w:val="22"/>
          <w:szCs w:val="22"/>
        </w:rPr>
        <w:t xml:space="preserve"> </w:t>
      </w:r>
      <w:r w:rsidRPr="002A27F6">
        <w:rPr>
          <w:b w:val="0"/>
          <w:bCs w:val="0"/>
          <w:sz w:val="22"/>
          <w:szCs w:val="22"/>
        </w:rPr>
        <w:t xml:space="preserve">3D </w:t>
      </w:r>
      <w:r w:rsidRPr="002A27F6">
        <w:rPr>
          <w:b w:val="0"/>
          <w:bCs w:val="0"/>
          <w:color w:val="333333"/>
          <w:sz w:val="22"/>
          <w:szCs w:val="22"/>
        </w:rPr>
        <w:t xml:space="preserve">EM </w:t>
      </w:r>
      <w:r w:rsidRPr="002A27F6">
        <w:rPr>
          <w:b w:val="0"/>
          <w:bCs w:val="0"/>
          <w:sz w:val="22"/>
          <w:szCs w:val="22"/>
        </w:rPr>
        <w:t xml:space="preserve">troubles </w:t>
      </w:r>
      <w:r w:rsidRPr="002A27F6">
        <w:rPr>
          <w:b w:val="0"/>
          <w:bCs w:val="0"/>
          <w:color w:val="333333"/>
          <w:sz w:val="22"/>
          <w:szCs w:val="22"/>
        </w:rPr>
        <w:t xml:space="preserve">are </w:t>
      </w:r>
      <w:r w:rsidRPr="002A27F6">
        <w:rPr>
          <w:b w:val="0"/>
          <w:bCs w:val="0"/>
          <w:sz w:val="22"/>
          <w:szCs w:val="22"/>
        </w:rPr>
        <w:t xml:space="preserve">speedy </w:t>
      </w:r>
      <w:r w:rsidRPr="002A27F6">
        <w:rPr>
          <w:b w:val="0"/>
          <w:bCs w:val="0"/>
          <w:color w:val="333333"/>
          <w:sz w:val="22"/>
          <w:szCs w:val="22"/>
        </w:rPr>
        <w:t xml:space="preserve">and </w:t>
      </w:r>
      <w:r w:rsidRPr="002A27F6">
        <w:rPr>
          <w:b w:val="0"/>
          <w:bCs w:val="0"/>
          <w:sz w:val="22"/>
          <w:szCs w:val="22"/>
        </w:rPr>
        <w:t xml:space="preserve">appropriately </w:t>
      </w:r>
      <w:r w:rsidRPr="002A27F6">
        <w:rPr>
          <w:b w:val="0"/>
          <w:bCs w:val="0"/>
          <w:color w:val="333333"/>
          <w:sz w:val="22"/>
          <w:szCs w:val="22"/>
        </w:rPr>
        <w:t>obtained. Ansys HFSS employs the Finite Element Method (FEM),</w:t>
      </w:r>
      <w:r w:rsidRPr="002A27F6">
        <w:rPr>
          <w:b w:val="0"/>
          <w:bCs w:val="0"/>
          <w:color w:val="333333"/>
          <w:spacing w:val="1"/>
          <w:sz w:val="22"/>
          <w:szCs w:val="22"/>
        </w:rPr>
        <w:t xml:space="preserve"> </w:t>
      </w:r>
      <w:r w:rsidRPr="002A27F6">
        <w:rPr>
          <w:b w:val="0"/>
          <w:bCs w:val="0"/>
          <w:color w:val="333333"/>
          <w:sz w:val="22"/>
          <w:szCs w:val="22"/>
        </w:rPr>
        <w:t xml:space="preserve">adaptive meshing, and </w:t>
      </w:r>
      <w:r w:rsidRPr="002A27F6">
        <w:rPr>
          <w:b w:val="0"/>
          <w:bCs w:val="0"/>
          <w:sz w:val="22"/>
          <w:szCs w:val="22"/>
        </w:rPr>
        <w:t xml:space="preserve">notable illustrations to offer </w:t>
      </w:r>
      <w:r w:rsidRPr="002A27F6">
        <w:rPr>
          <w:b w:val="0"/>
          <w:bCs w:val="0"/>
          <w:color w:val="333333"/>
          <w:sz w:val="22"/>
          <w:szCs w:val="22"/>
        </w:rPr>
        <w:t xml:space="preserve">you </w:t>
      </w:r>
      <w:r w:rsidRPr="002A27F6">
        <w:rPr>
          <w:b w:val="0"/>
          <w:bCs w:val="0"/>
          <w:sz w:val="22"/>
          <w:szCs w:val="22"/>
        </w:rPr>
        <w:t xml:space="preserve">unheard of overall performance </w:t>
      </w:r>
      <w:r w:rsidRPr="002A27F6">
        <w:rPr>
          <w:b w:val="0"/>
          <w:bCs w:val="0"/>
          <w:color w:val="333333"/>
          <w:sz w:val="22"/>
          <w:szCs w:val="22"/>
        </w:rPr>
        <w:t xml:space="preserve">and </w:t>
      </w:r>
      <w:r w:rsidRPr="002A27F6">
        <w:rPr>
          <w:b w:val="0"/>
          <w:bCs w:val="0"/>
          <w:sz w:val="22"/>
          <w:szCs w:val="22"/>
        </w:rPr>
        <w:t xml:space="preserve">perception </w:t>
      </w:r>
      <w:r w:rsidRPr="002A27F6">
        <w:rPr>
          <w:b w:val="0"/>
          <w:bCs w:val="0"/>
          <w:color w:val="333333"/>
          <w:sz w:val="22"/>
          <w:szCs w:val="22"/>
        </w:rPr>
        <w:t xml:space="preserve">to </w:t>
      </w:r>
      <w:r w:rsidRPr="002A27F6">
        <w:rPr>
          <w:b w:val="0"/>
          <w:bCs w:val="0"/>
          <w:sz w:val="22"/>
          <w:szCs w:val="22"/>
        </w:rPr>
        <w:t>all your 3D</w:t>
      </w:r>
      <w:r w:rsidRPr="002A27F6">
        <w:rPr>
          <w:b w:val="0"/>
          <w:bCs w:val="0"/>
          <w:spacing w:val="1"/>
          <w:sz w:val="22"/>
          <w:szCs w:val="22"/>
        </w:rPr>
        <w:t xml:space="preserve"> </w:t>
      </w:r>
      <w:r w:rsidRPr="002A27F6">
        <w:rPr>
          <w:b w:val="0"/>
          <w:bCs w:val="0"/>
          <w:color w:val="333333"/>
          <w:sz w:val="22"/>
          <w:szCs w:val="22"/>
        </w:rPr>
        <w:t xml:space="preserve">EM </w:t>
      </w:r>
      <w:r w:rsidRPr="002A27F6">
        <w:rPr>
          <w:b w:val="0"/>
          <w:bCs w:val="0"/>
          <w:sz w:val="22"/>
          <w:szCs w:val="22"/>
        </w:rPr>
        <w:t>troubles</w:t>
      </w:r>
      <w:r w:rsidRPr="002A27F6">
        <w:rPr>
          <w:b w:val="0"/>
          <w:bCs w:val="0"/>
          <w:color w:val="333333"/>
          <w:sz w:val="22"/>
          <w:szCs w:val="22"/>
        </w:rPr>
        <w:t xml:space="preserve">. Ansys HFSS </w:t>
      </w:r>
      <w:r w:rsidRPr="002A27F6">
        <w:rPr>
          <w:b w:val="0"/>
          <w:bCs w:val="0"/>
          <w:sz w:val="22"/>
          <w:szCs w:val="22"/>
        </w:rPr>
        <w:t xml:space="preserve">may be </w:t>
      </w:r>
      <w:r w:rsidRPr="002A27F6">
        <w:rPr>
          <w:b w:val="0"/>
          <w:bCs w:val="0"/>
          <w:color w:val="333333"/>
          <w:sz w:val="22"/>
          <w:szCs w:val="22"/>
        </w:rPr>
        <w:t xml:space="preserve">used to calculate parameters </w:t>
      </w:r>
      <w:r w:rsidRPr="002A27F6">
        <w:rPr>
          <w:b w:val="0"/>
          <w:bCs w:val="0"/>
          <w:sz w:val="22"/>
          <w:szCs w:val="22"/>
        </w:rPr>
        <w:t xml:space="preserve">which include </w:t>
      </w:r>
      <w:r w:rsidRPr="002A27F6">
        <w:rPr>
          <w:b w:val="0"/>
          <w:bCs w:val="0"/>
          <w:color w:val="333333"/>
          <w:sz w:val="22"/>
          <w:szCs w:val="22"/>
        </w:rPr>
        <w:t>S Parameters, Resonant Frequency, and</w:t>
      </w:r>
      <w:r w:rsidRPr="002A27F6">
        <w:rPr>
          <w:b w:val="0"/>
          <w:bCs w:val="0"/>
          <w:color w:val="333333"/>
          <w:spacing w:val="1"/>
          <w:sz w:val="22"/>
          <w:szCs w:val="22"/>
        </w:rPr>
        <w:t xml:space="preserve"> </w:t>
      </w:r>
      <w:r w:rsidRPr="002A27F6">
        <w:rPr>
          <w:b w:val="0"/>
          <w:bCs w:val="0"/>
          <w:color w:val="333333"/>
          <w:sz w:val="22"/>
          <w:szCs w:val="22"/>
        </w:rPr>
        <w:t xml:space="preserve">Fields. HFSS is an interactive simulation </w:t>
      </w:r>
      <w:r w:rsidRPr="002A27F6">
        <w:rPr>
          <w:b w:val="0"/>
          <w:bCs w:val="0"/>
          <w:sz w:val="22"/>
          <w:szCs w:val="22"/>
        </w:rPr>
        <w:t xml:space="preserve">machine </w:t>
      </w:r>
      <w:r w:rsidRPr="002A27F6">
        <w:rPr>
          <w:b w:val="0"/>
          <w:bCs w:val="0"/>
          <w:color w:val="333333"/>
          <w:sz w:val="22"/>
          <w:szCs w:val="22"/>
        </w:rPr>
        <w:t xml:space="preserve">whose </w:t>
      </w:r>
      <w:r w:rsidRPr="002A27F6">
        <w:rPr>
          <w:b w:val="0"/>
          <w:bCs w:val="0"/>
          <w:sz w:val="22"/>
          <w:szCs w:val="22"/>
        </w:rPr>
        <w:t xml:space="preserve">fundamental </w:t>
      </w:r>
      <w:r w:rsidRPr="002A27F6">
        <w:rPr>
          <w:b w:val="0"/>
          <w:bCs w:val="0"/>
          <w:color w:val="333333"/>
          <w:sz w:val="22"/>
          <w:szCs w:val="22"/>
        </w:rPr>
        <w:t xml:space="preserve">mesh </w:t>
      </w:r>
      <w:r w:rsidRPr="002A27F6">
        <w:rPr>
          <w:b w:val="0"/>
          <w:bCs w:val="0"/>
          <w:sz w:val="22"/>
          <w:szCs w:val="22"/>
        </w:rPr>
        <w:t xml:space="preserve">detail </w:t>
      </w:r>
      <w:r w:rsidRPr="002A27F6">
        <w:rPr>
          <w:b w:val="0"/>
          <w:bCs w:val="0"/>
          <w:color w:val="333333"/>
          <w:sz w:val="22"/>
          <w:szCs w:val="22"/>
        </w:rPr>
        <w:t xml:space="preserve">is a tetrahedron. This </w:t>
      </w:r>
      <w:r w:rsidRPr="002A27F6">
        <w:rPr>
          <w:b w:val="0"/>
          <w:bCs w:val="0"/>
          <w:sz w:val="22"/>
          <w:szCs w:val="22"/>
        </w:rPr>
        <w:t xml:space="preserve">permits </w:t>
      </w:r>
      <w:r w:rsidRPr="002A27F6">
        <w:rPr>
          <w:b w:val="0"/>
          <w:bCs w:val="0"/>
          <w:color w:val="333333"/>
          <w:sz w:val="22"/>
          <w:szCs w:val="22"/>
        </w:rPr>
        <w:t>you to</w:t>
      </w:r>
      <w:r w:rsidRPr="002A27F6">
        <w:rPr>
          <w:b w:val="0"/>
          <w:bCs w:val="0"/>
          <w:color w:val="333333"/>
          <w:spacing w:val="1"/>
          <w:sz w:val="22"/>
          <w:szCs w:val="22"/>
        </w:rPr>
        <w:t xml:space="preserve"> </w:t>
      </w:r>
      <w:r w:rsidRPr="002A27F6">
        <w:rPr>
          <w:b w:val="0"/>
          <w:bCs w:val="0"/>
          <w:sz w:val="22"/>
          <w:szCs w:val="22"/>
        </w:rPr>
        <w:t xml:space="preserve">resolve </w:t>
      </w:r>
      <w:r w:rsidRPr="002A27F6">
        <w:rPr>
          <w:b w:val="0"/>
          <w:bCs w:val="0"/>
          <w:color w:val="333333"/>
          <w:sz w:val="22"/>
          <w:szCs w:val="22"/>
        </w:rPr>
        <w:t xml:space="preserve">any arbitrary </w:t>
      </w:r>
      <w:r w:rsidRPr="002A27F6">
        <w:rPr>
          <w:b w:val="0"/>
          <w:bCs w:val="0"/>
          <w:sz w:val="22"/>
          <w:szCs w:val="22"/>
        </w:rPr>
        <w:t xml:space="preserve">3-d </w:t>
      </w:r>
      <w:r w:rsidRPr="002A27F6">
        <w:rPr>
          <w:b w:val="0"/>
          <w:bCs w:val="0"/>
          <w:color w:val="333333"/>
          <w:sz w:val="22"/>
          <w:szCs w:val="22"/>
        </w:rPr>
        <w:t xml:space="preserve">geometry, </w:t>
      </w:r>
      <w:r w:rsidRPr="002A27F6">
        <w:rPr>
          <w:b w:val="0"/>
          <w:bCs w:val="0"/>
          <w:sz w:val="22"/>
          <w:szCs w:val="22"/>
        </w:rPr>
        <w:t xml:space="preserve">specifically people with complicated </w:t>
      </w:r>
      <w:r w:rsidRPr="002A27F6">
        <w:rPr>
          <w:b w:val="0"/>
          <w:bCs w:val="0"/>
          <w:color w:val="333333"/>
          <w:sz w:val="22"/>
          <w:szCs w:val="22"/>
        </w:rPr>
        <w:t xml:space="preserve">curves and shapes, in </w:t>
      </w:r>
      <w:r w:rsidRPr="002A27F6">
        <w:rPr>
          <w:b w:val="0"/>
          <w:bCs w:val="0"/>
          <w:sz w:val="22"/>
          <w:szCs w:val="22"/>
        </w:rPr>
        <w:t xml:space="preserve">a fragment </w:t>
      </w:r>
      <w:r w:rsidRPr="002A27F6">
        <w:rPr>
          <w:b w:val="0"/>
          <w:bCs w:val="0"/>
          <w:color w:val="333333"/>
          <w:sz w:val="22"/>
          <w:szCs w:val="22"/>
        </w:rPr>
        <w:t xml:space="preserve">of the time </w:t>
      </w:r>
      <w:r w:rsidRPr="002A27F6">
        <w:rPr>
          <w:b w:val="0"/>
          <w:bCs w:val="0"/>
          <w:sz w:val="22"/>
          <w:szCs w:val="22"/>
        </w:rPr>
        <w:t>it</w:t>
      </w:r>
      <w:r w:rsidRPr="002A27F6">
        <w:rPr>
          <w:b w:val="0"/>
          <w:bCs w:val="0"/>
          <w:spacing w:val="1"/>
          <w:sz w:val="22"/>
          <w:szCs w:val="22"/>
        </w:rPr>
        <w:t xml:space="preserve"> </w:t>
      </w:r>
      <w:r w:rsidRPr="002A27F6">
        <w:rPr>
          <w:b w:val="0"/>
          <w:bCs w:val="0"/>
          <w:sz w:val="22"/>
          <w:szCs w:val="22"/>
        </w:rPr>
        <w:t xml:space="preserve">might </w:t>
      </w:r>
      <w:r w:rsidRPr="002A27F6">
        <w:rPr>
          <w:b w:val="0"/>
          <w:bCs w:val="0"/>
          <w:color w:val="333333"/>
          <w:sz w:val="22"/>
          <w:szCs w:val="22"/>
        </w:rPr>
        <w:t xml:space="preserve">take </w:t>
      </w:r>
      <w:r w:rsidRPr="002A27F6">
        <w:rPr>
          <w:b w:val="0"/>
          <w:bCs w:val="0"/>
          <w:sz w:val="22"/>
          <w:szCs w:val="22"/>
        </w:rPr>
        <w:t xml:space="preserve">the use of different </w:t>
      </w:r>
      <w:r w:rsidRPr="002A27F6">
        <w:rPr>
          <w:b w:val="0"/>
          <w:bCs w:val="0"/>
          <w:color w:val="333333"/>
          <w:sz w:val="22"/>
          <w:szCs w:val="22"/>
        </w:rPr>
        <w:t xml:space="preserve">techniques. The </w:t>
      </w:r>
      <w:r w:rsidRPr="002A27F6">
        <w:rPr>
          <w:b w:val="0"/>
          <w:bCs w:val="0"/>
          <w:sz w:val="22"/>
          <w:szCs w:val="22"/>
        </w:rPr>
        <w:t xml:space="preserve">call </w:t>
      </w:r>
      <w:r w:rsidRPr="002A27F6">
        <w:rPr>
          <w:b w:val="0"/>
          <w:bCs w:val="0"/>
          <w:color w:val="333333"/>
          <w:sz w:val="22"/>
          <w:szCs w:val="22"/>
        </w:rPr>
        <w:t>HFSS stands for High Frequency Structure Simulator. Ansys use the</w:t>
      </w:r>
      <w:r w:rsidRPr="002A27F6">
        <w:rPr>
          <w:b w:val="0"/>
          <w:bCs w:val="0"/>
          <w:color w:val="333333"/>
          <w:spacing w:val="1"/>
          <w:sz w:val="22"/>
          <w:szCs w:val="22"/>
        </w:rPr>
        <w:t xml:space="preserve"> </w:t>
      </w:r>
      <w:r w:rsidRPr="002A27F6">
        <w:rPr>
          <w:b w:val="0"/>
          <w:bCs w:val="0"/>
          <w:color w:val="333333"/>
          <w:sz w:val="22"/>
          <w:szCs w:val="22"/>
        </w:rPr>
        <w:t xml:space="preserve">Finite Element Method (FEM) for EM simulation </w:t>
      </w:r>
      <w:r w:rsidRPr="002A27F6">
        <w:rPr>
          <w:b w:val="0"/>
          <w:bCs w:val="0"/>
          <w:sz w:val="22"/>
          <w:szCs w:val="22"/>
        </w:rPr>
        <w:t xml:space="preserve">with the help of using </w:t>
      </w:r>
      <w:r w:rsidRPr="002A27F6">
        <w:rPr>
          <w:b w:val="0"/>
          <w:bCs w:val="0"/>
          <w:color w:val="333333"/>
          <w:sz w:val="22"/>
          <w:szCs w:val="22"/>
        </w:rPr>
        <w:t>developing/</w:t>
      </w:r>
      <w:r w:rsidRPr="002A27F6">
        <w:rPr>
          <w:b w:val="0"/>
          <w:bCs w:val="0"/>
          <w:sz w:val="22"/>
          <w:szCs w:val="22"/>
        </w:rPr>
        <w:t>enforcing technology which include</w:t>
      </w:r>
      <w:r w:rsidRPr="002A27F6">
        <w:rPr>
          <w:b w:val="0"/>
          <w:bCs w:val="0"/>
          <w:spacing w:val="-52"/>
          <w:sz w:val="22"/>
          <w:szCs w:val="22"/>
        </w:rPr>
        <w:t xml:space="preserve"> </w:t>
      </w:r>
      <w:r w:rsidRPr="002A27F6">
        <w:rPr>
          <w:b w:val="0"/>
          <w:bCs w:val="0"/>
          <w:color w:val="333333"/>
          <w:sz w:val="22"/>
          <w:szCs w:val="22"/>
        </w:rPr>
        <w:t>tangential vector finite elements, adaptive meshing, and Adaptive Lanczos - Pade Sweep (ALPS). Today, HFSS</w:t>
      </w:r>
      <w:r w:rsidRPr="002A27F6">
        <w:rPr>
          <w:b w:val="0"/>
          <w:bCs w:val="0"/>
          <w:color w:val="333333"/>
          <w:spacing w:val="1"/>
          <w:sz w:val="22"/>
          <w:szCs w:val="22"/>
        </w:rPr>
        <w:t xml:space="preserve"> </w:t>
      </w:r>
      <w:r w:rsidRPr="002A27F6">
        <w:rPr>
          <w:b w:val="0"/>
          <w:bCs w:val="0"/>
          <w:sz w:val="22"/>
          <w:szCs w:val="22"/>
        </w:rPr>
        <w:t xml:space="preserve">maintains to steer </w:t>
      </w:r>
      <w:r w:rsidRPr="002A27F6">
        <w:rPr>
          <w:b w:val="0"/>
          <w:bCs w:val="0"/>
          <w:color w:val="333333"/>
          <w:sz w:val="22"/>
          <w:szCs w:val="22"/>
        </w:rPr>
        <w:t xml:space="preserve">the </w:t>
      </w:r>
      <w:r w:rsidRPr="002A27F6">
        <w:rPr>
          <w:b w:val="0"/>
          <w:bCs w:val="0"/>
          <w:sz w:val="22"/>
          <w:szCs w:val="22"/>
        </w:rPr>
        <w:t xml:space="preserve">enterprise </w:t>
      </w:r>
      <w:r w:rsidRPr="002A27F6">
        <w:rPr>
          <w:b w:val="0"/>
          <w:bCs w:val="0"/>
          <w:color w:val="333333"/>
          <w:sz w:val="22"/>
          <w:szCs w:val="22"/>
        </w:rPr>
        <w:t xml:space="preserve">with </w:t>
      </w:r>
      <w:r w:rsidRPr="002A27F6">
        <w:rPr>
          <w:b w:val="0"/>
          <w:bCs w:val="0"/>
          <w:sz w:val="22"/>
          <w:szCs w:val="22"/>
        </w:rPr>
        <w:t xml:space="preserve">improvements which include </w:t>
      </w:r>
      <w:r w:rsidRPr="002A27F6">
        <w:rPr>
          <w:b w:val="0"/>
          <w:bCs w:val="0"/>
          <w:color w:val="333333"/>
          <w:sz w:val="22"/>
          <w:szCs w:val="22"/>
        </w:rPr>
        <w:t>Modes-to-Nodes and Full Wave Spice™. Ansys</w:t>
      </w:r>
      <w:r w:rsidRPr="002A27F6">
        <w:rPr>
          <w:b w:val="0"/>
          <w:bCs w:val="0"/>
          <w:color w:val="333333"/>
          <w:spacing w:val="1"/>
          <w:sz w:val="22"/>
          <w:szCs w:val="22"/>
        </w:rPr>
        <w:t xml:space="preserve"> </w:t>
      </w:r>
      <w:r w:rsidRPr="002A27F6">
        <w:rPr>
          <w:b w:val="0"/>
          <w:bCs w:val="0"/>
          <w:color w:val="333333"/>
          <w:sz w:val="22"/>
          <w:szCs w:val="22"/>
        </w:rPr>
        <w:t xml:space="preserve">HFSS has </w:t>
      </w:r>
      <w:r w:rsidRPr="002A27F6">
        <w:rPr>
          <w:b w:val="0"/>
          <w:bCs w:val="0"/>
          <w:sz w:val="22"/>
          <w:szCs w:val="22"/>
        </w:rPr>
        <w:t xml:space="preserve">developed </w:t>
      </w:r>
      <w:r w:rsidRPr="002A27F6">
        <w:rPr>
          <w:b w:val="0"/>
          <w:bCs w:val="0"/>
          <w:color w:val="333333"/>
          <w:sz w:val="22"/>
          <w:szCs w:val="22"/>
        </w:rPr>
        <w:t xml:space="preserve">over a </w:t>
      </w:r>
      <w:r w:rsidRPr="002A27F6">
        <w:rPr>
          <w:b w:val="0"/>
          <w:bCs w:val="0"/>
          <w:sz w:val="22"/>
          <w:szCs w:val="22"/>
        </w:rPr>
        <w:t xml:space="preserve">duration </w:t>
      </w:r>
      <w:r w:rsidRPr="002A27F6">
        <w:rPr>
          <w:b w:val="0"/>
          <w:bCs w:val="0"/>
          <w:color w:val="333333"/>
          <w:sz w:val="22"/>
          <w:szCs w:val="22"/>
        </w:rPr>
        <w:t xml:space="preserve">of years with </w:t>
      </w:r>
      <w:r w:rsidRPr="002A27F6">
        <w:rPr>
          <w:b w:val="0"/>
          <w:bCs w:val="0"/>
          <w:sz w:val="22"/>
          <w:szCs w:val="22"/>
        </w:rPr>
        <w:t xml:space="preserve">enter </w:t>
      </w:r>
      <w:r w:rsidRPr="002A27F6">
        <w:rPr>
          <w:b w:val="0"/>
          <w:bCs w:val="0"/>
          <w:color w:val="333333"/>
          <w:sz w:val="22"/>
          <w:szCs w:val="22"/>
        </w:rPr>
        <w:t xml:space="preserve">from many </w:t>
      </w:r>
      <w:r w:rsidRPr="002A27F6">
        <w:rPr>
          <w:b w:val="0"/>
          <w:bCs w:val="0"/>
          <w:sz w:val="22"/>
          <w:szCs w:val="22"/>
        </w:rPr>
        <w:t xml:space="preserve">customers </w:t>
      </w:r>
      <w:r w:rsidRPr="002A27F6">
        <w:rPr>
          <w:b w:val="0"/>
          <w:bCs w:val="0"/>
          <w:color w:val="333333"/>
          <w:sz w:val="22"/>
          <w:szCs w:val="22"/>
        </w:rPr>
        <w:t xml:space="preserve">and industries. In </w:t>
      </w:r>
      <w:r w:rsidRPr="002A27F6">
        <w:rPr>
          <w:b w:val="0"/>
          <w:bCs w:val="0"/>
          <w:sz w:val="22"/>
          <w:szCs w:val="22"/>
        </w:rPr>
        <w:t>enterprise</w:t>
      </w:r>
      <w:r w:rsidRPr="002A27F6">
        <w:rPr>
          <w:b w:val="0"/>
          <w:bCs w:val="0"/>
          <w:color w:val="333333"/>
          <w:sz w:val="22"/>
          <w:szCs w:val="22"/>
        </w:rPr>
        <w:t>, Ansys HFSS</w:t>
      </w:r>
      <w:r w:rsidRPr="002A27F6">
        <w:rPr>
          <w:b w:val="0"/>
          <w:bCs w:val="0"/>
          <w:color w:val="333333"/>
          <w:spacing w:val="-52"/>
          <w:sz w:val="22"/>
          <w:szCs w:val="22"/>
        </w:rPr>
        <w:t xml:space="preserve"> </w:t>
      </w:r>
      <w:r w:rsidRPr="002A27F6">
        <w:rPr>
          <w:b w:val="0"/>
          <w:bCs w:val="0"/>
          <w:color w:val="333333"/>
          <w:sz w:val="22"/>
          <w:szCs w:val="22"/>
        </w:rPr>
        <w:t>is</w:t>
      </w:r>
      <w:r w:rsidRPr="002A27F6">
        <w:rPr>
          <w:b w:val="0"/>
          <w:bCs w:val="0"/>
          <w:color w:val="333333"/>
          <w:spacing w:val="-1"/>
          <w:sz w:val="22"/>
          <w:szCs w:val="22"/>
        </w:rPr>
        <w:t xml:space="preserve"> </w:t>
      </w:r>
      <w:r w:rsidRPr="002A27F6">
        <w:rPr>
          <w:b w:val="0"/>
          <w:bCs w:val="0"/>
          <w:color w:val="333333"/>
          <w:sz w:val="22"/>
          <w:szCs w:val="22"/>
        </w:rPr>
        <w:t xml:space="preserve">the </w:t>
      </w:r>
      <w:r w:rsidRPr="002A27F6">
        <w:rPr>
          <w:b w:val="0"/>
          <w:bCs w:val="0"/>
          <w:sz w:val="22"/>
          <w:szCs w:val="22"/>
        </w:rPr>
        <w:t xml:space="preserve">device </w:t>
      </w:r>
      <w:r w:rsidRPr="002A27F6">
        <w:rPr>
          <w:b w:val="0"/>
          <w:bCs w:val="0"/>
          <w:color w:val="333333"/>
          <w:sz w:val="22"/>
          <w:szCs w:val="22"/>
        </w:rPr>
        <w:t xml:space="preserve">of </w:t>
      </w:r>
      <w:r w:rsidRPr="002A27F6">
        <w:rPr>
          <w:b w:val="0"/>
          <w:bCs w:val="0"/>
          <w:sz w:val="22"/>
          <w:szCs w:val="22"/>
        </w:rPr>
        <w:t xml:space="preserve">desire </w:t>
      </w:r>
      <w:r w:rsidRPr="002A27F6">
        <w:rPr>
          <w:b w:val="0"/>
          <w:bCs w:val="0"/>
          <w:color w:val="333333"/>
          <w:sz w:val="22"/>
          <w:szCs w:val="22"/>
        </w:rPr>
        <w:t xml:space="preserve">for </w:t>
      </w:r>
      <w:r w:rsidRPr="002A27F6">
        <w:rPr>
          <w:b w:val="0"/>
          <w:bCs w:val="0"/>
          <w:sz w:val="22"/>
          <w:szCs w:val="22"/>
        </w:rPr>
        <w:t>excessive</w:t>
      </w:r>
      <w:r w:rsidRPr="002A27F6">
        <w:rPr>
          <w:b w:val="0"/>
          <w:bCs w:val="0"/>
          <w:color w:val="333333"/>
          <w:sz w:val="22"/>
          <w:szCs w:val="22"/>
        </w:rPr>
        <w:t>-</w:t>
      </w:r>
      <w:r w:rsidRPr="002A27F6">
        <w:rPr>
          <w:b w:val="0"/>
          <w:bCs w:val="0"/>
          <w:sz w:val="22"/>
          <w:szCs w:val="22"/>
        </w:rPr>
        <w:t>productiveness</w:t>
      </w:r>
      <w:r w:rsidRPr="002A27F6">
        <w:rPr>
          <w:b w:val="0"/>
          <w:bCs w:val="0"/>
          <w:spacing w:val="-1"/>
          <w:sz w:val="22"/>
          <w:szCs w:val="22"/>
        </w:rPr>
        <w:t xml:space="preserve"> </w:t>
      </w:r>
      <w:r w:rsidRPr="002A27F6">
        <w:rPr>
          <w:b w:val="0"/>
          <w:bCs w:val="0"/>
          <w:color w:val="333333"/>
          <w:sz w:val="22"/>
          <w:szCs w:val="22"/>
        </w:rPr>
        <w:t>research,</w:t>
      </w:r>
      <w:r w:rsidRPr="002A27F6">
        <w:rPr>
          <w:b w:val="0"/>
          <w:bCs w:val="0"/>
          <w:color w:val="333333"/>
          <w:spacing w:val="-1"/>
          <w:sz w:val="22"/>
          <w:szCs w:val="22"/>
        </w:rPr>
        <w:t xml:space="preserve"> </w:t>
      </w:r>
      <w:r w:rsidRPr="002A27F6">
        <w:rPr>
          <w:b w:val="0"/>
          <w:bCs w:val="0"/>
          <w:color w:val="333333"/>
          <w:sz w:val="22"/>
          <w:szCs w:val="22"/>
        </w:rPr>
        <w:t>development,</w:t>
      </w:r>
      <w:r w:rsidRPr="002A27F6">
        <w:rPr>
          <w:b w:val="0"/>
          <w:bCs w:val="0"/>
          <w:color w:val="333333"/>
          <w:spacing w:val="-3"/>
          <w:sz w:val="22"/>
          <w:szCs w:val="22"/>
        </w:rPr>
        <w:t xml:space="preserve"> </w:t>
      </w:r>
      <w:r w:rsidRPr="002A27F6">
        <w:rPr>
          <w:b w:val="0"/>
          <w:bCs w:val="0"/>
          <w:color w:val="333333"/>
          <w:sz w:val="22"/>
          <w:szCs w:val="22"/>
        </w:rPr>
        <w:t>and</w:t>
      </w:r>
      <w:r w:rsidRPr="002A27F6">
        <w:rPr>
          <w:b w:val="0"/>
          <w:bCs w:val="0"/>
          <w:color w:val="333333"/>
          <w:spacing w:val="1"/>
          <w:sz w:val="22"/>
          <w:szCs w:val="22"/>
        </w:rPr>
        <w:t xml:space="preserve"> </w:t>
      </w:r>
      <w:r w:rsidRPr="002A27F6">
        <w:rPr>
          <w:b w:val="0"/>
          <w:bCs w:val="0"/>
          <w:sz w:val="22"/>
          <w:szCs w:val="22"/>
        </w:rPr>
        <w:t>digital</w:t>
      </w:r>
      <w:r w:rsidRPr="002A27F6">
        <w:rPr>
          <w:b w:val="0"/>
          <w:bCs w:val="0"/>
          <w:spacing w:val="2"/>
          <w:sz w:val="22"/>
          <w:szCs w:val="22"/>
        </w:rPr>
        <w:t xml:space="preserve"> </w:t>
      </w:r>
      <w:r w:rsidRPr="002A27F6">
        <w:rPr>
          <w:b w:val="0"/>
          <w:bCs w:val="0"/>
          <w:color w:val="333333"/>
          <w:sz w:val="22"/>
          <w:szCs w:val="22"/>
        </w:rPr>
        <w:t>prototyping.</w:t>
      </w:r>
    </w:p>
    <w:p w14:paraId="4E1B037F" w14:textId="77777777" w:rsidR="00F20E4F" w:rsidRPr="002A27F6" w:rsidRDefault="00000000">
      <w:pPr>
        <w:pStyle w:val="Heading6"/>
        <w:spacing w:before="120"/>
        <w:ind w:left="958" w:right="1185"/>
        <w:jc w:val="center"/>
        <w:rPr>
          <w:rFonts w:ascii="Times New Roman" w:hAnsi="Times New Roman" w:cs="Times New Roman"/>
          <w:b/>
          <w:bCs/>
          <w:color w:val="auto"/>
          <w:sz w:val="20"/>
          <w:szCs w:val="20"/>
        </w:rPr>
      </w:pPr>
      <w:r w:rsidRPr="002A27F6">
        <w:rPr>
          <w:rFonts w:ascii="Times New Roman" w:hAnsi="Times New Roman" w:cs="Times New Roman"/>
          <w:noProof/>
          <w:lang w:val="en-IN" w:eastAsia="en-IN"/>
          <w:rPrChange w:id="456" w:author="Subhrajit Nandy" w:date="2023-05-23T15:38:00Z">
            <w:rPr>
              <w:noProof/>
              <w:lang w:val="en-IN" w:eastAsia="en-IN"/>
            </w:rPr>
          </w:rPrChange>
        </w:rPr>
        <w:lastRenderedPageBreak/>
        <w:drawing>
          <wp:anchor distT="0" distB="0" distL="0" distR="0" simplePos="0" relativeHeight="251664384" behindDoc="0" locked="0" layoutInCell="1" allowOverlap="1" wp14:anchorId="62E44A8A" wp14:editId="6B0C8A1D">
            <wp:simplePos x="0" y="0"/>
            <wp:positionH relativeFrom="margin">
              <wp:align>center</wp:align>
            </wp:positionH>
            <wp:positionV relativeFrom="paragraph">
              <wp:posOffset>0</wp:posOffset>
            </wp:positionV>
            <wp:extent cx="1887855" cy="1706880"/>
            <wp:effectExtent l="0" t="0" r="0" b="7620"/>
            <wp:wrapTopAndBottom/>
            <wp:docPr id="1715822160" name="Picture 1715822160" descr="Tutorial hfss - Docs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822160" name="Picture 1715822160" descr="Tutorial hfss - Docsity"/>
                    <pic:cNvPicPr>
                      <a:picLocks noChangeAspect="1"/>
                    </pic:cNvPicPr>
                  </pic:nvPicPr>
                  <pic:blipFill>
                    <a:blip r:embed="rId21" cstate="print"/>
                    <a:stretch>
                      <a:fillRect/>
                    </a:stretch>
                  </pic:blipFill>
                  <pic:spPr>
                    <a:xfrm>
                      <a:off x="0" y="0"/>
                      <a:ext cx="1887855" cy="1706880"/>
                    </a:xfrm>
                    <a:prstGeom prst="rect">
                      <a:avLst/>
                    </a:prstGeom>
                  </pic:spPr>
                </pic:pic>
              </a:graphicData>
            </a:graphic>
          </wp:anchor>
        </w:drawing>
      </w:r>
    </w:p>
    <w:p w14:paraId="7D61FBAB" w14:textId="77777777" w:rsidR="00F20E4F" w:rsidRPr="002A27F6" w:rsidRDefault="00000000">
      <w:pPr>
        <w:pStyle w:val="Heading6"/>
        <w:spacing w:before="0" w:after="100" w:afterAutospacing="1"/>
        <w:ind w:left="958" w:right="1185" w:firstLine="34"/>
        <w:jc w:val="center"/>
        <w:rPr>
          <w:rFonts w:ascii="Times New Roman" w:hAnsi="Times New Roman" w:cs="Times New Roman"/>
          <w:b/>
          <w:bCs/>
          <w:color w:val="auto"/>
          <w:spacing w:val="4"/>
          <w:sz w:val="16"/>
          <w:szCs w:val="16"/>
        </w:rPr>
      </w:pPr>
      <w:r w:rsidRPr="002A27F6">
        <w:rPr>
          <w:rFonts w:ascii="Times New Roman" w:hAnsi="Times New Roman" w:cs="Times New Roman"/>
          <w:b/>
          <w:bCs/>
          <w:color w:val="auto"/>
          <w:spacing w:val="4"/>
          <w:sz w:val="16"/>
          <w:szCs w:val="16"/>
        </w:rPr>
        <w:t>Fig 3. Ansys Logo</w:t>
      </w:r>
    </w:p>
    <w:p w14:paraId="3300DBD6" w14:textId="77777777" w:rsidR="00F20E4F" w:rsidRPr="002A27F6" w:rsidRDefault="00000000">
      <w:pPr>
        <w:spacing w:before="120" w:after="120"/>
        <w:ind w:left="426"/>
        <w:rPr>
          <w:b/>
          <w:spacing w:val="10"/>
        </w:rPr>
      </w:pPr>
      <w:r w:rsidRPr="002A27F6">
        <w:rPr>
          <w:b/>
          <w:spacing w:val="10"/>
        </w:rPr>
        <w:t>ORIGIN</w:t>
      </w:r>
    </w:p>
    <w:p w14:paraId="42FE7F60" w14:textId="77777777" w:rsidR="00F20E4F" w:rsidRPr="002A27F6" w:rsidRDefault="00000000">
      <w:pPr>
        <w:pStyle w:val="BodyText"/>
        <w:spacing w:before="1"/>
        <w:ind w:left="426" w:right="393"/>
        <w:jc w:val="both"/>
        <w:rPr>
          <w:b w:val="0"/>
          <w:sz w:val="22"/>
          <w:szCs w:val="22"/>
        </w:rPr>
      </w:pPr>
      <w:r w:rsidRPr="002A27F6">
        <w:rPr>
          <w:b w:val="0"/>
          <w:color w:val="333333"/>
          <w:sz w:val="22"/>
          <w:szCs w:val="22"/>
        </w:rPr>
        <w:t xml:space="preserve">Origin is </w:t>
      </w:r>
      <w:r w:rsidRPr="002A27F6">
        <w:rPr>
          <w:b w:val="0"/>
          <w:sz w:val="22"/>
          <w:szCs w:val="22"/>
        </w:rPr>
        <w:t xml:space="preserve">mainly </w:t>
      </w:r>
      <w:r w:rsidRPr="002A27F6">
        <w:rPr>
          <w:b w:val="0"/>
          <w:color w:val="333333"/>
          <w:sz w:val="22"/>
          <w:szCs w:val="22"/>
        </w:rPr>
        <w:t xml:space="preserve">a GUI </w:t>
      </w:r>
      <w:r w:rsidRPr="002A27F6">
        <w:rPr>
          <w:b w:val="0"/>
          <w:sz w:val="22"/>
          <w:szCs w:val="22"/>
        </w:rPr>
        <w:t xml:space="preserve">software program </w:t>
      </w:r>
      <w:r w:rsidRPr="002A27F6">
        <w:rPr>
          <w:b w:val="0"/>
          <w:color w:val="333333"/>
          <w:sz w:val="22"/>
          <w:szCs w:val="22"/>
        </w:rPr>
        <w:t xml:space="preserve">with a spreadsheet </w:t>
      </w:r>
      <w:r w:rsidRPr="002A27F6">
        <w:rPr>
          <w:b w:val="0"/>
          <w:sz w:val="22"/>
          <w:szCs w:val="22"/>
        </w:rPr>
        <w:t xml:space="preserve">the front </w:t>
      </w:r>
      <w:r w:rsidRPr="002A27F6">
        <w:rPr>
          <w:b w:val="0"/>
          <w:color w:val="333333"/>
          <w:sz w:val="22"/>
          <w:szCs w:val="22"/>
        </w:rPr>
        <w:t xml:space="preserve">end. Unlike </w:t>
      </w:r>
      <w:r w:rsidRPr="002A27F6">
        <w:rPr>
          <w:b w:val="0"/>
          <w:sz w:val="22"/>
          <w:szCs w:val="22"/>
        </w:rPr>
        <w:t xml:space="preserve">famous </w:t>
      </w:r>
      <w:r w:rsidRPr="002A27F6">
        <w:rPr>
          <w:b w:val="0"/>
          <w:color w:val="333333"/>
          <w:sz w:val="22"/>
          <w:szCs w:val="22"/>
        </w:rPr>
        <w:t>spreadsheets like Excel,</w:t>
      </w:r>
      <w:r w:rsidRPr="002A27F6">
        <w:rPr>
          <w:b w:val="0"/>
          <w:color w:val="333333"/>
          <w:spacing w:val="1"/>
          <w:sz w:val="22"/>
          <w:szCs w:val="22"/>
        </w:rPr>
        <w:t xml:space="preserve"> </w:t>
      </w:r>
      <w:r w:rsidRPr="002A27F6">
        <w:rPr>
          <w:b w:val="0"/>
          <w:color w:val="333333"/>
          <w:sz w:val="22"/>
          <w:szCs w:val="22"/>
        </w:rPr>
        <w:t xml:space="preserve">Origin's worksheet is column oriented. Each column has </w:t>
      </w:r>
      <w:r w:rsidRPr="002A27F6">
        <w:rPr>
          <w:b w:val="0"/>
          <w:sz w:val="22"/>
          <w:szCs w:val="22"/>
        </w:rPr>
        <w:t xml:space="preserve">related </w:t>
      </w:r>
      <w:r w:rsidRPr="002A27F6">
        <w:rPr>
          <w:b w:val="0"/>
          <w:color w:val="333333"/>
          <w:sz w:val="22"/>
          <w:szCs w:val="22"/>
        </w:rPr>
        <w:t xml:space="preserve">attributes like name, </w:t>
      </w:r>
      <w:r w:rsidRPr="002A27F6">
        <w:rPr>
          <w:b w:val="0"/>
          <w:sz w:val="22"/>
          <w:szCs w:val="22"/>
        </w:rPr>
        <w:t xml:space="preserve">gadgets </w:t>
      </w:r>
      <w:r w:rsidRPr="002A27F6">
        <w:rPr>
          <w:b w:val="0"/>
          <w:color w:val="333333"/>
          <w:sz w:val="22"/>
          <w:szCs w:val="22"/>
        </w:rPr>
        <w:t xml:space="preserve">and </w:t>
      </w:r>
      <w:r w:rsidRPr="002A27F6">
        <w:rPr>
          <w:b w:val="0"/>
          <w:sz w:val="22"/>
          <w:szCs w:val="22"/>
        </w:rPr>
        <w:t>different consumer</w:t>
      </w:r>
      <w:r w:rsidRPr="002A27F6">
        <w:rPr>
          <w:b w:val="0"/>
          <w:spacing w:val="1"/>
          <w:sz w:val="22"/>
          <w:szCs w:val="22"/>
        </w:rPr>
        <w:t xml:space="preserve"> </w:t>
      </w:r>
      <w:r w:rsidRPr="002A27F6">
        <w:rPr>
          <w:b w:val="0"/>
          <w:color w:val="333333"/>
          <w:sz w:val="22"/>
          <w:szCs w:val="22"/>
        </w:rPr>
        <w:t>definable labels.</w:t>
      </w:r>
      <w:r w:rsidRPr="002A27F6">
        <w:rPr>
          <w:b w:val="0"/>
          <w:color w:val="333333"/>
          <w:spacing w:val="3"/>
          <w:sz w:val="22"/>
          <w:szCs w:val="22"/>
        </w:rPr>
        <w:t xml:space="preserve"> </w:t>
      </w:r>
      <w:r w:rsidRPr="002A27F6">
        <w:rPr>
          <w:b w:val="0"/>
          <w:color w:val="333333"/>
          <w:sz w:val="22"/>
          <w:szCs w:val="22"/>
        </w:rPr>
        <w:t>Instead</w:t>
      </w:r>
      <w:r w:rsidRPr="002A27F6">
        <w:rPr>
          <w:b w:val="0"/>
          <w:color w:val="333333"/>
          <w:spacing w:val="3"/>
          <w:sz w:val="22"/>
          <w:szCs w:val="22"/>
        </w:rPr>
        <w:t xml:space="preserve"> </w:t>
      </w:r>
      <w:r w:rsidRPr="002A27F6">
        <w:rPr>
          <w:b w:val="0"/>
          <w:color w:val="333333"/>
          <w:sz w:val="22"/>
          <w:szCs w:val="22"/>
        </w:rPr>
        <w:t>of</w:t>
      </w:r>
      <w:r w:rsidRPr="002A27F6">
        <w:rPr>
          <w:b w:val="0"/>
          <w:color w:val="333333"/>
          <w:spacing w:val="2"/>
          <w:sz w:val="22"/>
          <w:szCs w:val="22"/>
        </w:rPr>
        <w:t xml:space="preserve"> </w:t>
      </w:r>
      <w:r w:rsidRPr="002A27F6">
        <w:rPr>
          <w:b w:val="0"/>
          <w:sz w:val="22"/>
          <w:szCs w:val="22"/>
        </w:rPr>
        <w:t>mobiliary</w:t>
      </w:r>
      <w:r w:rsidRPr="002A27F6">
        <w:rPr>
          <w:b w:val="0"/>
          <w:spacing w:val="2"/>
          <w:sz w:val="22"/>
          <w:szCs w:val="22"/>
        </w:rPr>
        <w:t xml:space="preserve"> </w:t>
      </w:r>
      <w:r w:rsidRPr="002A27F6">
        <w:rPr>
          <w:b w:val="0"/>
          <w:sz w:val="22"/>
          <w:szCs w:val="22"/>
        </w:rPr>
        <w:t>method</w:t>
      </w:r>
      <w:r w:rsidRPr="002A27F6">
        <w:rPr>
          <w:b w:val="0"/>
          <w:color w:val="333333"/>
          <w:sz w:val="22"/>
          <w:szCs w:val="22"/>
        </w:rPr>
        <w:t>,</w:t>
      </w:r>
      <w:r w:rsidRPr="002A27F6">
        <w:rPr>
          <w:b w:val="0"/>
          <w:color w:val="333333"/>
          <w:spacing w:val="3"/>
          <w:sz w:val="22"/>
          <w:szCs w:val="22"/>
        </w:rPr>
        <w:t xml:space="preserve"> </w:t>
      </w:r>
      <w:r w:rsidRPr="002A27F6">
        <w:rPr>
          <w:b w:val="0"/>
          <w:color w:val="333333"/>
          <w:sz w:val="22"/>
          <w:szCs w:val="22"/>
        </w:rPr>
        <w:t xml:space="preserve">Origin </w:t>
      </w:r>
      <w:r w:rsidRPr="002A27F6">
        <w:rPr>
          <w:b w:val="0"/>
          <w:sz w:val="22"/>
          <w:szCs w:val="22"/>
        </w:rPr>
        <w:t>makes</w:t>
      </w:r>
      <w:r w:rsidRPr="002A27F6">
        <w:rPr>
          <w:b w:val="0"/>
          <w:spacing w:val="3"/>
          <w:sz w:val="22"/>
          <w:szCs w:val="22"/>
        </w:rPr>
        <w:t xml:space="preserve"> </w:t>
      </w:r>
      <w:r w:rsidRPr="002A27F6">
        <w:rPr>
          <w:b w:val="0"/>
          <w:sz w:val="22"/>
          <w:szCs w:val="22"/>
        </w:rPr>
        <w:t>use</w:t>
      </w:r>
      <w:r w:rsidRPr="002A27F6">
        <w:rPr>
          <w:b w:val="0"/>
          <w:spacing w:val="3"/>
          <w:sz w:val="22"/>
          <w:szCs w:val="22"/>
        </w:rPr>
        <w:t xml:space="preserve"> </w:t>
      </w:r>
      <w:r w:rsidRPr="002A27F6">
        <w:rPr>
          <w:b w:val="0"/>
          <w:sz w:val="22"/>
          <w:szCs w:val="22"/>
        </w:rPr>
        <w:t xml:space="preserve">of </w:t>
      </w:r>
      <w:r w:rsidRPr="002A27F6">
        <w:rPr>
          <w:b w:val="0"/>
          <w:color w:val="333333"/>
          <w:sz w:val="22"/>
          <w:szCs w:val="22"/>
        </w:rPr>
        <w:t>column</w:t>
      </w:r>
      <w:r w:rsidRPr="002A27F6">
        <w:rPr>
          <w:b w:val="0"/>
          <w:color w:val="333333"/>
          <w:spacing w:val="3"/>
          <w:sz w:val="22"/>
          <w:szCs w:val="22"/>
        </w:rPr>
        <w:t xml:space="preserve"> </w:t>
      </w:r>
      <w:r w:rsidRPr="002A27F6">
        <w:rPr>
          <w:b w:val="0"/>
          <w:sz w:val="22"/>
          <w:szCs w:val="22"/>
        </w:rPr>
        <w:t>method</w:t>
      </w:r>
      <w:r w:rsidRPr="002A27F6">
        <w:rPr>
          <w:b w:val="0"/>
          <w:spacing w:val="4"/>
          <w:sz w:val="22"/>
          <w:szCs w:val="22"/>
        </w:rPr>
        <w:t xml:space="preserve"> </w:t>
      </w:r>
      <w:r w:rsidRPr="002A27F6">
        <w:rPr>
          <w:b w:val="0"/>
          <w:color w:val="333333"/>
          <w:sz w:val="22"/>
          <w:szCs w:val="22"/>
        </w:rPr>
        <w:t>for</w:t>
      </w:r>
      <w:r w:rsidRPr="002A27F6">
        <w:rPr>
          <w:b w:val="0"/>
          <w:color w:val="333333"/>
          <w:spacing w:val="3"/>
          <w:sz w:val="22"/>
          <w:szCs w:val="22"/>
        </w:rPr>
        <w:t xml:space="preserve"> </w:t>
      </w:r>
      <w:r w:rsidRPr="002A27F6">
        <w:rPr>
          <w:b w:val="0"/>
          <w:color w:val="333333"/>
          <w:sz w:val="22"/>
          <w:szCs w:val="22"/>
        </w:rPr>
        <w:t>calculations.</w:t>
      </w:r>
      <w:r w:rsidRPr="002A27F6">
        <w:rPr>
          <w:b w:val="0"/>
          <w:color w:val="333333"/>
          <w:spacing w:val="2"/>
          <w:sz w:val="22"/>
          <w:szCs w:val="22"/>
        </w:rPr>
        <w:t xml:space="preserve"> </w:t>
      </w:r>
      <w:r w:rsidRPr="002A27F6">
        <w:rPr>
          <w:b w:val="0"/>
          <w:color w:val="333333"/>
          <w:sz w:val="22"/>
          <w:szCs w:val="22"/>
        </w:rPr>
        <w:t>Recent</w:t>
      </w:r>
      <w:r w:rsidRPr="002A27F6">
        <w:rPr>
          <w:b w:val="0"/>
          <w:color w:val="333333"/>
          <w:spacing w:val="3"/>
          <w:sz w:val="22"/>
          <w:szCs w:val="22"/>
        </w:rPr>
        <w:t xml:space="preserve"> </w:t>
      </w:r>
      <w:r w:rsidRPr="002A27F6">
        <w:rPr>
          <w:b w:val="0"/>
          <w:sz w:val="22"/>
          <w:szCs w:val="22"/>
        </w:rPr>
        <w:t>variations</w:t>
      </w:r>
      <w:r w:rsidRPr="002A27F6">
        <w:rPr>
          <w:b w:val="0"/>
          <w:spacing w:val="1"/>
          <w:sz w:val="22"/>
          <w:szCs w:val="22"/>
        </w:rPr>
        <w:t xml:space="preserve"> </w:t>
      </w:r>
      <w:r w:rsidRPr="002A27F6">
        <w:rPr>
          <w:b w:val="0"/>
          <w:color w:val="333333"/>
          <w:sz w:val="22"/>
          <w:szCs w:val="22"/>
        </w:rPr>
        <w:t xml:space="preserve">of Origin have </w:t>
      </w:r>
      <w:r w:rsidRPr="002A27F6">
        <w:rPr>
          <w:b w:val="0"/>
          <w:sz w:val="22"/>
          <w:szCs w:val="22"/>
        </w:rPr>
        <w:t xml:space="preserve">brought </w:t>
      </w:r>
      <w:r w:rsidRPr="002A27F6">
        <w:rPr>
          <w:b w:val="0"/>
          <w:color w:val="333333"/>
          <w:sz w:val="22"/>
          <w:szCs w:val="22"/>
        </w:rPr>
        <w:t xml:space="preserve">and </w:t>
      </w:r>
      <w:r w:rsidRPr="002A27F6">
        <w:rPr>
          <w:b w:val="0"/>
          <w:sz w:val="22"/>
          <w:szCs w:val="22"/>
        </w:rPr>
        <w:t xml:space="preserve">elevated </w:t>
      </w:r>
      <w:r w:rsidRPr="002A27F6">
        <w:rPr>
          <w:b w:val="0"/>
          <w:color w:val="333333"/>
          <w:sz w:val="22"/>
          <w:szCs w:val="22"/>
        </w:rPr>
        <w:t xml:space="preserve">on batch capabilities, with the </w:t>
      </w:r>
      <w:r w:rsidRPr="002A27F6">
        <w:rPr>
          <w:b w:val="0"/>
          <w:sz w:val="22"/>
          <w:szCs w:val="22"/>
        </w:rPr>
        <w:t xml:space="preserve">purpose </w:t>
      </w:r>
      <w:r w:rsidRPr="002A27F6">
        <w:rPr>
          <w:b w:val="0"/>
          <w:color w:val="333333"/>
          <w:sz w:val="22"/>
          <w:szCs w:val="22"/>
        </w:rPr>
        <w:t xml:space="preserve">of </w:t>
      </w:r>
      <w:r w:rsidRPr="002A27F6">
        <w:rPr>
          <w:b w:val="0"/>
          <w:sz w:val="22"/>
          <w:szCs w:val="22"/>
        </w:rPr>
        <w:t xml:space="preserve">getting rid of </w:t>
      </w:r>
      <w:r w:rsidRPr="002A27F6">
        <w:rPr>
          <w:b w:val="0"/>
          <w:color w:val="333333"/>
          <w:sz w:val="22"/>
          <w:szCs w:val="22"/>
        </w:rPr>
        <w:t xml:space="preserve">the </w:t>
      </w:r>
      <w:r w:rsidRPr="002A27F6">
        <w:rPr>
          <w:b w:val="0"/>
          <w:sz w:val="22"/>
          <w:szCs w:val="22"/>
        </w:rPr>
        <w:t xml:space="preserve">want </w:t>
      </w:r>
      <w:r w:rsidRPr="002A27F6">
        <w:rPr>
          <w:b w:val="0"/>
          <w:color w:val="333333"/>
          <w:sz w:val="22"/>
          <w:szCs w:val="22"/>
        </w:rPr>
        <w:t xml:space="preserve">to </w:t>
      </w:r>
      <w:r w:rsidRPr="002A27F6">
        <w:rPr>
          <w:b w:val="0"/>
          <w:sz w:val="22"/>
          <w:szCs w:val="22"/>
        </w:rPr>
        <w:t xml:space="preserve">application </w:t>
      </w:r>
      <w:r w:rsidRPr="002A27F6">
        <w:rPr>
          <w:b w:val="0"/>
          <w:color w:val="333333"/>
          <w:sz w:val="22"/>
          <w:szCs w:val="22"/>
        </w:rPr>
        <w:t>many</w:t>
      </w:r>
      <w:r w:rsidRPr="002A27F6">
        <w:rPr>
          <w:b w:val="0"/>
          <w:color w:val="333333"/>
          <w:spacing w:val="-52"/>
          <w:sz w:val="22"/>
          <w:szCs w:val="22"/>
        </w:rPr>
        <w:t xml:space="preserve"> </w:t>
      </w:r>
      <w:r w:rsidRPr="002A27F6">
        <w:rPr>
          <w:b w:val="0"/>
          <w:sz w:val="22"/>
          <w:szCs w:val="22"/>
        </w:rPr>
        <w:t xml:space="preserve">ordinary </w:t>
      </w:r>
      <w:r w:rsidRPr="002A27F6">
        <w:rPr>
          <w:b w:val="0"/>
          <w:color w:val="333333"/>
          <w:sz w:val="22"/>
          <w:szCs w:val="22"/>
        </w:rPr>
        <w:t xml:space="preserve">operations. Instead, the </w:t>
      </w:r>
      <w:r w:rsidRPr="002A27F6">
        <w:rPr>
          <w:b w:val="0"/>
          <w:sz w:val="22"/>
          <w:szCs w:val="22"/>
        </w:rPr>
        <w:t xml:space="preserve">consumer is based </w:t>
      </w:r>
      <w:r w:rsidRPr="002A27F6">
        <w:rPr>
          <w:b w:val="0"/>
          <w:color w:val="333333"/>
          <w:sz w:val="22"/>
          <w:szCs w:val="22"/>
        </w:rPr>
        <w:t xml:space="preserve">on customizable graph templates, </w:t>
      </w:r>
      <w:r w:rsidRPr="002A27F6">
        <w:rPr>
          <w:b w:val="0"/>
          <w:sz w:val="22"/>
          <w:szCs w:val="22"/>
        </w:rPr>
        <w:t>evaluation conversation field</w:t>
      </w:r>
      <w:r w:rsidRPr="002A27F6">
        <w:rPr>
          <w:b w:val="0"/>
          <w:spacing w:val="1"/>
          <w:sz w:val="22"/>
          <w:szCs w:val="22"/>
        </w:rPr>
        <w:t xml:space="preserve"> </w:t>
      </w:r>
      <w:r w:rsidRPr="002A27F6">
        <w:rPr>
          <w:b w:val="0"/>
          <w:color w:val="333333"/>
          <w:sz w:val="22"/>
          <w:szCs w:val="22"/>
        </w:rPr>
        <w:t xml:space="preserve">Themes which </w:t>
      </w:r>
      <w:r w:rsidRPr="002A27F6">
        <w:rPr>
          <w:b w:val="0"/>
          <w:sz w:val="22"/>
          <w:szCs w:val="22"/>
        </w:rPr>
        <w:t xml:space="preserve">store a selected </w:t>
      </w:r>
      <w:r w:rsidRPr="002A27F6">
        <w:rPr>
          <w:b w:val="0"/>
          <w:color w:val="333333"/>
          <w:sz w:val="22"/>
          <w:szCs w:val="22"/>
        </w:rPr>
        <w:t xml:space="preserve">suite of operations, </w:t>
      </w:r>
      <w:r w:rsidRPr="002A27F6">
        <w:rPr>
          <w:b w:val="0"/>
          <w:sz w:val="22"/>
          <w:szCs w:val="22"/>
        </w:rPr>
        <w:t xml:space="preserve">car </w:t>
      </w:r>
      <w:r w:rsidRPr="002A27F6">
        <w:rPr>
          <w:b w:val="0"/>
          <w:color w:val="333333"/>
          <w:sz w:val="22"/>
          <w:szCs w:val="22"/>
        </w:rPr>
        <w:t xml:space="preserve">recalculation on </w:t>
      </w:r>
      <w:r w:rsidRPr="002A27F6">
        <w:rPr>
          <w:b w:val="0"/>
          <w:sz w:val="22"/>
          <w:szCs w:val="22"/>
        </w:rPr>
        <w:t xml:space="preserve">modifications </w:t>
      </w:r>
      <w:r w:rsidRPr="002A27F6">
        <w:rPr>
          <w:b w:val="0"/>
          <w:color w:val="333333"/>
          <w:sz w:val="22"/>
          <w:szCs w:val="22"/>
        </w:rPr>
        <w:t xml:space="preserve">to </w:t>
      </w:r>
      <w:r w:rsidRPr="002A27F6">
        <w:rPr>
          <w:b w:val="0"/>
          <w:sz w:val="22"/>
          <w:szCs w:val="22"/>
        </w:rPr>
        <w:t xml:space="preserve">statistics </w:t>
      </w:r>
      <w:r w:rsidRPr="002A27F6">
        <w:rPr>
          <w:b w:val="0"/>
          <w:color w:val="333333"/>
          <w:sz w:val="22"/>
          <w:szCs w:val="22"/>
        </w:rPr>
        <w:t xml:space="preserve">or </w:t>
      </w:r>
      <w:r w:rsidRPr="002A27F6">
        <w:rPr>
          <w:b w:val="0"/>
          <w:sz w:val="22"/>
          <w:szCs w:val="22"/>
        </w:rPr>
        <w:t>evaluation</w:t>
      </w:r>
      <w:r w:rsidRPr="002A27F6">
        <w:rPr>
          <w:b w:val="0"/>
          <w:spacing w:val="1"/>
          <w:sz w:val="22"/>
          <w:szCs w:val="22"/>
        </w:rPr>
        <w:t xml:space="preserve"> </w:t>
      </w:r>
      <w:r w:rsidRPr="002A27F6">
        <w:rPr>
          <w:b w:val="0"/>
          <w:color w:val="333333"/>
          <w:sz w:val="22"/>
          <w:szCs w:val="22"/>
        </w:rPr>
        <w:t>parameters,</w:t>
      </w:r>
      <w:r w:rsidRPr="002A27F6">
        <w:rPr>
          <w:b w:val="0"/>
          <w:color w:val="333333"/>
          <w:spacing w:val="-1"/>
          <w:sz w:val="22"/>
          <w:szCs w:val="22"/>
        </w:rPr>
        <w:t xml:space="preserve"> </w:t>
      </w:r>
      <w:r w:rsidRPr="002A27F6">
        <w:rPr>
          <w:b w:val="0"/>
          <w:color w:val="333333"/>
          <w:sz w:val="22"/>
          <w:szCs w:val="22"/>
        </w:rPr>
        <w:t>and Analysis</w:t>
      </w:r>
      <w:r w:rsidRPr="002A27F6">
        <w:rPr>
          <w:b w:val="0"/>
          <w:color w:val="333333"/>
          <w:spacing w:val="-1"/>
          <w:sz w:val="22"/>
          <w:szCs w:val="22"/>
        </w:rPr>
        <w:t xml:space="preserve"> </w:t>
      </w:r>
      <w:r w:rsidRPr="002A27F6">
        <w:rPr>
          <w:b w:val="0"/>
          <w:color w:val="333333"/>
          <w:sz w:val="22"/>
          <w:szCs w:val="22"/>
        </w:rPr>
        <w:t xml:space="preserve">Templates™ which </w:t>
      </w:r>
      <w:r w:rsidRPr="002A27F6">
        <w:rPr>
          <w:b w:val="0"/>
          <w:sz w:val="22"/>
          <w:szCs w:val="22"/>
        </w:rPr>
        <w:t>store</w:t>
      </w:r>
      <w:r w:rsidRPr="002A27F6">
        <w:rPr>
          <w:b w:val="0"/>
          <w:spacing w:val="-3"/>
          <w:sz w:val="22"/>
          <w:szCs w:val="22"/>
        </w:rPr>
        <w:t xml:space="preserve"> </w:t>
      </w:r>
      <w:r w:rsidRPr="002A27F6">
        <w:rPr>
          <w:b w:val="0"/>
          <w:sz w:val="22"/>
          <w:szCs w:val="22"/>
        </w:rPr>
        <w:t>a set</w:t>
      </w:r>
      <w:r w:rsidRPr="002A27F6">
        <w:rPr>
          <w:b w:val="0"/>
          <w:spacing w:val="2"/>
          <w:sz w:val="22"/>
          <w:szCs w:val="22"/>
        </w:rPr>
        <w:t xml:space="preserve"> </w:t>
      </w:r>
      <w:r w:rsidRPr="002A27F6">
        <w:rPr>
          <w:b w:val="0"/>
          <w:color w:val="333333"/>
          <w:sz w:val="22"/>
          <w:szCs w:val="22"/>
        </w:rPr>
        <w:t>of</w:t>
      </w:r>
      <w:r w:rsidRPr="002A27F6">
        <w:rPr>
          <w:b w:val="0"/>
          <w:color w:val="333333"/>
          <w:spacing w:val="-1"/>
          <w:sz w:val="22"/>
          <w:szCs w:val="22"/>
        </w:rPr>
        <w:t xml:space="preserve"> </w:t>
      </w:r>
      <w:r w:rsidRPr="002A27F6">
        <w:rPr>
          <w:b w:val="0"/>
          <w:color w:val="333333"/>
          <w:sz w:val="22"/>
          <w:szCs w:val="22"/>
        </w:rPr>
        <w:t>operations</w:t>
      </w:r>
      <w:r w:rsidRPr="002A27F6">
        <w:rPr>
          <w:b w:val="0"/>
          <w:color w:val="333333"/>
          <w:spacing w:val="1"/>
          <w:sz w:val="22"/>
          <w:szCs w:val="22"/>
        </w:rPr>
        <w:t xml:space="preserve"> </w:t>
      </w:r>
      <w:r w:rsidRPr="002A27F6">
        <w:rPr>
          <w:b w:val="0"/>
          <w:sz w:val="22"/>
          <w:szCs w:val="22"/>
        </w:rPr>
        <w:t>in</w:t>
      </w:r>
      <w:r w:rsidRPr="002A27F6">
        <w:rPr>
          <w:b w:val="0"/>
          <w:spacing w:val="-1"/>
          <w:sz w:val="22"/>
          <w:szCs w:val="22"/>
        </w:rPr>
        <w:t xml:space="preserve"> </w:t>
      </w:r>
      <w:r w:rsidRPr="002A27F6">
        <w:rPr>
          <w:b w:val="0"/>
          <w:sz w:val="22"/>
          <w:szCs w:val="22"/>
        </w:rPr>
        <w:t xml:space="preserve">the </w:t>
      </w:r>
      <w:r w:rsidRPr="002A27F6">
        <w:rPr>
          <w:b w:val="0"/>
          <w:color w:val="333333"/>
          <w:sz w:val="22"/>
          <w:szCs w:val="22"/>
        </w:rPr>
        <w:t>workbook.</w:t>
      </w:r>
    </w:p>
    <w:p w14:paraId="38696F86" w14:textId="77777777" w:rsidR="00F20E4F" w:rsidRPr="002A27F6" w:rsidRDefault="00F20E4F"/>
    <w:p w14:paraId="3FE845DD" w14:textId="77777777" w:rsidR="00F20E4F" w:rsidRPr="002A27F6" w:rsidRDefault="00000000">
      <w:pPr>
        <w:jc w:val="center"/>
      </w:pPr>
      <w:r w:rsidRPr="002A27F6">
        <w:rPr>
          <w:noProof/>
          <w:lang w:val="en-IN" w:eastAsia="en-IN"/>
        </w:rPr>
        <w:drawing>
          <wp:anchor distT="0" distB="0" distL="0" distR="0" simplePos="0" relativeHeight="251665408" behindDoc="0" locked="0" layoutInCell="1" allowOverlap="1" wp14:anchorId="5B1B6FA6" wp14:editId="4697098C">
            <wp:simplePos x="0" y="0"/>
            <wp:positionH relativeFrom="margin">
              <wp:posOffset>2491740</wp:posOffset>
            </wp:positionH>
            <wp:positionV relativeFrom="paragraph">
              <wp:posOffset>179705</wp:posOffset>
            </wp:positionV>
            <wp:extent cx="1806575" cy="1809750"/>
            <wp:effectExtent l="0" t="0" r="3175" b="0"/>
            <wp:wrapTopAndBottom/>
            <wp:docPr id="663886588" name="Picture 663886588" descr="origin pro.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886588" name="Picture 663886588" descr="origin pro.jfif"/>
                    <pic:cNvPicPr>
                      <a:picLocks noChangeAspect="1"/>
                    </pic:cNvPicPr>
                  </pic:nvPicPr>
                  <pic:blipFill>
                    <a:blip r:embed="rId22" cstate="print"/>
                    <a:stretch>
                      <a:fillRect/>
                    </a:stretch>
                  </pic:blipFill>
                  <pic:spPr>
                    <a:xfrm>
                      <a:off x="0" y="0"/>
                      <a:ext cx="1806575" cy="1809750"/>
                    </a:xfrm>
                    <a:prstGeom prst="rect">
                      <a:avLst/>
                    </a:prstGeom>
                  </pic:spPr>
                </pic:pic>
              </a:graphicData>
            </a:graphic>
          </wp:anchor>
        </w:drawing>
      </w:r>
    </w:p>
    <w:p w14:paraId="4CCD157D" w14:textId="77777777" w:rsidR="00F20E4F" w:rsidRPr="002A27F6" w:rsidRDefault="00000000">
      <w:pPr>
        <w:spacing w:before="100" w:beforeAutospacing="1" w:after="100" w:afterAutospacing="1"/>
        <w:ind w:left="578" w:right="1185" w:firstLine="697"/>
        <w:jc w:val="center"/>
        <w:rPr>
          <w:b/>
          <w:spacing w:val="4"/>
          <w:sz w:val="16"/>
          <w:szCs w:val="16"/>
        </w:rPr>
      </w:pPr>
      <w:r w:rsidRPr="002A27F6">
        <w:rPr>
          <w:b/>
          <w:spacing w:val="4"/>
          <w:sz w:val="16"/>
          <w:szCs w:val="16"/>
        </w:rPr>
        <w:t>Fig 4. Origin Logo</w:t>
      </w:r>
    </w:p>
    <w:p w14:paraId="72BE2CF5" w14:textId="77777777" w:rsidR="00F20E4F" w:rsidRPr="002A27F6" w:rsidRDefault="00000000">
      <w:pPr>
        <w:widowControl/>
        <w:autoSpaceDE/>
        <w:autoSpaceDN/>
        <w:spacing w:before="120" w:after="160" w:line="259" w:lineRule="auto"/>
        <w:ind w:left="426"/>
        <w:rPr>
          <w:b/>
          <w:spacing w:val="10"/>
        </w:rPr>
      </w:pPr>
      <w:r w:rsidRPr="002A27F6">
        <w:rPr>
          <w:b/>
          <w:spacing w:val="10"/>
        </w:rPr>
        <w:t>ADOBE ILLUSTRATOR</w:t>
      </w:r>
    </w:p>
    <w:p w14:paraId="04CF96F6" w14:textId="77777777" w:rsidR="00F20E4F" w:rsidRPr="002A27F6" w:rsidRDefault="00000000">
      <w:pPr>
        <w:widowControl/>
        <w:autoSpaceDE/>
        <w:autoSpaceDN/>
        <w:spacing w:before="120" w:after="160" w:line="259" w:lineRule="auto"/>
        <w:ind w:left="426" w:right="393"/>
        <w:jc w:val="both"/>
        <w:rPr>
          <w:shd w:val="clear" w:color="auto" w:fill="FFFFFF"/>
        </w:rPr>
      </w:pPr>
      <w:r w:rsidRPr="002A27F6">
        <w:rPr>
          <w:shd w:val="clear" w:color="auto" w:fill="FFFFFF"/>
        </w:rPr>
        <w:t>Adobe Illustrator is the industry-leading graphic design tool that lets you design anything you can imagine - from logos and icons to graphics and illustrations - and customize it with professional-level precision, as well as time-saving features like </w:t>
      </w:r>
      <w:hyperlink r:id="rId23" w:tgtFrame="_blank" w:history="1">
        <w:r w:rsidRPr="002A27F6">
          <w:rPr>
            <w:rStyle w:val="Hyperlink"/>
            <w:color w:val="auto"/>
            <w:u w:val="none"/>
            <w:shd w:val="clear" w:color="auto" w:fill="FFFFFF"/>
          </w:rPr>
          <w:t>Repeat for Patterns</w:t>
        </w:r>
      </w:hyperlink>
      <w:r w:rsidRPr="002A27F6">
        <w:rPr>
          <w:shd w:val="clear" w:color="auto" w:fill="FFFFFF"/>
        </w:rPr>
        <w:t> or </w:t>
      </w:r>
      <w:hyperlink r:id="rId24" w:tgtFrame="_blank" w:history="1">
        <w:r w:rsidRPr="002A27F6">
          <w:rPr>
            <w:rStyle w:val="Hyperlink"/>
            <w:color w:val="auto"/>
            <w:u w:val="none"/>
            <w:shd w:val="clear" w:color="auto" w:fill="FFFFFF"/>
          </w:rPr>
          <w:t>Global Edits.</w:t>
        </w:r>
      </w:hyperlink>
      <w:r w:rsidRPr="002A27F6">
        <w:rPr>
          <w:shd w:val="clear" w:color="auto" w:fill="FFFFFF"/>
        </w:rPr>
        <w:t> You can use the graphics you create with Illustrator in any size digital or print format and be confident they’ll look exactly the way you designed them.  </w:t>
      </w:r>
    </w:p>
    <w:p w14:paraId="2ADF1AD5" w14:textId="77777777" w:rsidR="00F20E4F" w:rsidRPr="002A27F6" w:rsidRDefault="00000000">
      <w:pPr>
        <w:pStyle w:val="NormalWeb"/>
        <w:shd w:val="clear" w:color="auto" w:fill="FFFFFF"/>
        <w:spacing w:before="120" w:beforeAutospacing="0" w:after="120" w:afterAutospacing="0"/>
        <w:ind w:left="426" w:right="484"/>
        <w:jc w:val="both"/>
        <w:rPr>
          <w:sz w:val="22"/>
          <w:szCs w:val="22"/>
        </w:rPr>
      </w:pPr>
      <w:r w:rsidRPr="002A27F6">
        <w:rPr>
          <w:sz w:val="22"/>
          <w:szCs w:val="22"/>
        </w:rPr>
        <w:t>An illustrator is an </w:t>
      </w:r>
      <w:hyperlink r:id="rId25" w:tooltip="Artist" w:history="1">
        <w:r w:rsidRPr="002A27F6">
          <w:rPr>
            <w:rStyle w:val="Hyperlink"/>
            <w:color w:val="auto"/>
            <w:sz w:val="22"/>
            <w:szCs w:val="22"/>
            <w:u w:val="none"/>
          </w:rPr>
          <w:t>artist</w:t>
        </w:r>
      </w:hyperlink>
      <w:r w:rsidRPr="002A27F6">
        <w:rPr>
          <w:sz w:val="22"/>
          <w:szCs w:val="22"/>
        </w:rPr>
        <w:t> who specializes in enhancing </w:t>
      </w:r>
      <w:hyperlink r:id="rId26" w:tooltip="Writing" w:history="1">
        <w:r w:rsidRPr="002A27F6">
          <w:rPr>
            <w:rStyle w:val="Hyperlink"/>
            <w:color w:val="auto"/>
            <w:sz w:val="22"/>
            <w:szCs w:val="22"/>
            <w:u w:val="none"/>
          </w:rPr>
          <w:t>writing</w:t>
        </w:r>
      </w:hyperlink>
      <w:r w:rsidRPr="002A27F6">
        <w:rPr>
          <w:sz w:val="22"/>
          <w:szCs w:val="22"/>
        </w:rPr>
        <w:t> or elucidating concepts by providing a visual representation that corresponds to the content of the associated text or idea. The </w:t>
      </w:r>
      <w:hyperlink r:id="rId27" w:tooltip="Illustration" w:history="1">
        <w:r w:rsidRPr="002A27F6">
          <w:rPr>
            <w:rStyle w:val="Hyperlink"/>
            <w:color w:val="auto"/>
            <w:sz w:val="22"/>
            <w:szCs w:val="22"/>
            <w:u w:val="none"/>
          </w:rPr>
          <w:t>illustration</w:t>
        </w:r>
      </w:hyperlink>
      <w:r w:rsidRPr="002A27F6">
        <w:rPr>
          <w:sz w:val="22"/>
          <w:szCs w:val="22"/>
        </w:rPr>
        <w:t xml:space="preserve"> may be intended to clarify complicated concepts or objects that are difficult to describe textually, which is the reason illustrations are often found in children's books. </w:t>
      </w:r>
    </w:p>
    <w:p w14:paraId="4C153173" w14:textId="77777777" w:rsidR="00F20E4F" w:rsidRPr="002A27F6" w:rsidRDefault="00000000">
      <w:pPr>
        <w:pStyle w:val="NormalWeb"/>
        <w:shd w:val="clear" w:color="auto" w:fill="FFFFFF"/>
        <w:spacing w:before="120" w:beforeAutospacing="0" w:after="120" w:afterAutospacing="0"/>
        <w:ind w:left="426" w:right="484"/>
        <w:jc w:val="both"/>
        <w:rPr>
          <w:sz w:val="22"/>
          <w:szCs w:val="22"/>
        </w:rPr>
      </w:pPr>
      <w:r w:rsidRPr="002A27F6">
        <w:rPr>
          <w:sz w:val="22"/>
          <w:szCs w:val="22"/>
        </w:rPr>
        <w:t xml:space="preserve">Illustration is the art of making images that work with something and add to it without needing direct attention and without distracting from what they illustrate. The other thing is the focus of the attention, and the illustration's role is to add personality and character without competing with that other thing. </w:t>
      </w:r>
    </w:p>
    <w:p w14:paraId="6416DAF9" w14:textId="77777777" w:rsidR="00F20E4F" w:rsidRPr="002A27F6" w:rsidRDefault="00000000">
      <w:pPr>
        <w:pStyle w:val="Heading4"/>
        <w:shd w:val="clear" w:color="auto" w:fill="FFFFFF"/>
        <w:ind w:left="426" w:right="393"/>
        <w:jc w:val="both"/>
        <w:rPr>
          <w:rFonts w:ascii="Times New Roman" w:hAnsi="Times New Roman" w:cs="Times New Roman"/>
          <w:i w:val="0"/>
          <w:iCs w:val="0"/>
          <w:lang w:val="en-IN"/>
        </w:rPr>
      </w:pPr>
      <w:r w:rsidRPr="002A27F6">
        <w:rPr>
          <w:rFonts w:ascii="Times New Roman" w:hAnsi="Times New Roman" w:cs="Times New Roman"/>
          <w:i w:val="0"/>
          <w:iCs w:val="0"/>
          <w:color w:val="auto"/>
          <w:shd w:val="clear" w:color="auto" w:fill="FFFFFF"/>
        </w:rPr>
        <w:lastRenderedPageBreak/>
        <w:t xml:space="preserve">Illustrations have been used in </w:t>
      </w:r>
      <w:r w:rsidRPr="002A27F6">
        <w:rPr>
          <w:rFonts w:ascii="Times New Roman" w:hAnsi="Times New Roman" w:cs="Times New Roman"/>
          <w:rPrChange w:id="457" w:author="Subhrajit Nandy" w:date="2023-05-23T15:38:00Z">
            <w:rPr/>
          </w:rPrChange>
        </w:rPr>
        <w:fldChar w:fldCharType="begin"/>
      </w:r>
      <w:r w:rsidRPr="002A27F6">
        <w:rPr>
          <w:rFonts w:ascii="Times New Roman" w:hAnsi="Times New Roman" w:cs="Times New Roman"/>
          <w:rPrChange w:id="458" w:author="Subhrajit Nandy" w:date="2023-05-23T15:38:00Z">
            <w:rPr/>
          </w:rPrChange>
        </w:rPr>
        <w:instrText>HYPERLINK "https://en.wikipedia.org/wiki/Advertisement"</w:instrText>
      </w:r>
      <w:r w:rsidRPr="00110C7F">
        <w:rPr>
          <w:rFonts w:ascii="Times New Roman" w:hAnsi="Times New Roman" w:cs="Times New Roman"/>
        </w:rPr>
      </w:r>
      <w:r w:rsidRPr="002A27F6">
        <w:rPr>
          <w:rPrChange w:id="459" w:author="Subhrajit Nandy" w:date="2023-05-23T15:38:00Z">
            <w:rPr>
              <w:rStyle w:val="Hyperlink"/>
              <w:rFonts w:ascii="Times New Roman" w:hAnsi="Times New Roman" w:cs="Times New Roman"/>
              <w:i w:val="0"/>
              <w:iCs w:val="0"/>
              <w:color w:val="auto"/>
              <w:u w:val="none"/>
              <w:shd w:val="clear" w:color="auto" w:fill="FFFFFF"/>
            </w:rPr>
          </w:rPrChange>
        </w:rPr>
        <w:fldChar w:fldCharType="separate"/>
      </w:r>
      <w:r w:rsidRPr="002A27F6">
        <w:rPr>
          <w:rStyle w:val="Hyperlink"/>
          <w:rFonts w:ascii="Times New Roman" w:hAnsi="Times New Roman" w:cs="Times New Roman"/>
          <w:i w:val="0"/>
          <w:iCs w:val="0"/>
          <w:color w:val="auto"/>
          <w:u w:val="none"/>
          <w:shd w:val="clear" w:color="auto" w:fill="FFFFFF"/>
        </w:rPr>
        <w:t>advertisements</w:t>
      </w:r>
      <w:r w:rsidRPr="002A27F6">
        <w:rPr>
          <w:rStyle w:val="Hyperlink"/>
          <w:rFonts w:ascii="Times New Roman" w:hAnsi="Times New Roman" w:cs="Times New Roman"/>
          <w:i w:val="0"/>
          <w:iCs w:val="0"/>
          <w:color w:val="auto"/>
          <w:u w:val="none"/>
          <w:shd w:val="clear" w:color="auto" w:fill="FFFFFF"/>
        </w:rPr>
        <w:fldChar w:fldCharType="end"/>
      </w:r>
      <w:r w:rsidRPr="002A27F6">
        <w:rPr>
          <w:rFonts w:ascii="Times New Roman" w:hAnsi="Times New Roman" w:cs="Times New Roman"/>
          <w:i w:val="0"/>
          <w:iCs w:val="0"/>
          <w:color w:val="auto"/>
          <w:shd w:val="clear" w:color="auto" w:fill="FFFFFF"/>
        </w:rPr>
        <w:t xml:space="preserve">, </w:t>
      </w:r>
      <w:r w:rsidRPr="002A27F6">
        <w:rPr>
          <w:rFonts w:ascii="Times New Roman" w:hAnsi="Times New Roman" w:cs="Times New Roman"/>
          <w:rPrChange w:id="460" w:author="Subhrajit Nandy" w:date="2023-05-23T15:38:00Z">
            <w:rPr/>
          </w:rPrChange>
        </w:rPr>
        <w:fldChar w:fldCharType="begin"/>
      </w:r>
      <w:r w:rsidRPr="002A27F6">
        <w:rPr>
          <w:rFonts w:ascii="Times New Roman" w:hAnsi="Times New Roman" w:cs="Times New Roman"/>
          <w:rPrChange w:id="461" w:author="Subhrajit Nandy" w:date="2023-05-23T15:38:00Z">
            <w:rPr/>
          </w:rPrChange>
        </w:rPr>
        <w:instrText>HYPERLINK "https://en.wikipedia.org/wiki/Architectural_rendering"</w:instrText>
      </w:r>
      <w:r w:rsidRPr="00110C7F">
        <w:rPr>
          <w:rFonts w:ascii="Times New Roman" w:hAnsi="Times New Roman" w:cs="Times New Roman"/>
        </w:rPr>
      </w:r>
      <w:r w:rsidRPr="002A27F6">
        <w:rPr>
          <w:rPrChange w:id="462" w:author="Subhrajit Nandy" w:date="2023-05-23T15:38:00Z">
            <w:rPr>
              <w:rStyle w:val="Hyperlink"/>
              <w:rFonts w:ascii="Times New Roman" w:hAnsi="Times New Roman" w:cs="Times New Roman"/>
              <w:i w:val="0"/>
              <w:iCs w:val="0"/>
              <w:color w:val="auto"/>
              <w:u w:val="none"/>
              <w:shd w:val="clear" w:color="auto" w:fill="FFFFFF"/>
            </w:rPr>
          </w:rPrChange>
        </w:rPr>
        <w:fldChar w:fldCharType="separate"/>
      </w:r>
      <w:r w:rsidRPr="002A27F6">
        <w:rPr>
          <w:rStyle w:val="Hyperlink"/>
          <w:rFonts w:ascii="Times New Roman" w:hAnsi="Times New Roman" w:cs="Times New Roman"/>
          <w:i w:val="0"/>
          <w:iCs w:val="0"/>
          <w:color w:val="auto"/>
          <w:u w:val="none"/>
          <w:shd w:val="clear" w:color="auto" w:fill="FFFFFF"/>
        </w:rPr>
        <w:t>architectural rendering</w:t>
      </w:r>
      <w:r w:rsidRPr="002A27F6">
        <w:rPr>
          <w:rStyle w:val="Hyperlink"/>
          <w:rFonts w:ascii="Times New Roman" w:hAnsi="Times New Roman" w:cs="Times New Roman"/>
          <w:i w:val="0"/>
          <w:iCs w:val="0"/>
          <w:color w:val="auto"/>
          <w:u w:val="none"/>
          <w:shd w:val="clear" w:color="auto" w:fill="FFFFFF"/>
        </w:rPr>
        <w:fldChar w:fldCharType="end"/>
      </w:r>
      <w:r w:rsidRPr="002A27F6">
        <w:rPr>
          <w:rFonts w:ascii="Times New Roman" w:hAnsi="Times New Roman" w:cs="Times New Roman"/>
          <w:i w:val="0"/>
          <w:iCs w:val="0"/>
          <w:color w:val="auto"/>
          <w:shd w:val="clear" w:color="auto" w:fill="FFFFFF"/>
        </w:rPr>
        <w:t xml:space="preserve">, </w:t>
      </w:r>
      <w:r w:rsidRPr="002A27F6">
        <w:rPr>
          <w:rFonts w:ascii="Times New Roman" w:hAnsi="Times New Roman" w:cs="Times New Roman"/>
          <w:rPrChange w:id="463" w:author="Subhrajit Nandy" w:date="2023-05-23T15:38:00Z">
            <w:rPr/>
          </w:rPrChange>
        </w:rPr>
        <w:fldChar w:fldCharType="begin"/>
      </w:r>
      <w:r w:rsidRPr="002A27F6">
        <w:rPr>
          <w:rFonts w:ascii="Times New Roman" w:hAnsi="Times New Roman" w:cs="Times New Roman"/>
          <w:rPrChange w:id="464" w:author="Subhrajit Nandy" w:date="2023-05-23T15:38:00Z">
            <w:rPr/>
          </w:rPrChange>
        </w:rPr>
        <w:instrText>HYPERLINK "https://en.wikipedia.org/wiki/Greeting_card"</w:instrText>
      </w:r>
      <w:r w:rsidRPr="00110C7F">
        <w:rPr>
          <w:rFonts w:ascii="Times New Roman" w:hAnsi="Times New Roman" w:cs="Times New Roman"/>
        </w:rPr>
      </w:r>
      <w:r w:rsidRPr="002A27F6">
        <w:rPr>
          <w:rPrChange w:id="465" w:author="Subhrajit Nandy" w:date="2023-05-23T15:38:00Z">
            <w:rPr>
              <w:rStyle w:val="Hyperlink"/>
              <w:rFonts w:ascii="Times New Roman" w:hAnsi="Times New Roman" w:cs="Times New Roman"/>
              <w:i w:val="0"/>
              <w:iCs w:val="0"/>
              <w:color w:val="auto"/>
              <w:u w:val="none"/>
              <w:shd w:val="clear" w:color="auto" w:fill="FFFFFF"/>
            </w:rPr>
          </w:rPrChange>
        </w:rPr>
        <w:fldChar w:fldCharType="separate"/>
      </w:r>
      <w:r w:rsidRPr="002A27F6">
        <w:rPr>
          <w:rStyle w:val="Hyperlink"/>
          <w:rFonts w:ascii="Times New Roman" w:hAnsi="Times New Roman" w:cs="Times New Roman"/>
          <w:i w:val="0"/>
          <w:iCs w:val="0"/>
          <w:color w:val="auto"/>
          <w:u w:val="none"/>
          <w:shd w:val="clear" w:color="auto" w:fill="FFFFFF"/>
        </w:rPr>
        <w:t>greeting cards</w:t>
      </w:r>
      <w:r w:rsidRPr="002A27F6">
        <w:rPr>
          <w:rStyle w:val="Hyperlink"/>
          <w:rFonts w:ascii="Times New Roman" w:hAnsi="Times New Roman" w:cs="Times New Roman"/>
          <w:i w:val="0"/>
          <w:iCs w:val="0"/>
          <w:color w:val="auto"/>
          <w:u w:val="none"/>
          <w:shd w:val="clear" w:color="auto" w:fill="FFFFFF"/>
        </w:rPr>
        <w:fldChar w:fldCharType="end"/>
      </w:r>
      <w:r w:rsidRPr="002A27F6">
        <w:rPr>
          <w:rFonts w:ascii="Times New Roman" w:hAnsi="Times New Roman" w:cs="Times New Roman"/>
          <w:i w:val="0"/>
          <w:iCs w:val="0"/>
          <w:color w:val="auto"/>
          <w:shd w:val="clear" w:color="auto" w:fill="FFFFFF"/>
        </w:rPr>
        <w:t xml:space="preserve">, </w:t>
      </w:r>
      <w:r w:rsidRPr="002A27F6">
        <w:rPr>
          <w:rFonts w:ascii="Times New Roman" w:hAnsi="Times New Roman" w:cs="Times New Roman"/>
          <w:rPrChange w:id="466" w:author="Subhrajit Nandy" w:date="2023-05-23T15:38:00Z">
            <w:rPr/>
          </w:rPrChange>
        </w:rPr>
        <w:fldChar w:fldCharType="begin"/>
      </w:r>
      <w:r w:rsidRPr="002A27F6">
        <w:rPr>
          <w:rFonts w:ascii="Times New Roman" w:hAnsi="Times New Roman" w:cs="Times New Roman"/>
          <w:rPrChange w:id="467" w:author="Subhrajit Nandy" w:date="2023-05-23T15:38:00Z">
            <w:rPr/>
          </w:rPrChange>
        </w:rPr>
        <w:instrText>HYPERLINK "https://en.wikipedia.org/wiki/Poster"</w:instrText>
      </w:r>
      <w:r w:rsidRPr="00110C7F">
        <w:rPr>
          <w:rFonts w:ascii="Times New Roman" w:hAnsi="Times New Roman" w:cs="Times New Roman"/>
        </w:rPr>
      </w:r>
      <w:r w:rsidRPr="002A27F6">
        <w:rPr>
          <w:rPrChange w:id="468" w:author="Subhrajit Nandy" w:date="2023-05-23T15:38:00Z">
            <w:rPr>
              <w:rStyle w:val="Hyperlink"/>
              <w:rFonts w:ascii="Times New Roman" w:hAnsi="Times New Roman" w:cs="Times New Roman"/>
              <w:i w:val="0"/>
              <w:iCs w:val="0"/>
              <w:color w:val="auto"/>
              <w:u w:val="none"/>
              <w:shd w:val="clear" w:color="auto" w:fill="FFFFFF"/>
            </w:rPr>
          </w:rPrChange>
        </w:rPr>
        <w:fldChar w:fldCharType="separate"/>
      </w:r>
      <w:r w:rsidRPr="002A27F6">
        <w:rPr>
          <w:rStyle w:val="Hyperlink"/>
          <w:rFonts w:ascii="Times New Roman" w:hAnsi="Times New Roman" w:cs="Times New Roman"/>
          <w:i w:val="0"/>
          <w:iCs w:val="0"/>
          <w:color w:val="auto"/>
          <w:u w:val="none"/>
          <w:shd w:val="clear" w:color="auto" w:fill="FFFFFF"/>
        </w:rPr>
        <w:t>posters</w:t>
      </w:r>
      <w:r w:rsidRPr="002A27F6">
        <w:rPr>
          <w:rStyle w:val="Hyperlink"/>
          <w:rFonts w:ascii="Times New Roman" w:hAnsi="Times New Roman" w:cs="Times New Roman"/>
          <w:i w:val="0"/>
          <w:iCs w:val="0"/>
          <w:color w:val="auto"/>
          <w:u w:val="none"/>
          <w:shd w:val="clear" w:color="auto" w:fill="FFFFFF"/>
        </w:rPr>
        <w:fldChar w:fldCharType="end"/>
      </w:r>
      <w:r w:rsidRPr="002A27F6">
        <w:rPr>
          <w:rFonts w:ascii="Times New Roman" w:hAnsi="Times New Roman" w:cs="Times New Roman"/>
          <w:i w:val="0"/>
          <w:iCs w:val="0"/>
          <w:color w:val="auto"/>
          <w:shd w:val="clear" w:color="auto" w:fill="FFFFFF"/>
        </w:rPr>
        <w:t xml:space="preserve">, </w:t>
      </w:r>
      <w:r w:rsidRPr="002A27F6">
        <w:rPr>
          <w:rFonts w:ascii="Times New Roman" w:hAnsi="Times New Roman" w:cs="Times New Roman"/>
          <w:rPrChange w:id="469" w:author="Subhrajit Nandy" w:date="2023-05-23T15:38:00Z">
            <w:rPr/>
          </w:rPrChange>
        </w:rPr>
        <w:fldChar w:fldCharType="begin"/>
      </w:r>
      <w:r w:rsidRPr="002A27F6">
        <w:rPr>
          <w:rFonts w:ascii="Times New Roman" w:hAnsi="Times New Roman" w:cs="Times New Roman"/>
          <w:rPrChange w:id="470" w:author="Subhrajit Nandy" w:date="2023-05-23T15:38:00Z">
            <w:rPr/>
          </w:rPrChange>
        </w:rPr>
        <w:instrText>HYPERLINK "https://en.wikipedia.org/wiki/Book"</w:instrText>
      </w:r>
      <w:r w:rsidRPr="00110C7F">
        <w:rPr>
          <w:rFonts w:ascii="Times New Roman" w:hAnsi="Times New Roman" w:cs="Times New Roman"/>
        </w:rPr>
      </w:r>
      <w:r w:rsidRPr="002A27F6">
        <w:rPr>
          <w:rPrChange w:id="471" w:author="Subhrajit Nandy" w:date="2023-05-23T15:38:00Z">
            <w:rPr>
              <w:rStyle w:val="Hyperlink"/>
              <w:rFonts w:ascii="Times New Roman" w:hAnsi="Times New Roman" w:cs="Times New Roman"/>
              <w:i w:val="0"/>
              <w:iCs w:val="0"/>
              <w:color w:val="auto"/>
              <w:u w:val="none"/>
              <w:shd w:val="clear" w:color="auto" w:fill="FFFFFF"/>
            </w:rPr>
          </w:rPrChange>
        </w:rPr>
        <w:fldChar w:fldCharType="separate"/>
      </w:r>
      <w:r w:rsidRPr="002A27F6">
        <w:rPr>
          <w:rStyle w:val="Hyperlink"/>
          <w:rFonts w:ascii="Times New Roman" w:hAnsi="Times New Roman" w:cs="Times New Roman"/>
          <w:i w:val="0"/>
          <w:iCs w:val="0"/>
          <w:color w:val="auto"/>
          <w:u w:val="none"/>
          <w:shd w:val="clear" w:color="auto" w:fill="FFFFFF"/>
        </w:rPr>
        <w:t>books</w:t>
      </w:r>
      <w:r w:rsidRPr="002A27F6">
        <w:rPr>
          <w:rStyle w:val="Hyperlink"/>
          <w:rFonts w:ascii="Times New Roman" w:hAnsi="Times New Roman" w:cs="Times New Roman"/>
          <w:i w:val="0"/>
          <w:iCs w:val="0"/>
          <w:color w:val="auto"/>
          <w:u w:val="none"/>
          <w:shd w:val="clear" w:color="auto" w:fill="FFFFFF"/>
        </w:rPr>
        <w:fldChar w:fldCharType="end"/>
      </w:r>
      <w:r w:rsidRPr="002A27F6">
        <w:rPr>
          <w:rFonts w:ascii="Times New Roman" w:hAnsi="Times New Roman" w:cs="Times New Roman"/>
          <w:i w:val="0"/>
          <w:iCs w:val="0"/>
          <w:color w:val="auto"/>
          <w:shd w:val="clear" w:color="auto" w:fill="FFFFFF"/>
        </w:rPr>
        <w:t xml:space="preserve">, </w:t>
      </w:r>
      <w:r w:rsidRPr="002A27F6">
        <w:rPr>
          <w:rFonts w:ascii="Times New Roman" w:hAnsi="Times New Roman" w:cs="Times New Roman"/>
          <w:rPrChange w:id="472" w:author="Subhrajit Nandy" w:date="2023-05-23T15:38:00Z">
            <w:rPr/>
          </w:rPrChange>
        </w:rPr>
        <w:fldChar w:fldCharType="begin"/>
      </w:r>
      <w:r w:rsidRPr="002A27F6">
        <w:rPr>
          <w:rFonts w:ascii="Times New Roman" w:hAnsi="Times New Roman" w:cs="Times New Roman"/>
          <w:rPrChange w:id="473" w:author="Subhrajit Nandy" w:date="2023-05-23T15:38:00Z">
            <w:rPr/>
          </w:rPrChange>
        </w:rPr>
        <w:instrText>HYPERLINK "https://en.wikipedia.org/wiki/Graphic_novel"</w:instrText>
      </w:r>
      <w:r w:rsidRPr="00110C7F">
        <w:rPr>
          <w:rFonts w:ascii="Times New Roman" w:hAnsi="Times New Roman" w:cs="Times New Roman"/>
        </w:rPr>
      </w:r>
      <w:r w:rsidRPr="002A27F6">
        <w:rPr>
          <w:rPrChange w:id="474" w:author="Subhrajit Nandy" w:date="2023-05-23T15:38:00Z">
            <w:rPr>
              <w:rStyle w:val="Hyperlink"/>
              <w:rFonts w:ascii="Times New Roman" w:hAnsi="Times New Roman" w:cs="Times New Roman"/>
              <w:i w:val="0"/>
              <w:iCs w:val="0"/>
              <w:color w:val="auto"/>
              <w:u w:val="none"/>
              <w:shd w:val="clear" w:color="auto" w:fill="FFFFFF"/>
            </w:rPr>
          </w:rPrChange>
        </w:rPr>
        <w:fldChar w:fldCharType="separate"/>
      </w:r>
      <w:r w:rsidRPr="002A27F6">
        <w:rPr>
          <w:rStyle w:val="Hyperlink"/>
          <w:rFonts w:ascii="Times New Roman" w:hAnsi="Times New Roman" w:cs="Times New Roman"/>
          <w:i w:val="0"/>
          <w:iCs w:val="0"/>
          <w:color w:val="auto"/>
          <w:u w:val="none"/>
          <w:shd w:val="clear" w:color="auto" w:fill="FFFFFF"/>
        </w:rPr>
        <w:t>graphic novels</w:t>
      </w:r>
      <w:r w:rsidRPr="002A27F6">
        <w:rPr>
          <w:rStyle w:val="Hyperlink"/>
          <w:rFonts w:ascii="Times New Roman" w:hAnsi="Times New Roman" w:cs="Times New Roman"/>
          <w:i w:val="0"/>
          <w:iCs w:val="0"/>
          <w:color w:val="auto"/>
          <w:u w:val="none"/>
          <w:shd w:val="clear" w:color="auto" w:fill="FFFFFF"/>
        </w:rPr>
        <w:fldChar w:fldCharType="end"/>
      </w:r>
      <w:r w:rsidRPr="002A27F6">
        <w:rPr>
          <w:rFonts w:ascii="Times New Roman" w:hAnsi="Times New Roman" w:cs="Times New Roman"/>
          <w:i w:val="0"/>
          <w:iCs w:val="0"/>
          <w:color w:val="auto"/>
          <w:shd w:val="clear" w:color="auto" w:fill="FFFFFF"/>
        </w:rPr>
        <w:t xml:space="preserve">, </w:t>
      </w:r>
      <w:r w:rsidRPr="002A27F6">
        <w:rPr>
          <w:rFonts w:ascii="Times New Roman" w:hAnsi="Times New Roman" w:cs="Times New Roman"/>
          <w:rPrChange w:id="475" w:author="Subhrajit Nandy" w:date="2023-05-23T15:38:00Z">
            <w:rPr/>
          </w:rPrChange>
        </w:rPr>
        <w:fldChar w:fldCharType="begin"/>
      </w:r>
      <w:r w:rsidRPr="002A27F6">
        <w:rPr>
          <w:rFonts w:ascii="Times New Roman" w:hAnsi="Times New Roman" w:cs="Times New Roman"/>
          <w:rPrChange w:id="476" w:author="Subhrajit Nandy" w:date="2023-05-23T15:38:00Z">
            <w:rPr/>
          </w:rPrChange>
        </w:rPr>
        <w:instrText>HYPERLINK "https://en.wikipedia.org/wiki/Storyboards"</w:instrText>
      </w:r>
      <w:r w:rsidRPr="00110C7F">
        <w:rPr>
          <w:rFonts w:ascii="Times New Roman" w:hAnsi="Times New Roman" w:cs="Times New Roman"/>
        </w:rPr>
      </w:r>
      <w:r w:rsidRPr="002A27F6">
        <w:rPr>
          <w:rPrChange w:id="477" w:author="Subhrajit Nandy" w:date="2023-05-23T15:38:00Z">
            <w:rPr>
              <w:rStyle w:val="Hyperlink"/>
              <w:rFonts w:ascii="Times New Roman" w:hAnsi="Times New Roman" w:cs="Times New Roman"/>
              <w:i w:val="0"/>
              <w:iCs w:val="0"/>
              <w:color w:val="auto"/>
              <w:u w:val="none"/>
              <w:shd w:val="clear" w:color="auto" w:fill="FFFFFF"/>
            </w:rPr>
          </w:rPrChange>
        </w:rPr>
        <w:fldChar w:fldCharType="separate"/>
      </w:r>
      <w:r w:rsidRPr="002A27F6">
        <w:rPr>
          <w:rStyle w:val="Hyperlink"/>
          <w:rFonts w:ascii="Times New Roman" w:hAnsi="Times New Roman" w:cs="Times New Roman"/>
          <w:i w:val="0"/>
          <w:iCs w:val="0"/>
          <w:color w:val="auto"/>
          <w:u w:val="none"/>
          <w:shd w:val="clear" w:color="auto" w:fill="FFFFFF"/>
        </w:rPr>
        <w:t>storyboards</w:t>
      </w:r>
      <w:r w:rsidRPr="002A27F6">
        <w:rPr>
          <w:rStyle w:val="Hyperlink"/>
          <w:rFonts w:ascii="Times New Roman" w:hAnsi="Times New Roman" w:cs="Times New Roman"/>
          <w:i w:val="0"/>
          <w:iCs w:val="0"/>
          <w:color w:val="auto"/>
          <w:u w:val="none"/>
          <w:shd w:val="clear" w:color="auto" w:fill="FFFFFF"/>
        </w:rPr>
        <w:fldChar w:fldCharType="end"/>
      </w:r>
      <w:r w:rsidRPr="002A27F6">
        <w:rPr>
          <w:rFonts w:ascii="Times New Roman" w:hAnsi="Times New Roman" w:cs="Times New Roman"/>
          <w:i w:val="0"/>
          <w:iCs w:val="0"/>
          <w:color w:val="auto"/>
          <w:shd w:val="clear" w:color="auto" w:fill="FFFFFF"/>
        </w:rPr>
        <w:t xml:space="preserve">, </w:t>
      </w:r>
      <w:r w:rsidRPr="002A27F6">
        <w:rPr>
          <w:rFonts w:ascii="Times New Roman" w:hAnsi="Times New Roman" w:cs="Times New Roman"/>
          <w:rPrChange w:id="478" w:author="Subhrajit Nandy" w:date="2023-05-23T15:38:00Z">
            <w:rPr/>
          </w:rPrChange>
        </w:rPr>
        <w:fldChar w:fldCharType="begin"/>
      </w:r>
      <w:r w:rsidRPr="002A27F6">
        <w:rPr>
          <w:rFonts w:ascii="Times New Roman" w:hAnsi="Times New Roman" w:cs="Times New Roman"/>
          <w:rPrChange w:id="479" w:author="Subhrajit Nandy" w:date="2023-05-23T15:38:00Z">
            <w:rPr/>
          </w:rPrChange>
        </w:rPr>
        <w:instrText>HYPERLINK "https://en.wikipedia.org/wiki/Business"</w:instrText>
      </w:r>
      <w:r w:rsidRPr="00110C7F">
        <w:rPr>
          <w:rFonts w:ascii="Times New Roman" w:hAnsi="Times New Roman" w:cs="Times New Roman"/>
        </w:rPr>
      </w:r>
      <w:r w:rsidRPr="002A27F6">
        <w:rPr>
          <w:rPrChange w:id="480" w:author="Subhrajit Nandy" w:date="2023-05-23T15:38:00Z">
            <w:rPr>
              <w:rStyle w:val="Hyperlink"/>
              <w:rFonts w:ascii="Times New Roman" w:hAnsi="Times New Roman" w:cs="Times New Roman"/>
              <w:i w:val="0"/>
              <w:iCs w:val="0"/>
              <w:color w:val="auto"/>
              <w:u w:val="none"/>
              <w:shd w:val="clear" w:color="auto" w:fill="FFFFFF"/>
            </w:rPr>
          </w:rPrChange>
        </w:rPr>
        <w:fldChar w:fldCharType="separate"/>
      </w:r>
      <w:r w:rsidRPr="002A27F6">
        <w:rPr>
          <w:rStyle w:val="Hyperlink"/>
          <w:rFonts w:ascii="Times New Roman" w:hAnsi="Times New Roman" w:cs="Times New Roman"/>
          <w:i w:val="0"/>
          <w:iCs w:val="0"/>
          <w:color w:val="auto"/>
          <w:u w:val="none"/>
          <w:shd w:val="clear" w:color="auto" w:fill="FFFFFF"/>
        </w:rPr>
        <w:t>business</w:t>
      </w:r>
      <w:r w:rsidRPr="002A27F6">
        <w:rPr>
          <w:rStyle w:val="Hyperlink"/>
          <w:rFonts w:ascii="Times New Roman" w:hAnsi="Times New Roman" w:cs="Times New Roman"/>
          <w:i w:val="0"/>
          <w:iCs w:val="0"/>
          <w:color w:val="auto"/>
          <w:u w:val="none"/>
          <w:shd w:val="clear" w:color="auto" w:fill="FFFFFF"/>
        </w:rPr>
        <w:fldChar w:fldCharType="end"/>
      </w:r>
      <w:r w:rsidRPr="002A27F6">
        <w:rPr>
          <w:rFonts w:ascii="Times New Roman" w:hAnsi="Times New Roman" w:cs="Times New Roman"/>
          <w:i w:val="0"/>
          <w:iCs w:val="0"/>
          <w:color w:val="auto"/>
          <w:shd w:val="clear" w:color="auto" w:fill="FFFFFF"/>
        </w:rPr>
        <w:t xml:space="preserve">, </w:t>
      </w:r>
      <w:r w:rsidRPr="002A27F6">
        <w:rPr>
          <w:rFonts w:ascii="Times New Roman" w:hAnsi="Times New Roman" w:cs="Times New Roman"/>
          <w:rPrChange w:id="481" w:author="Subhrajit Nandy" w:date="2023-05-23T15:38:00Z">
            <w:rPr/>
          </w:rPrChange>
        </w:rPr>
        <w:fldChar w:fldCharType="begin"/>
      </w:r>
      <w:r w:rsidRPr="002A27F6">
        <w:rPr>
          <w:rFonts w:ascii="Times New Roman" w:hAnsi="Times New Roman" w:cs="Times New Roman"/>
          <w:rPrChange w:id="482" w:author="Subhrajit Nandy" w:date="2023-05-23T15:38:00Z">
            <w:rPr/>
          </w:rPrChange>
        </w:rPr>
        <w:instrText>HYPERLINK "https://en.wikipedia.org/wiki/Technical_communication"</w:instrText>
      </w:r>
      <w:r w:rsidRPr="00110C7F">
        <w:rPr>
          <w:rFonts w:ascii="Times New Roman" w:hAnsi="Times New Roman" w:cs="Times New Roman"/>
        </w:rPr>
      </w:r>
      <w:r w:rsidRPr="002A27F6">
        <w:rPr>
          <w:rPrChange w:id="483" w:author="Subhrajit Nandy" w:date="2023-05-23T15:38:00Z">
            <w:rPr>
              <w:rStyle w:val="Hyperlink"/>
              <w:rFonts w:ascii="Times New Roman" w:hAnsi="Times New Roman" w:cs="Times New Roman"/>
              <w:i w:val="0"/>
              <w:iCs w:val="0"/>
              <w:color w:val="auto"/>
              <w:u w:val="none"/>
              <w:shd w:val="clear" w:color="auto" w:fill="FFFFFF"/>
            </w:rPr>
          </w:rPrChange>
        </w:rPr>
        <w:fldChar w:fldCharType="separate"/>
      </w:r>
      <w:r w:rsidRPr="002A27F6">
        <w:rPr>
          <w:rStyle w:val="Hyperlink"/>
          <w:rFonts w:ascii="Times New Roman" w:hAnsi="Times New Roman" w:cs="Times New Roman"/>
          <w:i w:val="0"/>
          <w:iCs w:val="0"/>
          <w:color w:val="auto"/>
          <w:u w:val="none"/>
          <w:shd w:val="clear" w:color="auto" w:fill="FFFFFF"/>
        </w:rPr>
        <w:t>technical communications</w:t>
      </w:r>
      <w:r w:rsidRPr="002A27F6">
        <w:rPr>
          <w:rStyle w:val="Hyperlink"/>
          <w:rFonts w:ascii="Times New Roman" w:hAnsi="Times New Roman" w:cs="Times New Roman"/>
          <w:i w:val="0"/>
          <w:iCs w:val="0"/>
          <w:color w:val="auto"/>
          <w:u w:val="none"/>
          <w:shd w:val="clear" w:color="auto" w:fill="FFFFFF"/>
        </w:rPr>
        <w:fldChar w:fldCharType="end"/>
      </w:r>
      <w:r w:rsidRPr="002A27F6">
        <w:rPr>
          <w:rFonts w:ascii="Times New Roman" w:hAnsi="Times New Roman" w:cs="Times New Roman"/>
          <w:i w:val="0"/>
          <w:iCs w:val="0"/>
          <w:color w:val="auto"/>
          <w:shd w:val="clear" w:color="auto" w:fill="FFFFFF"/>
        </w:rPr>
        <w:t xml:space="preserve">, </w:t>
      </w:r>
      <w:r w:rsidRPr="002A27F6">
        <w:rPr>
          <w:rFonts w:ascii="Times New Roman" w:hAnsi="Times New Roman" w:cs="Times New Roman"/>
          <w:rPrChange w:id="484" w:author="Subhrajit Nandy" w:date="2023-05-23T15:38:00Z">
            <w:rPr/>
          </w:rPrChange>
        </w:rPr>
        <w:fldChar w:fldCharType="begin"/>
      </w:r>
      <w:r w:rsidRPr="002A27F6">
        <w:rPr>
          <w:rFonts w:ascii="Times New Roman" w:hAnsi="Times New Roman" w:cs="Times New Roman"/>
          <w:rPrChange w:id="485" w:author="Subhrajit Nandy" w:date="2023-05-23T15:38:00Z">
            <w:rPr/>
          </w:rPrChange>
        </w:rPr>
        <w:instrText>HYPERLINK "https://en.wikipedia.org/wiki/Magazine"</w:instrText>
      </w:r>
      <w:r w:rsidRPr="00110C7F">
        <w:rPr>
          <w:rFonts w:ascii="Times New Roman" w:hAnsi="Times New Roman" w:cs="Times New Roman"/>
        </w:rPr>
      </w:r>
      <w:r w:rsidRPr="002A27F6">
        <w:rPr>
          <w:rPrChange w:id="486" w:author="Subhrajit Nandy" w:date="2023-05-23T15:38:00Z">
            <w:rPr>
              <w:rStyle w:val="Hyperlink"/>
              <w:rFonts w:ascii="Times New Roman" w:hAnsi="Times New Roman" w:cs="Times New Roman"/>
              <w:i w:val="0"/>
              <w:iCs w:val="0"/>
              <w:color w:val="auto"/>
              <w:u w:val="none"/>
              <w:shd w:val="clear" w:color="auto" w:fill="FFFFFF"/>
            </w:rPr>
          </w:rPrChange>
        </w:rPr>
        <w:fldChar w:fldCharType="separate"/>
      </w:r>
      <w:r w:rsidRPr="002A27F6">
        <w:rPr>
          <w:rStyle w:val="Hyperlink"/>
          <w:rFonts w:ascii="Times New Roman" w:hAnsi="Times New Roman" w:cs="Times New Roman"/>
          <w:i w:val="0"/>
          <w:iCs w:val="0"/>
          <w:color w:val="auto"/>
          <w:u w:val="none"/>
          <w:shd w:val="clear" w:color="auto" w:fill="FFFFFF"/>
        </w:rPr>
        <w:t>magazines</w:t>
      </w:r>
      <w:r w:rsidRPr="002A27F6">
        <w:rPr>
          <w:rStyle w:val="Hyperlink"/>
          <w:rFonts w:ascii="Times New Roman" w:hAnsi="Times New Roman" w:cs="Times New Roman"/>
          <w:i w:val="0"/>
          <w:iCs w:val="0"/>
          <w:color w:val="auto"/>
          <w:u w:val="none"/>
          <w:shd w:val="clear" w:color="auto" w:fill="FFFFFF"/>
        </w:rPr>
        <w:fldChar w:fldCharType="end"/>
      </w:r>
      <w:r w:rsidRPr="002A27F6">
        <w:rPr>
          <w:rFonts w:ascii="Times New Roman" w:hAnsi="Times New Roman" w:cs="Times New Roman"/>
          <w:i w:val="0"/>
          <w:iCs w:val="0"/>
          <w:color w:val="auto"/>
          <w:shd w:val="clear" w:color="auto" w:fill="FFFFFF"/>
        </w:rPr>
        <w:t xml:space="preserve">, </w:t>
      </w:r>
      <w:r w:rsidRPr="002A27F6">
        <w:rPr>
          <w:rFonts w:ascii="Times New Roman" w:hAnsi="Times New Roman" w:cs="Times New Roman"/>
          <w:rPrChange w:id="487" w:author="Subhrajit Nandy" w:date="2023-05-23T15:38:00Z">
            <w:rPr/>
          </w:rPrChange>
        </w:rPr>
        <w:fldChar w:fldCharType="begin"/>
      </w:r>
      <w:r w:rsidRPr="002A27F6">
        <w:rPr>
          <w:rFonts w:ascii="Times New Roman" w:hAnsi="Times New Roman" w:cs="Times New Roman"/>
          <w:rPrChange w:id="488" w:author="Subhrajit Nandy" w:date="2023-05-23T15:38:00Z">
            <w:rPr/>
          </w:rPrChange>
        </w:rPr>
        <w:instrText>HYPERLINK "https://en.wikipedia.org/wiki/Shirts"</w:instrText>
      </w:r>
      <w:r w:rsidRPr="00110C7F">
        <w:rPr>
          <w:rFonts w:ascii="Times New Roman" w:hAnsi="Times New Roman" w:cs="Times New Roman"/>
        </w:rPr>
      </w:r>
      <w:r w:rsidRPr="002A27F6">
        <w:rPr>
          <w:rPrChange w:id="489" w:author="Subhrajit Nandy" w:date="2023-05-23T15:38:00Z">
            <w:rPr>
              <w:rStyle w:val="Hyperlink"/>
              <w:rFonts w:ascii="Times New Roman" w:hAnsi="Times New Roman" w:cs="Times New Roman"/>
              <w:i w:val="0"/>
              <w:iCs w:val="0"/>
              <w:color w:val="auto"/>
              <w:u w:val="none"/>
              <w:shd w:val="clear" w:color="auto" w:fill="FFFFFF"/>
            </w:rPr>
          </w:rPrChange>
        </w:rPr>
        <w:fldChar w:fldCharType="separate"/>
      </w:r>
      <w:r w:rsidRPr="002A27F6">
        <w:rPr>
          <w:rStyle w:val="Hyperlink"/>
          <w:rFonts w:ascii="Times New Roman" w:hAnsi="Times New Roman" w:cs="Times New Roman"/>
          <w:i w:val="0"/>
          <w:iCs w:val="0"/>
          <w:color w:val="auto"/>
          <w:u w:val="none"/>
          <w:shd w:val="clear" w:color="auto" w:fill="FFFFFF"/>
        </w:rPr>
        <w:t>shirts</w:t>
      </w:r>
      <w:r w:rsidRPr="002A27F6">
        <w:rPr>
          <w:rStyle w:val="Hyperlink"/>
          <w:rFonts w:ascii="Times New Roman" w:hAnsi="Times New Roman" w:cs="Times New Roman"/>
          <w:i w:val="0"/>
          <w:iCs w:val="0"/>
          <w:color w:val="auto"/>
          <w:u w:val="none"/>
          <w:shd w:val="clear" w:color="auto" w:fill="FFFFFF"/>
        </w:rPr>
        <w:fldChar w:fldCharType="end"/>
      </w:r>
      <w:r w:rsidRPr="002A27F6">
        <w:rPr>
          <w:rFonts w:ascii="Times New Roman" w:hAnsi="Times New Roman" w:cs="Times New Roman"/>
          <w:i w:val="0"/>
          <w:iCs w:val="0"/>
          <w:color w:val="auto"/>
          <w:shd w:val="clear" w:color="auto" w:fill="FFFFFF"/>
        </w:rPr>
        <w:t xml:space="preserve">, </w:t>
      </w:r>
      <w:r w:rsidRPr="002A27F6">
        <w:rPr>
          <w:rFonts w:ascii="Times New Roman" w:hAnsi="Times New Roman" w:cs="Times New Roman"/>
          <w:rPrChange w:id="490" w:author="Subhrajit Nandy" w:date="2023-05-23T15:38:00Z">
            <w:rPr/>
          </w:rPrChange>
        </w:rPr>
        <w:fldChar w:fldCharType="begin"/>
      </w:r>
      <w:r w:rsidRPr="002A27F6">
        <w:rPr>
          <w:rFonts w:ascii="Times New Roman" w:hAnsi="Times New Roman" w:cs="Times New Roman"/>
          <w:rPrChange w:id="491" w:author="Subhrajit Nandy" w:date="2023-05-23T15:38:00Z">
            <w:rPr/>
          </w:rPrChange>
        </w:rPr>
        <w:instrText>HYPERLINK "https://en.wikipedia.org/wiki/Video_game"</w:instrText>
      </w:r>
      <w:r w:rsidRPr="00110C7F">
        <w:rPr>
          <w:rFonts w:ascii="Times New Roman" w:hAnsi="Times New Roman" w:cs="Times New Roman"/>
        </w:rPr>
      </w:r>
      <w:r w:rsidRPr="002A27F6">
        <w:rPr>
          <w:rPrChange w:id="492" w:author="Subhrajit Nandy" w:date="2023-05-23T15:38:00Z">
            <w:rPr>
              <w:rStyle w:val="Hyperlink"/>
              <w:rFonts w:ascii="Times New Roman" w:hAnsi="Times New Roman" w:cs="Times New Roman"/>
              <w:i w:val="0"/>
              <w:iCs w:val="0"/>
              <w:color w:val="auto"/>
              <w:u w:val="none"/>
              <w:shd w:val="clear" w:color="auto" w:fill="FFFFFF"/>
            </w:rPr>
          </w:rPrChange>
        </w:rPr>
        <w:fldChar w:fldCharType="separate"/>
      </w:r>
      <w:r w:rsidRPr="002A27F6">
        <w:rPr>
          <w:rStyle w:val="Hyperlink"/>
          <w:rFonts w:ascii="Times New Roman" w:hAnsi="Times New Roman" w:cs="Times New Roman"/>
          <w:i w:val="0"/>
          <w:iCs w:val="0"/>
          <w:color w:val="auto"/>
          <w:u w:val="none"/>
          <w:shd w:val="clear" w:color="auto" w:fill="FFFFFF"/>
        </w:rPr>
        <w:t>video games</w:t>
      </w:r>
      <w:r w:rsidRPr="002A27F6">
        <w:rPr>
          <w:rStyle w:val="Hyperlink"/>
          <w:rFonts w:ascii="Times New Roman" w:hAnsi="Times New Roman" w:cs="Times New Roman"/>
          <w:i w:val="0"/>
          <w:iCs w:val="0"/>
          <w:color w:val="auto"/>
          <w:u w:val="none"/>
          <w:shd w:val="clear" w:color="auto" w:fill="FFFFFF"/>
        </w:rPr>
        <w:fldChar w:fldCharType="end"/>
      </w:r>
      <w:r w:rsidRPr="002A27F6">
        <w:rPr>
          <w:rFonts w:ascii="Times New Roman" w:hAnsi="Times New Roman" w:cs="Times New Roman"/>
          <w:i w:val="0"/>
          <w:iCs w:val="0"/>
          <w:color w:val="auto"/>
          <w:shd w:val="clear" w:color="auto" w:fill="FFFFFF"/>
        </w:rPr>
        <w:t xml:space="preserve">, </w:t>
      </w:r>
      <w:r w:rsidRPr="002A27F6">
        <w:rPr>
          <w:rFonts w:ascii="Times New Roman" w:hAnsi="Times New Roman" w:cs="Times New Roman"/>
          <w:rPrChange w:id="493" w:author="Subhrajit Nandy" w:date="2023-05-23T15:38:00Z">
            <w:rPr/>
          </w:rPrChange>
        </w:rPr>
        <w:fldChar w:fldCharType="begin"/>
      </w:r>
      <w:r w:rsidRPr="002A27F6">
        <w:rPr>
          <w:rFonts w:ascii="Times New Roman" w:hAnsi="Times New Roman" w:cs="Times New Roman"/>
          <w:rPrChange w:id="494" w:author="Subhrajit Nandy" w:date="2023-05-23T15:38:00Z">
            <w:rPr/>
          </w:rPrChange>
        </w:rPr>
        <w:instrText>HYPERLINK "https://en.wikipedia.org/wiki/Tutorial"</w:instrText>
      </w:r>
      <w:r w:rsidRPr="00110C7F">
        <w:rPr>
          <w:rFonts w:ascii="Times New Roman" w:hAnsi="Times New Roman" w:cs="Times New Roman"/>
        </w:rPr>
      </w:r>
      <w:r w:rsidRPr="002A27F6">
        <w:rPr>
          <w:rPrChange w:id="495" w:author="Subhrajit Nandy" w:date="2023-05-23T15:38:00Z">
            <w:rPr>
              <w:rStyle w:val="Hyperlink"/>
              <w:rFonts w:ascii="Times New Roman" w:hAnsi="Times New Roman" w:cs="Times New Roman"/>
              <w:i w:val="0"/>
              <w:iCs w:val="0"/>
              <w:color w:val="auto"/>
              <w:u w:val="none"/>
              <w:shd w:val="clear" w:color="auto" w:fill="FFFFFF"/>
            </w:rPr>
          </w:rPrChange>
        </w:rPr>
        <w:fldChar w:fldCharType="separate"/>
      </w:r>
      <w:r w:rsidRPr="002A27F6">
        <w:rPr>
          <w:rStyle w:val="Hyperlink"/>
          <w:rFonts w:ascii="Times New Roman" w:hAnsi="Times New Roman" w:cs="Times New Roman"/>
          <w:i w:val="0"/>
          <w:iCs w:val="0"/>
          <w:color w:val="auto"/>
          <w:u w:val="none"/>
          <w:shd w:val="clear" w:color="auto" w:fill="FFFFFF"/>
        </w:rPr>
        <w:t>tutorials</w:t>
      </w:r>
      <w:r w:rsidRPr="002A27F6">
        <w:rPr>
          <w:rStyle w:val="Hyperlink"/>
          <w:rFonts w:ascii="Times New Roman" w:hAnsi="Times New Roman" w:cs="Times New Roman"/>
          <w:i w:val="0"/>
          <w:iCs w:val="0"/>
          <w:color w:val="auto"/>
          <w:u w:val="none"/>
          <w:shd w:val="clear" w:color="auto" w:fill="FFFFFF"/>
        </w:rPr>
        <w:fldChar w:fldCharType="end"/>
      </w:r>
      <w:r w:rsidRPr="002A27F6">
        <w:rPr>
          <w:rFonts w:ascii="Times New Roman" w:hAnsi="Times New Roman" w:cs="Times New Roman"/>
          <w:i w:val="0"/>
          <w:iCs w:val="0"/>
          <w:color w:val="auto"/>
          <w:shd w:val="clear" w:color="auto" w:fill="FFFFFF"/>
        </w:rPr>
        <w:t xml:space="preserve">, and </w:t>
      </w:r>
      <w:r w:rsidRPr="002A27F6">
        <w:rPr>
          <w:rFonts w:ascii="Times New Roman" w:hAnsi="Times New Roman" w:cs="Times New Roman"/>
          <w:rPrChange w:id="496" w:author="Subhrajit Nandy" w:date="2023-05-23T15:38:00Z">
            <w:rPr/>
          </w:rPrChange>
        </w:rPr>
        <w:fldChar w:fldCharType="begin"/>
      </w:r>
      <w:r w:rsidRPr="002A27F6">
        <w:rPr>
          <w:rFonts w:ascii="Times New Roman" w:hAnsi="Times New Roman" w:cs="Times New Roman"/>
          <w:rPrChange w:id="497" w:author="Subhrajit Nandy" w:date="2023-05-23T15:38:00Z">
            <w:rPr/>
          </w:rPrChange>
        </w:rPr>
        <w:instrText>HYPERLINK "https://en.wikipedia.org/wiki/Newspapers"</w:instrText>
      </w:r>
      <w:r w:rsidRPr="00110C7F">
        <w:rPr>
          <w:rFonts w:ascii="Times New Roman" w:hAnsi="Times New Roman" w:cs="Times New Roman"/>
        </w:rPr>
      </w:r>
      <w:r w:rsidRPr="002A27F6">
        <w:rPr>
          <w:rPrChange w:id="498" w:author="Subhrajit Nandy" w:date="2023-05-23T15:38:00Z">
            <w:rPr>
              <w:rStyle w:val="Hyperlink"/>
              <w:rFonts w:ascii="Times New Roman" w:hAnsi="Times New Roman" w:cs="Times New Roman"/>
              <w:i w:val="0"/>
              <w:iCs w:val="0"/>
              <w:color w:val="auto"/>
              <w:u w:val="none"/>
              <w:shd w:val="clear" w:color="auto" w:fill="FFFFFF"/>
            </w:rPr>
          </w:rPrChange>
        </w:rPr>
        <w:fldChar w:fldCharType="separate"/>
      </w:r>
      <w:r w:rsidRPr="002A27F6">
        <w:rPr>
          <w:rStyle w:val="Hyperlink"/>
          <w:rFonts w:ascii="Times New Roman" w:hAnsi="Times New Roman" w:cs="Times New Roman"/>
          <w:i w:val="0"/>
          <w:iCs w:val="0"/>
          <w:color w:val="auto"/>
          <w:u w:val="none"/>
          <w:shd w:val="clear" w:color="auto" w:fill="FFFFFF"/>
        </w:rPr>
        <w:t>newspapers</w:t>
      </w:r>
      <w:r w:rsidRPr="002A27F6">
        <w:rPr>
          <w:rStyle w:val="Hyperlink"/>
          <w:rFonts w:ascii="Times New Roman" w:hAnsi="Times New Roman" w:cs="Times New Roman"/>
          <w:i w:val="0"/>
          <w:iCs w:val="0"/>
          <w:color w:val="auto"/>
          <w:u w:val="none"/>
          <w:shd w:val="clear" w:color="auto" w:fill="FFFFFF"/>
        </w:rPr>
        <w:fldChar w:fldCharType="end"/>
      </w:r>
      <w:r w:rsidRPr="002A27F6">
        <w:rPr>
          <w:rFonts w:ascii="Times New Roman" w:hAnsi="Times New Roman" w:cs="Times New Roman"/>
          <w:i w:val="0"/>
          <w:iCs w:val="0"/>
          <w:color w:val="auto"/>
          <w:shd w:val="clear" w:color="auto" w:fill="FFFFFF"/>
        </w:rPr>
        <w:t xml:space="preserve">. A </w:t>
      </w:r>
      <w:r w:rsidRPr="002A27F6">
        <w:rPr>
          <w:rFonts w:ascii="Times New Roman" w:hAnsi="Times New Roman" w:cs="Times New Roman"/>
          <w:rPrChange w:id="499" w:author="Subhrajit Nandy" w:date="2023-05-23T15:38:00Z">
            <w:rPr/>
          </w:rPrChange>
        </w:rPr>
        <w:fldChar w:fldCharType="begin"/>
      </w:r>
      <w:r w:rsidRPr="002A27F6">
        <w:rPr>
          <w:rFonts w:ascii="Times New Roman" w:hAnsi="Times New Roman" w:cs="Times New Roman"/>
          <w:rPrChange w:id="500" w:author="Subhrajit Nandy" w:date="2023-05-23T15:38:00Z">
            <w:rPr/>
          </w:rPrChange>
        </w:rPr>
        <w:instrText>HYPERLINK "https://en.wikipedia.org/wiki/Cartoon"</w:instrText>
      </w:r>
      <w:r w:rsidRPr="00110C7F">
        <w:rPr>
          <w:rFonts w:ascii="Times New Roman" w:hAnsi="Times New Roman" w:cs="Times New Roman"/>
        </w:rPr>
      </w:r>
      <w:r w:rsidRPr="002A27F6">
        <w:rPr>
          <w:rPrChange w:id="501" w:author="Subhrajit Nandy" w:date="2023-05-23T15:38:00Z">
            <w:rPr>
              <w:rStyle w:val="Hyperlink"/>
              <w:rFonts w:ascii="Times New Roman" w:hAnsi="Times New Roman" w:cs="Times New Roman"/>
              <w:i w:val="0"/>
              <w:iCs w:val="0"/>
              <w:color w:val="auto"/>
              <w:u w:val="none"/>
              <w:shd w:val="clear" w:color="auto" w:fill="FFFFFF"/>
            </w:rPr>
          </w:rPrChange>
        </w:rPr>
        <w:fldChar w:fldCharType="separate"/>
      </w:r>
      <w:r w:rsidRPr="002A27F6">
        <w:rPr>
          <w:rStyle w:val="Hyperlink"/>
          <w:rFonts w:ascii="Times New Roman" w:hAnsi="Times New Roman" w:cs="Times New Roman"/>
          <w:i w:val="0"/>
          <w:iCs w:val="0"/>
          <w:color w:val="auto"/>
          <w:u w:val="none"/>
          <w:shd w:val="clear" w:color="auto" w:fill="FFFFFF"/>
        </w:rPr>
        <w:t>cartoon illustration</w:t>
      </w:r>
      <w:r w:rsidRPr="002A27F6">
        <w:rPr>
          <w:rStyle w:val="Hyperlink"/>
          <w:rFonts w:ascii="Times New Roman" w:hAnsi="Times New Roman" w:cs="Times New Roman"/>
          <w:i w:val="0"/>
          <w:iCs w:val="0"/>
          <w:color w:val="auto"/>
          <w:u w:val="none"/>
          <w:shd w:val="clear" w:color="auto" w:fill="FFFFFF"/>
        </w:rPr>
        <w:fldChar w:fldCharType="end"/>
      </w:r>
      <w:r w:rsidRPr="002A27F6">
        <w:rPr>
          <w:rFonts w:ascii="Times New Roman" w:hAnsi="Times New Roman" w:cs="Times New Roman"/>
          <w:i w:val="0"/>
          <w:iCs w:val="0"/>
          <w:color w:val="auto"/>
          <w:shd w:val="clear" w:color="auto" w:fill="FFFFFF"/>
        </w:rPr>
        <w:t xml:space="preserve"> can add humor to stories or essays.</w:t>
      </w:r>
    </w:p>
    <w:p w14:paraId="5BDB6643" w14:textId="77777777" w:rsidR="00F20E4F" w:rsidRPr="002A27F6" w:rsidRDefault="00000000">
      <w:pPr>
        <w:pStyle w:val="NormalWeb"/>
        <w:shd w:val="clear" w:color="auto" w:fill="FFFFFF"/>
        <w:spacing w:before="120" w:beforeAutospacing="0" w:after="120" w:afterAutospacing="0"/>
        <w:ind w:left="567" w:right="484"/>
        <w:jc w:val="both"/>
      </w:pPr>
      <w:r w:rsidRPr="002A27F6">
        <w:rPr>
          <w:noProof/>
        </w:rPr>
        <w:drawing>
          <wp:anchor distT="0" distB="0" distL="114300" distR="114300" simplePos="0" relativeHeight="251669504" behindDoc="0" locked="0" layoutInCell="1" allowOverlap="1" wp14:anchorId="2B561C53" wp14:editId="2B7199FE">
            <wp:simplePos x="0" y="0"/>
            <wp:positionH relativeFrom="margin">
              <wp:align>center</wp:align>
            </wp:positionH>
            <wp:positionV relativeFrom="paragraph">
              <wp:posOffset>358140</wp:posOffset>
            </wp:positionV>
            <wp:extent cx="1614170" cy="1574165"/>
            <wp:effectExtent l="0" t="0" r="5080" b="6985"/>
            <wp:wrapTopAndBottom/>
            <wp:docPr id="4372383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238313" name="Picture 2"/>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614170" cy="1574165"/>
                    </a:xfrm>
                    <a:prstGeom prst="rect">
                      <a:avLst/>
                    </a:prstGeom>
                  </pic:spPr>
                </pic:pic>
              </a:graphicData>
            </a:graphic>
          </wp:anchor>
        </w:drawing>
      </w:r>
    </w:p>
    <w:p w14:paraId="0AEEF016" w14:textId="77777777" w:rsidR="00F20E4F" w:rsidRPr="002A27F6" w:rsidRDefault="00000000">
      <w:pPr>
        <w:spacing w:before="360" w:after="100" w:afterAutospacing="1"/>
        <w:ind w:left="578" w:right="1185" w:firstLine="697"/>
        <w:jc w:val="center"/>
        <w:rPr>
          <w:b/>
          <w:spacing w:val="4"/>
          <w:sz w:val="16"/>
          <w:szCs w:val="16"/>
        </w:rPr>
        <w:pPrChange w:id="502" w:author="Subhrajit Nandy" w:date="2023-05-23T15:08:00Z">
          <w:pPr>
            <w:spacing w:before="240" w:after="100" w:afterAutospacing="1"/>
            <w:ind w:left="578" w:right="1185" w:firstLine="697"/>
            <w:jc w:val="center"/>
          </w:pPr>
        </w:pPrChange>
      </w:pPr>
      <w:r w:rsidRPr="002A27F6">
        <w:rPr>
          <w:b/>
          <w:spacing w:val="4"/>
          <w:sz w:val="16"/>
          <w:szCs w:val="16"/>
        </w:rPr>
        <w:t xml:space="preserve">Fig 5. </w:t>
      </w:r>
      <w:r w:rsidRPr="002A27F6">
        <w:rPr>
          <w:b/>
          <w:spacing w:val="4"/>
          <w:sz w:val="16"/>
          <w:szCs w:val="16"/>
          <w:shd w:val="clear" w:color="auto" w:fill="FFFFFF"/>
        </w:rPr>
        <w:t>Illustrator</w:t>
      </w:r>
      <w:r w:rsidRPr="002A27F6">
        <w:rPr>
          <w:b/>
          <w:spacing w:val="4"/>
          <w:sz w:val="16"/>
          <w:szCs w:val="16"/>
        </w:rPr>
        <w:t xml:space="preserve"> Logo</w:t>
      </w:r>
    </w:p>
    <w:p w14:paraId="0B7D2402" w14:textId="77777777" w:rsidR="00F20E4F" w:rsidRPr="002A27F6" w:rsidRDefault="00F20E4F">
      <w:pPr>
        <w:widowControl/>
        <w:autoSpaceDE/>
        <w:autoSpaceDN/>
        <w:spacing w:after="160" w:line="259" w:lineRule="auto"/>
        <w:rPr>
          <w:bCs/>
          <w:spacing w:val="10"/>
          <w:sz w:val="24"/>
          <w:szCs w:val="24"/>
        </w:rPr>
      </w:pPr>
    </w:p>
    <w:p w14:paraId="5ADB140D" w14:textId="77777777" w:rsidR="00F20E4F" w:rsidRPr="002A27F6" w:rsidRDefault="00F20E4F">
      <w:pPr>
        <w:pStyle w:val="Heading1"/>
        <w:spacing w:after="100" w:afterAutospacing="1"/>
        <w:ind w:left="1134" w:right="1185"/>
      </w:pPr>
    </w:p>
    <w:p w14:paraId="219D20D3" w14:textId="77777777" w:rsidR="00F20E4F" w:rsidRPr="002A27F6" w:rsidRDefault="00000000">
      <w:pPr>
        <w:widowControl/>
        <w:autoSpaceDE/>
        <w:autoSpaceDN/>
        <w:spacing w:after="160" w:line="259" w:lineRule="auto"/>
        <w:rPr>
          <w:b/>
          <w:bCs/>
          <w:sz w:val="36"/>
          <w:szCs w:val="36"/>
        </w:rPr>
      </w:pPr>
      <w:r w:rsidRPr="002A27F6">
        <w:br w:type="page"/>
      </w:r>
    </w:p>
    <w:p w14:paraId="2400F9EC" w14:textId="77777777" w:rsidR="00F20E4F" w:rsidRPr="002A27F6" w:rsidRDefault="00000000">
      <w:pPr>
        <w:pStyle w:val="Heading1"/>
        <w:spacing w:after="100" w:afterAutospacing="1"/>
        <w:ind w:left="1134" w:right="1185"/>
      </w:pPr>
      <w:r w:rsidRPr="002A27F6">
        <w:lastRenderedPageBreak/>
        <w:t>Result and</w:t>
      </w:r>
      <w:r w:rsidRPr="002A27F6">
        <w:rPr>
          <w:spacing w:val="-3"/>
        </w:rPr>
        <w:t xml:space="preserve"> </w:t>
      </w:r>
      <w:r w:rsidRPr="002A27F6">
        <w:t>Analysis</w:t>
      </w:r>
    </w:p>
    <w:p w14:paraId="5480A036" w14:textId="77777777" w:rsidR="00F20E4F" w:rsidRPr="002A27F6" w:rsidRDefault="00000000">
      <w:pPr>
        <w:pStyle w:val="Heading6"/>
        <w:numPr>
          <w:ilvl w:val="0"/>
          <w:numId w:val="43"/>
        </w:numPr>
        <w:spacing w:before="120" w:after="100" w:afterAutospacing="1"/>
        <w:ind w:left="709" w:hanging="283"/>
        <w:jc w:val="both"/>
        <w:rPr>
          <w:rFonts w:ascii="Times New Roman" w:hAnsi="Times New Roman" w:cs="Times New Roman"/>
          <w:b/>
          <w:bCs/>
          <w:color w:val="auto"/>
        </w:rPr>
      </w:pPr>
      <w:r w:rsidRPr="002A27F6">
        <w:rPr>
          <w:rFonts w:ascii="Times New Roman" w:hAnsi="Times New Roman" w:cs="Times New Roman"/>
          <w:b/>
          <w:bCs/>
          <w:color w:val="auto"/>
        </w:rPr>
        <w:t>RECONFIGARABLE</w:t>
      </w:r>
      <w:r w:rsidRPr="002A27F6">
        <w:rPr>
          <w:rFonts w:ascii="Times New Roman" w:hAnsi="Times New Roman" w:cs="Times New Roman"/>
          <w:b/>
          <w:bCs/>
          <w:color w:val="auto"/>
          <w:spacing w:val="-3"/>
        </w:rPr>
        <w:t xml:space="preserve"> </w:t>
      </w:r>
      <w:r w:rsidRPr="002A27F6">
        <w:rPr>
          <w:rFonts w:ascii="Times New Roman" w:hAnsi="Times New Roman" w:cs="Times New Roman"/>
          <w:b/>
          <w:bCs/>
          <w:color w:val="auto"/>
        </w:rPr>
        <w:t>UNIT</w:t>
      </w:r>
      <w:r w:rsidRPr="002A27F6">
        <w:rPr>
          <w:rFonts w:ascii="Times New Roman" w:hAnsi="Times New Roman" w:cs="Times New Roman"/>
          <w:b/>
          <w:bCs/>
          <w:color w:val="auto"/>
          <w:spacing w:val="-2"/>
        </w:rPr>
        <w:t xml:space="preserve"> </w:t>
      </w:r>
      <w:r w:rsidRPr="002A27F6">
        <w:rPr>
          <w:rFonts w:ascii="Times New Roman" w:hAnsi="Times New Roman" w:cs="Times New Roman"/>
          <w:b/>
          <w:bCs/>
          <w:color w:val="auto"/>
        </w:rPr>
        <w:t>ANTENNA ELEMENT</w:t>
      </w:r>
      <w:r w:rsidRPr="002A27F6">
        <w:rPr>
          <w:rFonts w:ascii="Times New Roman" w:hAnsi="Times New Roman" w:cs="Times New Roman"/>
          <w:b/>
          <w:bCs/>
          <w:color w:val="auto"/>
          <w:spacing w:val="-3"/>
        </w:rPr>
        <w:t xml:space="preserve"> </w:t>
      </w:r>
      <w:r w:rsidRPr="002A27F6">
        <w:rPr>
          <w:rFonts w:ascii="Times New Roman" w:hAnsi="Times New Roman" w:cs="Times New Roman"/>
          <w:b/>
          <w:bCs/>
          <w:color w:val="auto"/>
        </w:rPr>
        <w:t>DESIGN</w:t>
      </w:r>
    </w:p>
    <w:p w14:paraId="658F0A69" w14:textId="77777777" w:rsidR="00F20E4F" w:rsidRPr="002A27F6" w:rsidRDefault="00000000">
      <w:pPr>
        <w:pStyle w:val="ListParagraph"/>
        <w:spacing w:before="1"/>
        <w:ind w:left="709" w:right="393" w:firstLine="0"/>
      </w:pPr>
      <w:r w:rsidRPr="002A27F6">
        <w:rPr>
          <w:noProof/>
          <w:color w:val="000000"/>
          <w:lang w:val="en-IN" w:eastAsia="en-IN"/>
        </w:rPr>
        <w:drawing>
          <wp:anchor distT="0" distB="0" distL="114300" distR="114300" simplePos="0" relativeHeight="251678720" behindDoc="0" locked="0" layoutInCell="1" allowOverlap="1" wp14:anchorId="2C955B97" wp14:editId="78E78B31">
            <wp:simplePos x="0" y="0"/>
            <wp:positionH relativeFrom="column">
              <wp:posOffset>3062605</wp:posOffset>
            </wp:positionH>
            <wp:positionV relativeFrom="paragraph">
              <wp:posOffset>1129665</wp:posOffset>
            </wp:positionV>
            <wp:extent cx="3124835" cy="1708785"/>
            <wp:effectExtent l="0" t="0" r="0" b="5715"/>
            <wp:wrapTopAndBottom/>
            <wp:docPr id="2456110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611021" name="Picture 3"/>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124835" cy="1708785"/>
                    </a:xfrm>
                    <a:prstGeom prst="rect">
                      <a:avLst/>
                    </a:prstGeom>
                  </pic:spPr>
                </pic:pic>
              </a:graphicData>
            </a:graphic>
          </wp:anchor>
        </w:drawing>
      </w:r>
      <w:r w:rsidRPr="002A27F6">
        <w:rPr>
          <w:b/>
          <w:noProof/>
          <w:sz w:val="20"/>
          <w:szCs w:val="20"/>
          <w:lang w:val="en-IN" w:eastAsia="en-IN"/>
        </w:rPr>
        <w:drawing>
          <wp:anchor distT="0" distB="0" distL="114300" distR="114300" simplePos="0" relativeHeight="251677696" behindDoc="0" locked="0" layoutInCell="1" allowOverlap="1" wp14:anchorId="65D3C0BF" wp14:editId="07965999">
            <wp:simplePos x="0" y="0"/>
            <wp:positionH relativeFrom="column">
              <wp:posOffset>1356360</wp:posOffset>
            </wp:positionH>
            <wp:positionV relativeFrom="paragraph">
              <wp:posOffset>1001395</wp:posOffset>
            </wp:positionV>
            <wp:extent cx="838200" cy="1938655"/>
            <wp:effectExtent l="0" t="0" r="0" b="4445"/>
            <wp:wrapTopAndBottom/>
            <wp:docPr id="2678096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809627" name="Picture 2"/>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838200" cy="1938655"/>
                    </a:xfrm>
                    <a:prstGeom prst="rect">
                      <a:avLst/>
                    </a:prstGeom>
                  </pic:spPr>
                </pic:pic>
              </a:graphicData>
            </a:graphic>
          </wp:anchor>
        </w:drawing>
      </w:r>
      <w:r w:rsidRPr="002A27F6">
        <w:rPr>
          <w:color w:val="000000"/>
        </w:rPr>
        <w:t>The geometry of the antenna element of the reconfigurable MIMO antenna system is shown in Fig.6. This antenna has 8 elements and the dimension is 55mm x 55 mm. The ground plane of the Antenna is excited by the microstrip feed line. A rectangular aperture is clipped from the partial ground plane to achieve the required bandwidth. Eight Antenna elements are presented on the substrate with rotational symmetry. The substrate is 1.6 mm FR4 material. The metallic layers, including the radiation patch and the ground pattern, are made up of 0.035 mm thick copper film.</w:t>
      </w:r>
    </w:p>
    <w:p w14:paraId="3B8F5355" w14:textId="77777777" w:rsidR="00F20E4F" w:rsidRPr="002A27F6" w:rsidRDefault="00000000">
      <w:pPr>
        <w:tabs>
          <w:tab w:val="left" w:pos="2664"/>
        </w:tabs>
        <w:spacing w:before="120" w:after="100" w:afterAutospacing="1"/>
        <w:ind w:left="578" w:right="1185" w:firstLine="697"/>
        <w:rPr>
          <w:b/>
          <w:sz w:val="16"/>
          <w:szCs w:val="16"/>
        </w:rPr>
      </w:pPr>
      <w:r w:rsidRPr="002A27F6">
        <w:rPr>
          <w:b/>
          <w:sz w:val="20"/>
          <w:szCs w:val="20"/>
        </w:rPr>
        <w:tab/>
        <w:t xml:space="preserve"> </w:t>
      </w:r>
      <w:r w:rsidRPr="002A27F6">
        <w:rPr>
          <w:b/>
          <w:sz w:val="16"/>
          <w:szCs w:val="16"/>
        </w:rPr>
        <w:t>(a)</w:t>
      </w:r>
      <w:r w:rsidRPr="002A27F6">
        <w:rPr>
          <w:sz w:val="16"/>
          <w:szCs w:val="16"/>
        </w:rPr>
        <w:t xml:space="preserve"> </w:t>
      </w:r>
      <w:r w:rsidRPr="002A27F6">
        <w:rPr>
          <w:b/>
          <w:sz w:val="16"/>
          <w:szCs w:val="16"/>
        </w:rPr>
        <w:tab/>
      </w:r>
      <w:r w:rsidRPr="002A27F6">
        <w:rPr>
          <w:b/>
          <w:sz w:val="16"/>
          <w:szCs w:val="16"/>
        </w:rPr>
        <w:tab/>
      </w:r>
      <w:r w:rsidRPr="002A27F6">
        <w:rPr>
          <w:b/>
          <w:sz w:val="16"/>
          <w:szCs w:val="16"/>
        </w:rPr>
        <w:tab/>
      </w:r>
      <w:r w:rsidRPr="002A27F6">
        <w:rPr>
          <w:b/>
          <w:sz w:val="16"/>
          <w:szCs w:val="16"/>
        </w:rPr>
        <w:tab/>
      </w:r>
      <w:r w:rsidRPr="002A27F6">
        <w:rPr>
          <w:b/>
          <w:sz w:val="16"/>
          <w:szCs w:val="16"/>
        </w:rPr>
        <w:tab/>
      </w:r>
      <w:r w:rsidRPr="002A27F6">
        <w:rPr>
          <w:b/>
          <w:sz w:val="16"/>
          <w:szCs w:val="16"/>
        </w:rPr>
        <w:tab/>
        <w:t>(b)</w:t>
      </w:r>
    </w:p>
    <w:p w14:paraId="047CC105" w14:textId="77777777" w:rsidR="00F20E4F" w:rsidRPr="002A27F6" w:rsidRDefault="00000000">
      <w:pPr>
        <w:pStyle w:val="Heading6"/>
        <w:spacing w:before="1" w:after="100" w:afterAutospacing="1"/>
        <w:jc w:val="center"/>
        <w:rPr>
          <w:rFonts w:ascii="Times New Roman" w:hAnsi="Times New Roman" w:cs="Times New Roman"/>
          <w:b/>
          <w:bCs/>
          <w:color w:val="auto"/>
          <w:spacing w:val="4"/>
          <w:sz w:val="16"/>
          <w:szCs w:val="16"/>
        </w:rPr>
      </w:pPr>
      <w:r w:rsidRPr="002A27F6">
        <w:rPr>
          <w:rFonts w:ascii="Times New Roman" w:hAnsi="Times New Roman" w:cs="Times New Roman"/>
          <w:b/>
          <w:bCs/>
          <w:color w:val="auto"/>
          <w:spacing w:val="4"/>
          <w:sz w:val="16"/>
          <w:szCs w:val="16"/>
        </w:rPr>
        <w:t>Fig 6. Geometry of proposed Reconfigurable-MIMO antenna element. (a) Top view and (b) Bottom view</w:t>
      </w:r>
    </w:p>
    <w:p w14:paraId="410587D3" w14:textId="0243F1D0" w:rsidR="00F20E4F" w:rsidRPr="002A27F6" w:rsidRDefault="00000000">
      <w:pPr>
        <w:pStyle w:val="BodyText"/>
        <w:spacing w:before="1"/>
        <w:ind w:left="709" w:right="393"/>
        <w:jc w:val="both"/>
        <w:rPr>
          <w:b w:val="0"/>
          <w:bCs w:val="0"/>
          <w:sz w:val="22"/>
          <w:szCs w:val="22"/>
        </w:rPr>
      </w:pPr>
      <w:commentRangeStart w:id="503"/>
      <w:r w:rsidRPr="002A27F6">
        <w:rPr>
          <w:b w:val="0"/>
          <w:bCs w:val="0"/>
          <w:color w:val="000000"/>
          <w:sz w:val="22"/>
          <w:szCs w:val="22"/>
          <w:lang w:val="en-IN" w:eastAsia="en-IN"/>
        </w:rPr>
        <w:t>As shown in Fig. 6, the design process of the proposed Reconfigurable-MIMO antenna element is checked from three types of Reconfigurable antennas, termed Type I, Type II, and Type III respectively. Type III is the proposed Reconfigurable-MIMO antenna element. Type I is the initial antenna, starting with a circular microstrip patch</w:t>
      </w:r>
      <w:del w:id="504" w:author="Subhrajit Nandy" w:date="2023-05-23T11:39:00Z">
        <w:r w:rsidRPr="002A27F6" w:rsidDel="000C5137">
          <w:rPr>
            <w:b w:val="0"/>
            <w:bCs w:val="0"/>
            <w:color w:val="000000"/>
            <w:sz w:val="22"/>
            <w:szCs w:val="22"/>
            <w:lang w:val="en-IN" w:eastAsia="en-IN"/>
          </w:rPr>
          <w:delText xml:space="preserve"> and we place two antenna side by side for space management on the substrate</w:delText>
        </w:r>
      </w:del>
      <w:r w:rsidRPr="002A27F6">
        <w:rPr>
          <w:b w:val="0"/>
          <w:bCs w:val="0"/>
          <w:color w:val="000000"/>
          <w:sz w:val="22"/>
          <w:szCs w:val="22"/>
          <w:lang w:val="en-IN" w:eastAsia="en-IN"/>
        </w:rPr>
        <w:t xml:space="preserve">. To improve </w:t>
      </w:r>
      <w:del w:id="505" w:author="Subhrajit Nandy" w:date="2023-05-23T11:40:00Z">
        <w:r w:rsidRPr="002A27F6" w:rsidDel="000C5137">
          <w:rPr>
            <w:b w:val="0"/>
            <w:bCs w:val="0"/>
            <w:color w:val="000000"/>
            <w:sz w:val="22"/>
            <w:szCs w:val="22"/>
            <w:lang w:val="en-IN" w:eastAsia="en-IN"/>
          </w:rPr>
          <w:delText xml:space="preserve">the radiation property, the feed line’s width is increased </w:delText>
        </w:r>
      </w:del>
      <w:ins w:id="506" w:author="Subhrajit Nandy" w:date="2023-05-23T11:40:00Z">
        <w:r w:rsidR="000C5137" w:rsidRPr="002A27F6">
          <w:rPr>
            <w:b w:val="0"/>
            <w:bCs w:val="0"/>
            <w:color w:val="000000"/>
            <w:sz w:val="22"/>
            <w:szCs w:val="22"/>
            <w:lang w:val="en-IN" w:eastAsia="en-IN"/>
          </w:rPr>
          <w:t xml:space="preserve">bandwidth </w:t>
        </w:r>
      </w:ins>
      <w:del w:id="507" w:author="Subhrajit Nandy" w:date="2023-05-23T11:41:00Z">
        <w:r w:rsidRPr="002A27F6" w:rsidDel="000C5137">
          <w:rPr>
            <w:b w:val="0"/>
            <w:bCs w:val="0"/>
            <w:color w:val="000000"/>
            <w:sz w:val="22"/>
            <w:szCs w:val="22"/>
            <w:lang w:val="en-IN" w:eastAsia="en-IN"/>
          </w:rPr>
          <w:delText>and</w:delText>
        </w:r>
        <w:r w:rsidRPr="002A27F6" w:rsidDel="00646236">
          <w:rPr>
            <w:b w:val="0"/>
            <w:bCs w:val="0"/>
            <w:color w:val="000000"/>
            <w:sz w:val="22"/>
            <w:szCs w:val="22"/>
            <w:lang w:val="en-IN" w:eastAsia="en-IN"/>
          </w:rPr>
          <w:delText xml:space="preserve"> </w:delText>
        </w:r>
      </w:del>
      <w:r w:rsidRPr="002A27F6">
        <w:rPr>
          <w:b w:val="0"/>
          <w:bCs w:val="0"/>
          <w:color w:val="000000"/>
          <w:sz w:val="22"/>
          <w:szCs w:val="22"/>
          <w:lang w:val="en-IN" w:eastAsia="en-IN"/>
        </w:rPr>
        <w:t>the ground has a rectangular aperture with a height and width of 5mm and 10mm respectivel</w:t>
      </w:r>
      <w:ins w:id="508" w:author="Subhrajit Nandy" w:date="2023-05-23T11:42:00Z">
        <w:r w:rsidR="00646236" w:rsidRPr="002A27F6">
          <w:rPr>
            <w:b w:val="0"/>
            <w:bCs w:val="0"/>
            <w:color w:val="000000"/>
            <w:sz w:val="22"/>
            <w:szCs w:val="22"/>
            <w:lang w:val="en-IN" w:eastAsia="en-IN"/>
          </w:rPr>
          <w:t>y</w:t>
        </w:r>
      </w:ins>
      <w:del w:id="509" w:author="Subhrajit Nandy" w:date="2023-05-23T11:42:00Z">
        <w:r w:rsidRPr="002A27F6" w:rsidDel="00646236">
          <w:rPr>
            <w:b w:val="0"/>
            <w:bCs w:val="0"/>
            <w:color w:val="000000"/>
            <w:sz w:val="22"/>
            <w:szCs w:val="22"/>
            <w:lang w:val="en-IN" w:eastAsia="en-IN"/>
          </w:rPr>
          <w:delText>y</w:delText>
        </w:r>
      </w:del>
      <w:del w:id="510" w:author="Subhrajit Nandy" w:date="2023-05-23T11:41:00Z">
        <w:r w:rsidRPr="002A27F6" w:rsidDel="00646236">
          <w:rPr>
            <w:b w:val="0"/>
            <w:bCs w:val="0"/>
            <w:color w:val="000000"/>
            <w:sz w:val="22"/>
            <w:szCs w:val="22"/>
            <w:lang w:val="en-IN" w:eastAsia="en-IN"/>
          </w:rPr>
          <w:delText xml:space="preserve"> for improving the bandwidth</w:delText>
        </w:r>
      </w:del>
      <w:r w:rsidRPr="002A27F6">
        <w:rPr>
          <w:b w:val="0"/>
          <w:bCs w:val="0"/>
          <w:color w:val="000000"/>
          <w:sz w:val="22"/>
          <w:szCs w:val="22"/>
          <w:lang w:val="en-IN" w:eastAsia="en-IN"/>
        </w:rPr>
        <w:t>, as shown in Type II. The patch has been clipped from the top to improve the circular polarization and polarization diversity, which forms the Type III (Proposed)</w:t>
      </w:r>
      <w:commentRangeEnd w:id="503"/>
      <w:r w:rsidRPr="002A27F6">
        <w:commentReference w:id="503"/>
      </w:r>
    </w:p>
    <w:p w14:paraId="709A791D" w14:textId="22679950" w:rsidR="00F20E4F" w:rsidRPr="002A27F6" w:rsidRDefault="00F20E4F"/>
    <w:p w14:paraId="71253E26" w14:textId="6C26A924" w:rsidR="00F20E4F" w:rsidRPr="002A27F6" w:rsidRDefault="00CE4334">
      <w:ins w:id="511" w:author="Subhrajit Nandy" w:date="2023-05-23T16:32:00Z">
        <w:r w:rsidRPr="002A27F6">
          <w:rPr>
            <w:noProof/>
            <w:lang w:val="en-IN" w:eastAsia="en-IN"/>
          </w:rPr>
          <w:drawing>
            <wp:anchor distT="0" distB="0" distL="114300" distR="114300" simplePos="0" relativeHeight="251688960" behindDoc="0" locked="0" layoutInCell="1" allowOverlap="1" wp14:anchorId="79BCDA30" wp14:editId="528006F7">
              <wp:simplePos x="0" y="0"/>
              <wp:positionH relativeFrom="column">
                <wp:posOffset>3535680</wp:posOffset>
              </wp:positionH>
              <wp:positionV relativeFrom="paragraph">
                <wp:posOffset>221615</wp:posOffset>
              </wp:positionV>
              <wp:extent cx="1394460" cy="1146175"/>
              <wp:effectExtent l="0" t="0" r="0" b="0"/>
              <wp:wrapTopAndBottom/>
              <wp:docPr id="1230731498" name="Picture 1230731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216521" name="Picture 1"/>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394460" cy="1146175"/>
                      </a:xfrm>
                      <a:prstGeom prst="rect">
                        <a:avLst/>
                      </a:prstGeom>
                    </pic:spPr>
                  </pic:pic>
                </a:graphicData>
              </a:graphic>
            </wp:anchor>
          </w:drawing>
        </w:r>
      </w:ins>
      <w:r w:rsidRPr="002A27F6">
        <w:rPr>
          <w:noProof/>
          <w:lang w:val="en-IN" w:eastAsia="en-IN"/>
        </w:rPr>
        <w:drawing>
          <wp:anchor distT="0" distB="0" distL="114300" distR="114300" simplePos="0" relativeHeight="251667456" behindDoc="0" locked="0" layoutInCell="1" allowOverlap="1" wp14:anchorId="2DF7FFE0" wp14:editId="376DA815">
            <wp:simplePos x="0" y="0"/>
            <wp:positionH relativeFrom="column">
              <wp:posOffset>2011680</wp:posOffset>
            </wp:positionH>
            <wp:positionV relativeFrom="paragraph">
              <wp:posOffset>227965</wp:posOffset>
            </wp:positionV>
            <wp:extent cx="1394460" cy="1146175"/>
            <wp:effectExtent l="0" t="0" r="0" b="0"/>
            <wp:wrapTopAndBottom/>
            <wp:docPr id="6832165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216521" name="Picture 1"/>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394460" cy="1146175"/>
                    </a:xfrm>
                    <a:prstGeom prst="rect">
                      <a:avLst/>
                    </a:prstGeom>
                  </pic:spPr>
                </pic:pic>
              </a:graphicData>
            </a:graphic>
          </wp:anchor>
        </w:drawing>
      </w:r>
      <w:r w:rsidRPr="002A27F6">
        <w:rPr>
          <w:noProof/>
          <w:lang w:val="en-IN" w:eastAsia="en-IN"/>
        </w:rPr>
        <w:drawing>
          <wp:anchor distT="0" distB="0" distL="114300" distR="114300" simplePos="0" relativeHeight="251668480" behindDoc="0" locked="0" layoutInCell="1" allowOverlap="1" wp14:anchorId="4C670154" wp14:editId="26AACC75">
            <wp:simplePos x="0" y="0"/>
            <wp:positionH relativeFrom="margin">
              <wp:posOffset>4998720</wp:posOffset>
            </wp:positionH>
            <wp:positionV relativeFrom="paragraph">
              <wp:posOffset>250825</wp:posOffset>
            </wp:positionV>
            <wp:extent cx="1477010" cy="1104900"/>
            <wp:effectExtent l="0" t="0" r="8890" b="0"/>
            <wp:wrapTopAndBottom/>
            <wp:docPr id="99577144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771449" name="Picture 6"/>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477010" cy="1104900"/>
                    </a:xfrm>
                    <a:prstGeom prst="rect">
                      <a:avLst/>
                    </a:prstGeom>
                  </pic:spPr>
                </pic:pic>
              </a:graphicData>
            </a:graphic>
          </wp:anchor>
        </w:drawing>
      </w:r>
      <w:r w:rsidRPr="002A27F6">
        <w:rPr>
          <w:noProof/>
          <w:lang w:val="en-IN" w:eastAsia="en-IN"/>
        </w:rPr>
        <w:drawing>
          <wp:anchor distT="0" distB="0" distL="114300" distR="114300" simplePos="0" relativeHeight="251666432" behindDoc="0" locked="0" layoutInCell="1" allowOverlap="1" wp14:anchorId="01726F49" wp14:editId="1E2401A3">
            <wp:simplePos x="0" y="0"/>
            <wp:positionH relativeFrom="column">
              <wp:posOffset>548640</wp:posOffset>
            </wp:positionH>
            <wp:positionV relativeFrom="paragraph">
              <wp:posOffset>205105</wp:posOffset>
            </wp:positionV>
            <wp:extent cx="1318260" cy="1144270"/>
            <wp:effectExtent l="0" t="0" r="0" b="0"/>
            <wp:wrapTopAndBottom/>
            <wp:docPr id="188267295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672950" name="Picture 5"/>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1318260" cy="1144270"/>
                    </a:xfrm>
                    <a:prstGeom prst="rect">
                      <a:avLst/>
                    </a:prstGeom>
                  </pic:spPr>
                </pic:pic>
              </a:graphicData>
            </a:graphic>
          </wp:anchor>
        </w:drawing>
      </w:r>
    </w:p>
    <w:p w14:paraId="3CCE384F" w14:textId="256CDA88" w:rsidR="00F20E4F" w:rsidRPr="002A27F6" w:rsidRDefault="00000000">
      <w:pPr>
        <w:pStyle w:val="ListParagraph"/>
        <w:numPr>
          <w:ilvl w:val="0"/>
          <w:numId w:val="44"/>
        </w:numPr>
        <w:spacing w:before="100" w:beforeAutospacing="1"/>
        <w:rPr>
          <w:sz w:val="16"/>
          <w:szCs w:val="16"/>
        </w:rPr>
      </w:pPr>
      <w:r w:rsidRPr="002A27F6">
        <w:rPr>
          <w:sz w:val="16"/>
          <w:szCs w:val="16"/>
        </w:rPr>
        <w:t xml:space="preserve"> </w:t>
      </w:r>
      <w:r w:rsidRPr="002A27F6">
        <w:rPr>
          <w:sz w:val="16"/>
          <w:szCs w:val="16"/>
        </w:rPr>
        <w:tab/>
      </w:r>
      <w:r w:rsidRPr="002A27F6">
        <w:rPr>
          <w:sz w:val="16"/>
          <w:szCs w:val="16"/>
        </w:rPr>
        <w:tab/>
      </w:r>
      <w:ins w:id="512" w:author="Subhrajit Nandy" w:date="2023-05-23T16:32:00Z">
        <w:r w:rsidR="00CE4334">
          <w:rPr>
            <w:sz w:val="16"/>
            <w:szCs w:val="16"/>
          </w:rPr>
          <w:t xml:space="preserve">              </w:t>
        </w:r>
      </w:ins>
      <w:del w:id="513" w:author="Subhrajit Nandy" w:date="2023-05-23T16:32:00Z">
        <w:r w:rsidRPr="002A27F6" w:rsidDel="00CE4334">
          <w:rPr>
            <w:sz w:val="16"/>
            <w:szCs w:val="16"/>
          </w:rPr>
          <w:tab/>
        </w:r>
        <w:r w:rsidRPr="002A27F6" w:rsidDel="00CE4334">
          <w:rPr>
            <w:sz w:val="16"/>
            <w:szCs w:val="16"/>
          </w:rPr>
          <w:tab/>
          <w:delText xml:space="preserve">           </w:delText>
        </w:r>
      </w:del>
      <w:r w:rsidRPr="002A27F6">
        <w:rPr>
          <w:sz w:val="16"/>
          <w:szCs w:val="16"/>
        </w:rPr>
        <w:t xml:space="preserve"> (b)</w:t>
      </w:r>
      <w:ins w:id="514" w:author="Subhrajit Nandy" w:date="2023-05-23T16:33:00Z">
        <w:r w:rsidR="00CE4334">
          <w:rPr>
            <w:sz w:val="16"/>
            <w:szCs w:val="16"/>
          </w:rPr>
          <w:t xml:space="preserve">                                                       (c)                                                       (d)</w:t>
        </w:r>
      </w:ins>
      <w:del w:id="515" w:author="Subhrajit Nandy" w:date="2023-05-23T16:32:00Z">
        <w:r w:rsidRPr="002A27F6" w:rsidDel="00CE4334">
          <w:rPr>
            <w:sz w:val="16"/>
            <w:szCs w:val="16"/>
          </w:rPr>
          <w:tab/>
        </w:r>
        <w:r w:rsidRPr="002A27F6" w:rsidDel="00CE4334">
          <w:rPr>
            <w:sz w:val="16"/>
            <w:szCs w:val="16"/>
          </w:rPr>
          <w:tab/>
        </w:r>
        <w:r w:rsidRPr="002A27F6" w:rsidDel="00CE4334">
          <w:rPr>
            <w:sz w:val="16"/>
            <w:szCs w:val="16"/>
          </w:rPr>
          <w:tab/>
        </w:r>
      </w:del>
      <w:ins w:id="516" w:author="Subhrajit Nandy" w:date="2023-05-23T16:32:00Z">
        <w:r w:rsidR="00CE4334">
          <w:rPr>
            <w:sz w:val="16"/>
            <w:szCs w:val="16"/>
          </w:rPr>
          <w:t xml:space="preserve">                           </w:t>
        </w:r>
      </w:ins>
      <w:del w:id="517" w:author="Subhrajit Nandy" w:date="2023-05-23T16:32:00Z">
        <w:r w:rsidRPr="002A27F6" w:rsidDel="00CE4334">
          <w:rPr>
            <w:sz w:val="16"/>
            <w:szCs w:val="16"/>
          </w:rPr>
          <w:tab/>
        </w:r>
        <w:r w:rsidRPr="002A27F6" w:rsidDel="00CE4334">
          <w:rPr>
            <w:sz w:val="16"/>
            <w:szCs w:val="16"/>
          </w:rPr>
          <w:tab/>
          <w:delText xml:space="preserve">        </w:delText>
        </w:r>
      </w:del>
      <w:del w:id="518" w:author="Subhrajit Nandy" w:date="2023-05-23T13:27:00Z">
        <w:r w:rsidRPr="002A27F6" w:rsidDel="00353329">
          <w:rPr>
            <w:sz w:val="16"/>
            <w:szCs w:val="16"/>
          </w:rPr>
          <w:delText xml:space="preserve"> </w:delText>
        </w:r>
      </w:del>
      <w:del w:id="519" w:author="Subhrajit Nandy" w:date="2023-05-23T16:32:00Z">
        <w:r w:rsidRPr="002A27F6" w:rsidDel="00CE4334">
          <w:rPr>
            <w:sz w:val="16"/>
            <w:szCs w:val="16"/>
          </w:rPr>
          <w:delText>(</w:delText>
        </w:r>
      </w:del>
      <w:del w:id="520" w:author="Subhrajit Nandy" w:date="2023-05-23T16:33:00Z">
        <w:r w:rsidRPr="002A27F6" w:rsidDel="00CE4334">
          <w:rPr>
            <w:sz w:val="16"/>
            <w:szCs w:val="16"/>
          </w:rPr>
          <w:delText>c)</w:delText>
        </w:r>
      </w:del>
    </w:p>
    <w:p w14:paraId="4E52F5F5" w14:textId="0F4E3D46" w:rsidR="00F20E4F" w:rsidRPr="002A27F6" w:rsidRDefault="00000000">
      <w:pPr>
        <w:spacing w:before="240" w:after="100" w:afterAutospacing="1"/>
        <w:ind w:left="851" w:right="767"/>
        <w:jc w:val="both"/>
        <w:rPr>
          <w:b/>
          <w:spacing w:val="4"/>
          <w:sz w:val="16"/>
          <w:szCs w:val="16"/>
        </w:rPr>
      </w:pPr>
      <w:r w:rsidRPr="002A27F6">
        <w:rPr>
          <w:b/>
          <w:bCs/>
          <w:spacing w:val="4"/>
          <w:sz w:val="16"/>
          <w:szCs w:val="16"/>
        </w:rPr>
        <w:t xml:space="preserve">Fig 7. </w:t>
      </w:r>
      <w:r w:rsidRPr="002A27F6">
        <w:rPr>
          <w:b/>
          <w:spacing w:val="4"/>
          <w:sz w:val="16"/>
          <w:szCs w:val="16"/>
        </w:rPr>
        <w:t>Evolution of proposed Reconfigurable antennas. (a) Type I, (b) Type II, and (c) Type III,</w:t>
      </w:r>
      <w:ins w:id="521" w:author="Subhrajit Nandy" w:date="2023-05-23T16:33:00Z">
        <w:r w:rsidR="00CE4334">
          <w:rPr>
            <w:b/>
            <w:spacing w:val="4"/>
            <w:sz w:val="16"/>
            <w:szCs w:val="16"/>
          </w:rPr>
          <w:t xml:space="preserve"> (d)Type IV</w:t>
        </w:r>
      </w:ins>
      <w:del w:id="522" w:author="Subhrajit Nandy" w:date="2023-05-23T16:33:00Z">
        <w:r w:rsidRPr="002A27F6" w:rsidDel="00CE4334">
          <w:rPr>
            <w:b/>
            <w:spacing w:val="4"/>
            <w:sz w:val="16"/>
            <w:szCs w:val="16"/>
          </w:rPr>
          <w:delText xml:space="preserve"> </w:delText>
        </w:r>
      </w:del>
      <w:r w:rsidRPr="002A27F6">
        <w:rPr>
          <w:b/>
          <w:spacing w:val="4"/>
          <w:sz w:val="16"/>
          <w:szCs w:val="16"/>
        </w:rPr>
        <w:t>(Proposed Reconfigurable-MIMO antenna).</w:t>
      </w:r>
    </w:p>
    <w:p w14:paraId="5FB287E0" w14:textId="5873BBE4" w:rsidR="00F20E4F" w:rsidRPr="002A27F6" w:rsidDel="006421F4" w:rsidRDefault="00000000" w:rsidP="006421F4">
      <w:pPr>
        <w:pStyle w:val="NormalWeb"/>
        <w:spacing w:before="0" w:beforeAutospacing="0" w:after="40" w:afterAutospacing="0"/>
        <w:ind w:left="600" w:right="393"/>
        <w:jc w:val="both"/>
        <w:rPr>
          <w:del w:id="523" w:author="Subhrajit Nandy" w:date="2023-05-23T12:03:00Z"/>
          <w:sz w:val="22"/>
          <w:szCs w:val="22"/>
        </w:rPr>
      </w:pPr>
      <w:r w:rsidRPr="002A27F6">
        <w:rPr>
          <w:color w:val="000000"/>
          <w:sz w:val="22"/>
          <w:szCs w:val="22"/>
        </w:rPr>
        <w:t>Fig. 8 displays the magnitude of S</w:t>
      </w:r>
      <w:r w:rsidRPr="002A27F6">
        <w:rPr>
          <w:color w:val="000000"/>
          <w:vertAlign w:val="subscript"/>
          <w:rPrChange w:id="524" w:author="Subhrajit Nandy" w:date="2023-05-23T15:38:00Z">
            <w:rPr>
              <w:color w:val="000000"/>
            </w:rPr>
          </w:rPrChange>
        </w:rPr>
        <w:t>11</w:t>
      </w:r>
      <w:r w:rsidRPr="002A27F6">
        <w:rPr>
          <w:color w:val="000000"/>
          <w:sz w:val="22"/>
          <w:szCs w:val="22"/>
        </w:rPr>
        <w:t xml:space="preserve"> for the three types of </w:t>
      </w:r>
      <w:ins w:id="525" w:author="Subhrajit Nandy" w:date="2023-05-23T11:42:00Z">
        <w:r w:rsidR="00646236" w:rsidRPr="002A27F6">
          <w:rPr>
            <w:color w:val="000000"/>
            <w:sz w:val="22"/>
            <w:szCs w:val="22"/>
          </w:rPr>
          <w:t>r</w:t>
        </w:r>
      </w:ins>
      <w:del w:id="526" w:author="Subhrajit Nandy" w:date="2023-05-22T22:42:00Z">
        <w:r w:rsidRPr="002A27F6" w:rsidDel="00582981">
          <w:rPr>
            <w:color w:val="000000"/>
            <w:sz w:val="22"/>
            <w:szCs w:val="22"/>
          </w:rPr>
          <w:delText>R</w:delText>
        </w:r>
      </w:del>
      <w:r w:rsidRPr="002A27F6">
        <w:rPr>
          <w:color w:val="000000"/>
          <w:sz w:val="22"/>
          <w:szCs w:val="22"/>
        </w:rPr>
        <w:t>econfigurable antennas represented in Fig. 7. It is found in Fig 7 that the initial circular</w:t>
      </w:r>
      <w:ins w:id="527" w:author="Subhrajit Nandy" w:date="2023-05-23T16:28:00Z">
        <w:r w:rsidR="00CE25E7">
          <w:rPr>
            <w:color w:val="000000"/>
            <w:sz w:val="22"/>
            <w:szCs w:val="22"/>
          </w:rPr>
          <w:t xml:space="preserve"> patch with partial ground plane</w:t>
        </w:r>
      </w:ins>
      <w:del w:id="528" w:author="Subhrajit Nandy" w:date="2023-05-23T16:29:00Z">
        <w:r w:rsidRPr="002A27F6" w:rsidDel="00CE25E7">
          <w:rPr>
            <w:color w:val="000000"/>
            <w:sz w:val="22"/>
            <w:szCs w:val="22"/>
          </w:rPr>
          <w:delText xml:space="preserve"> antenna</w:delText>
        </w:r>
      </w:del>
      <w:r w:rsidRPr="002A27F6">
        <w:rPr>
          <w:color w:val="000000"/>
          <w:sz w:val="22"/>
          <w:szCs w:val="22"/>
        </w:rPr>
        <w:t xml:space="preserve"> Type I</w:t>
      </w:r>
      <w:ins w:id="529" w:author="Subhrajit Nandy" w:date="2023-05-23T16:29:00Z">
        <w:r w:rsidR="00CE25E7">
          <w:rPr>
            <w:color w:val="000000"/>
            <w:sz w:val="22"/>
            <w:szCs w:val="22"/>
          </w:rPr>
          <w:t xml:space="preserve"> this antenna</w:t>
        </w:r>
      </w:ins>
      <w:r w:rsidRPr="002A27F6">
        <w:rPr>
          <w:color w:val="000000"/>
          <w:sz w:val="22"/>
          <w:szCs w:val="22"/>
        </w:rPr>
        <w:t xml:space="preserve"> performs poorly, which cannot meet the expectation. Then in Type II, </w:t>
      </w:r>
      <w:ins w:id="530" w:author="Subhrajit Nandy" w:date="2023-05-23T16:29:00Z">
        <w:r w:rsidR="00CE25E7" w:rsidRPr="00CE25E7">
          <w:rPr>
            <w:color w:val="222222"/>
            <w:sz w:val="22"/>
            <w:szCs w:val="22"/>
            <w:shd w:val="clear" w:color="auto" w:fill="FFFFFF"/>
            <w:rPrChange w:id="531" w:author="Subhrajit Nandy" w:date="2023-05-23T16:30:00Z">
              <w:rPr>
                <w:color w:val="222222"/>
                <w:sz w:val="36"/>
                <w:szCs w:val="36"/>
                <w:shd w:val="clear" w:color="auto" w:fill="FFFFFF"/>
              </w:rPr>
            </w:rPrChange>
          </w:rPr>
          <w:t xml:space="preserve">Circular patch </w:t>
        </w:r>
      </w:ins>
      <w:ins w:id="532" w:author="Subhrajit Nandy" w:date="2023-05-23T16:30:00Z">
        <w:r w:rsidR="00CE25E7" w:rsidRPr="00CE25E7">
          <w:rPr>
            <w:color w:val="222222"/>
            <w:sz w:val="22"/>
            <w:szCs w:val="22"/>
            <w:shd w:val="clear" w:color="auto" w:fill="FFFFFF"/>
          </w:rPr>
          <w:t>with rectangular</w:t>
        </w:r>
      </w:ins>
      <w:ins w:id="533" w:author="Subhrajit Nandy" w:date="2023-05-23T16:29:00Z">
        <w:r w:rsidR="00CE25E7" w:rsidRPr="00CE25E7">
          <w:rPr>
            <w:color w:val="222222"/>
            <w:sz w:val="22"/>
            <w:szCs w:val="22"/>
            <w:shd w:val="clear" w:color="auto" w:fill="FFFFFF"/>
            <w:rPrChange w:id="534" w:author="Subhrajit Nandy" w:date="2023-05-23T16:30:00Z">
              <w:rPr>
                <w:color w:val="222222"/>
                <w:sz w:val="36"/>
                <w:szCs w:val="36"/>
                <w:shd w:val="clear" w:color="auto" w:fill="FFFFFF"/>
              </w:rPr>
            </w:rPrChange>
          </w:rPr>
          <w:t> slot loaded partial ground plane</w:t>
        </w:r>
      </w:ins>
      <w:del w:id="535" w:author="Subhrajit Nandy" w:date="2023-05-23T16:29:00Z">
        <w:r w:rsidRPr="002A27F6" w:rsidDel="00CE25E7">
          <w:rPr>
            <w:color w:val="000000"/>
            <w:sz w:val="22"/>
            <w:szCs w:val="22"/>
          </w:rPr>
          <w:delText>the ground is clipped here</w:delText>
        </w:r>
      </w:del>
      <w:r w:rsidRPr="002A27F6">
        <w:rPr>
          <w:color w:val="000000"/>
          <w:sz w:val="22"/>
          <w:szCs w:val="22"/>
        </w:rPr>
        <w:t xml:space="preserve"> to improve the bandwidth and improve the impedance matching. The bandwidth and impedance are improved but the isolation needs to improve to meet the expectation. Hence, </w:t>
      </w:r>
      <w:del w:id="536" w:author="Subhrajit Nandy" w:date="2023-05-23T16:36:00Z">
        <w:r w:rsidRPr="002A27F6" w:rsidDel="00CE4334">
          <w:rPr>
            <w:color w:val="000000"/>
            <w:sz w:val="22"/>
            <w:szCs w:val="22"/>
          </w:rPr>
          <w:delText>we clipped the antenna from the top position</w:delText>
        </w:r>
      </w:del>
      <w:ins w:id="537" w:author="Subhrajit Nandy" w:date="2023-05-23T16:30:00Z">
        <w:r w:rsidR="00CE25E7">
          <w:rPr>
            <w:color w:val="000000"/>
            <w:sz w:val="22"/>
            <w:szCs w:val="22"/>
          </w:rPr>
          <w:t xml:space="preserve">all partial grounds are </w:t>
        </w:r>
      </w:ins>
      <w:ins w:id="538" w:author="Subhrajit Nandy" w:date="2023-05-23T16:33:00Z">
        <w:r w:rsidR="00CE4334">
          <w:rPr>
            <w:color w:val="000000"/>
            <w:sz w:val="22"/>
            <w:szCs w:val="22"/>
          </w:rPr>
          <w:t>connected</w:t>
        </w:r>
      </w:ins>
      <w:r w:rsidRPr="002A27F6">
        <w:rPr>
          <w:color w:val="000000"/>
          <w:sz w:val="22"/>
          <w:szCs w:val="22"/>
        </w:rPr>
        <w:t>, which forms the Type III</w:t>
      </w:r>
      <w:del w:id="539" w:author="Subhrajit Nandy" w:date="2023-05-23T16:36:00Z">
        <w:r w:rsidRPr="002A27F6" w:rsidDel="00CE4334">
          <w:rPr>
            <w:color w:val="000000"/>
            <w:sz w:val="22"/>
            <w:szCs w:val="22"/>
          </w:rPr>
          <w:delText xml:space="preserve"> (Proposed Structure)</w:delText>
        </w:r>
      </w:del>
      <w:r w:rsidRPr="002A27F6">
        <w:rPr>
          <w:color w:val="000000"/>
          <w:sz w:val="22"/>
          <w:szCs w:val="22"/>
        </w:rPr>
        <w:t xml:space="preserve">. The change visualized in Type III </w:t>
      </w:r>
      <w:del w:id="540" w:author="Subhrajit Nandy" w:date="2023-05-23T16:36:00Z">
        <w:r w:rsidRPr="002A27F6" w:rsidDel="00216346">
          <w:rPr>
            <w:color w:val="000000"/>
            <w:sz w:val="22"/>
            <w:szCs w:val="22"/>
          </w:rPr>
          <w:delText xml:space="preserve">also </w:delText>
        </w:r>
      </w:del>
      <w:ins w:id="541" w:author="Subhrajit Nandy" w:date="2023-05-23T16:36:00Z">
        <w:r w:rsidR="00216346">
          <w:rPr>
            <w:color w:val="000000"/>
            <w:sz w:val="22"/>
            <w:szCs w:val="22"/>
          </w:rPr>
          <w:t>to</w:t>
        </w:r>
        <w:r w:rsidR="00216346" w:rsidRPr="002A27F6">
          <w:rPr>
            <w:color w:val="000000"/>
            <w:sz w:val="22"/>
            <w:szCs w:val="22"/>
          </w:rPr>
          <w:t xml:space="preserve"> </w:t>
        </w:r>
      </w:ins>
      <w:r w:rsidRPr="002A27F6">
        <w:rPr>
          <w:color w:val="000000"/>
          <w:sz w:val="22"/>
          <w:szCs w:val="22"/>
        </w:rPr>
        <w:t>improve</w:t>
      </w:r>
      <w:del w:id="542" w:author="Subhrajit Nandy" w:date="2023-05-23T16:36:00Z">
        <w:r w:rsidRPr="002A27F6" w:rsidDel="00216346">
          <w:rPr>
            <w:color w:val="000000"/>
            <w:sz w:val="22"/>
            <w:szCs w:val="22"/>
          </w:rPr>
          <w:delText>s</w:delText>
        </w:r>
      </w:del>
      <w:r w:rsidRPr="002A27F6">
        <w:rPr>
          <w:color w:val="000000"/>
          <w:sz w:val="22"/>
          <w:szCs w:val="22"/>
        </w:rPr>
        <w:t xml:space="preserve"> the</w:t>
      </w:r>
      <w:ins w:id="543" w:author="Subhrajit Nandy" w:date="2023-05-23T16:36:00Z">
        <w:r w:rsidR="00216346">
          <w:rPr>
            <w:color w:val="000000"/>
            <w:sz w:val="22"/>
            <w:szCs w:val="22"/>
          </w:rPr>
          <w:t xml:space="preserve"> isolation </w:t>
        </w:r>
      </w:ins>
      <w:ins w:id="544" w:author="Subhrajit Nandy" w:date="2023-05-23T16:40:00Z">
        <w:r w:rsidR="00216346">
          <w:rPr>
            <w:color w:val="000000"/>
            <w:sz w:val="22"/>
            <w:szCs w:val="22"/>
          </w:rPr>
          <w:t>replaces</w:t>
        </w:r>
      </w:ins>
      <w:ins w:id="545" w:author="Subhrajit Nandy" w:date="2023-05-23T16:37:00Z">
        <w:r w:rsidR="00216346">
          <w:rPr>
            <w:color w:val="000000"/>
            <w:sz w:val="22"/>
            <w:szCs w:val="22"/>
          </w:rPr>
          <w:t xml:space="preserve"> the full circular patch with a half circular </w:t>
        </w:r>
      </w:ins>
      <w:ins w:id="546" w:author="Subhrajit Nandy" w:date="2023-05-23T16:38:00Z">
        <w:r w:rsidR="00216346">
          <w:rPr>
            <w:color w:val="000000"/>
            <w:sz w:val="22"/>
            <w:szCs w:val="22"/>
          </w:rPr>
          <w:t xml:space="preserve">patch in addition to previous </w:t>
        </w:r>
      </w:ins>
      <w:ins w:id="547" w:author="Subhrajit Nandy" w:date="2023-05-23T16:39:00Z">
        <w:r w:rsidR="00216346">
          <w:rPr>
            <w:color w:val="000000"/>
            <w:sz w:val="22"/>
            <w:szCs w:val="22"/>
          </w:rPr>
          <w:t>stapes</w:t>
        </w:r>
      </w:ins>
      <w:ins w:id="548" w:author="Subhrajit Nandy" w:date="2023-05-23T16:38:00Z">
        <w:r w:rsidR="00216346">
          <w:rPr>
            <w:color w:val="000000"/>
            <w:sz w:val="22"/>
            <w:szCs w:val="22"/>
          </w:rPr>
          <w:t xml:space="preserve"> Type IV</w:t>
        </w:r>
      </w:ins>
      <w:ins w:id="549" w:author="Subhrajit Nandy" w:date="2023-05-23T16:40:00Z">
        <w:r w:rsidR="00216346">
          <w:rPr>
            <w:color w:val="000000"/>
            <w:sz w:val="22"/>
            <w:szCs w:val="22"/>
          </w:rPr>
          <w:t xml:space="preserve"> </w:t>
        </w:r>
      </w:ins>
      <w:ins w:id="550" w:author="Subhrajit Nandy" w:date="2023-05-23T16:38:00Z">
        <w:r w:rsidR="00216346">
          <w:rPr>
            <w:color w:val="000000"/>
            <w:sz w:val="22"/>
            <w:szCs w:val="22"/>
          </w:rPr>
          <w:t>(Proposed</w:t>
        </w:r>
      </w:ins>
      <w:ins w:id="551" w:author="Subhrajit Nandy" w:date="2023-05-23T16:39:00Z">
        <w:r w:rsidR="00216346">
          <w:rPr>
            <w:color w:val="000000"/>
            <w:sz w:val="22"/>
            <w:szCs w:val="22"/>
          </w:rPr>
          <w:t xml:space="preserve"> figure). The</w:t>
        </w:r>
      </w:ins>
      <w:ins w:id="552" w:author="Subhrajit Nandy" w:date="2023-05-23T16:40:00Z">
        <w:r w:rsidR="00216346">
          <w:rPr>
            <w:color w:val="000000"/>
            <w:sz w:val="22"/>
            <w:szCs w:val="22"/>
          </w:rPr>
          <w:t xml:space="preserve"> proposed figure </w:t>
        </w:r>
      </w:ins>
      <w:ins w:id="553" w:author="Subhrajit Nandy" w:date="2023-05-24T13:19:00Z">
        <w:r w:rsidR="009B2378">
          <w:rPr>
            <w:color w:val="000000"/>
            <w:sz w:val="22"/>
            <w:szCs w:val="22"/>
          </w:rPr>
          <w:t>improves</w:t>
        </w:r>
      </w:ins>
      <w:ins w:id="554" w:author="Subhrajit Nandy" w:date="2023-05-23T16:40:00Z">
        <w:r w:rsidR="00216346">
          <w:rPr>
            <w:color w:val="000000"/>
            <w:sz w:val="22"/>
            <w:szCs w:val="22"/>
          </w:rPr>
          <w:t xml:space="preserve"> the </w:t>
        </w:r>
      </w:ins>
      <w:del w:id="555" w:author="Subhrajit Nandy" w:date="2023-05-23T16:39:00Z">
        <w:r w:rsidRPr="002A27F6" w:rsidDel="00216346">
          <w:rPr>
            <w:color w:val="000000"/>
            <w:sz w:val="22"/>
            <w:szCs w:val="22"/>
          </w:rPr>
          <w:delText xml:space="preserve"> </w:delText>
        </w:r>
      </w:del>
      <w:r w:rsidRPr="002A27F6">
        <w:rPr>
          <w:color w:val="000000"/>
          <w:sz w:val="22"/>
          <w:szCs w:val="22"/>
        </w:rPr>
        <w:t xml:space="preserve">circular </w:t>
      </w:r>
      <w:r w:rsidRPr="002A27F6">
        <w:rPr>
          <w:sz w:val="22"/>
          <w:szCs w:val="22"/>
        </w:rPr>
        <w:t>polarization significantly,</w:t>
      </w:r>
      <w:r w:rsidRPr="002A27F6">
        <w:rPr>
          <w:spacing w:val="1"/>
          <w:sz w:val="22"/>
          <w:szCs w:val="22"/>
        </w:rPr>
        <w:t xml:space="preserve"> </w:t>
      </w:r>
      <w:r w:rsidRPr="002A27F6">
        <w:rPr>
          <w:sz w:val="22"/>
          <w:szCs w:val="22"/>
        </w:rPr>
        <w:t>which we will</w:t>
      </w:r>
      <w:r w:rsidRPr="002A27F6">
        <w:rPr>
          <w:spacing w:val="1"/>
          <w:sz w:val="22"/>
          <w:szCs w:val="22"/>
        </w:rPr>
        <w:t xml:space="preserve"> </w:t>
      </w:r>
      <w:r w:rsidRPr="002A27F6">
        <w:rPr>
          <w:sz w:val="22"/>
          <w:szCs w:val="22"/>
        </w:rPr>
        <w:t>further</w:t>
      </w:r>
      <w:r w:rsidRPr="002A27F6">
        <w:rPr>
          <w:spacing w:val="-2"/>
          <w:sz w:val="22"/>
          <w:szCs w:val="22"/>
        </w:rPr>
        <w:t xml:space="preserve"> </w:t>
      </w:r>
      <w:r w:rsidRPr="002A27F6">
        <w:rPr>
          <w:sz w:val="22"/>
          <w:szCs w:val="22"/>
        </w:rPr>
        <w:t>check.</w:t>
      </w:r>
    </w:p>
    <w:p w14:paraId="3484A217" w14:textId="77777777" w:rsidR="006421F4" w:rsidRPr="002A27F6" w:rsidRDefault="006421F4">
      <w:pPr>
        <w:pStyle w:val="NormalWeb"/>
        <w:spacing w:before="0" w:beforeAutospacing="0" w:after="40" w:afterAutospacing="0"/>
        <w:ind w:left="600" w:right="393"/>
        <w:jc w:val="both"/>
        <w:rPr>
          <w:ins w:id="556" w:author="Subhrajit Nandy" w:date="2023-05-23T12:03:00Z"/>
          <w:sz w:val="22"/>
          <w:szCs w:val="22"/>
        </w:rPr>
      </w:pPr>
    </w:p>
    <w:p w14:paraId="21548CE4" w14:textId="77777777" w:rsidR="006421F4" w:rsidRPr="002A27F6" w:rsidRDefault="006421F4">
      <w:pPr>
        <w:pStyle w:val="NormalWeb"/>
        <w:spacing w:before="0" w:beforeAutospacing="0" w:after="40" w:afterAutospacing="0"/>
        <w:ind w:left="600" w:right="393"/>
        <w:jc w:val="both"/>
        <w:rPr>
          <w:ins w:id="557" w:author="Subhrajit Nandy" w:date="2023-05-23T12:03:00Z"/>
          <w:sz w:val="22"/>
          <w:szCs w:val="22"/>
        </w:rPr>
      </w:pPr>
    </w:p>
    <w:p w14:paraId="32C80BB7" w14:textId="77777777" w:rsidR="006421F4" w:rsidRPr="002A27F6" w:rsidRDefault="006421F4">
      <w:pPr>
        <w:pStyle w:val="NormalWeb"/>
        <w:spacing w:before="0" w:beforeAutospacing="0" w:after="40" w:afterAutospacing="0"/>
        <w:ind w:left="600" w:right="393"/>
        <w:jc w:val="both"/>
        <w:rPr>
          <w:ins w:id="558" w:author="Subhrajit Nandy" w:date="2023-05-23T12:03:00Z"/>
          <w:sz w:val="22"/>
          <w:szCs w:val="22"/>
        </w:rPr>
      </w:pPr>
    </w:p>
    <w:p w14:paraId="54FD29DA" w14:textId="44BAC090" w:rsidR="00F20E4F" w:rsidRPr="002A27F6" w:rsidRDefault="006421F4">
      <w:pPr>
        <w:pStyle w:val="NormalWeb"/>
        <w:tabs>
          <w:tab w:val="center" w:pos="5403"/>
        </w:tabs>
        <w:spacing w:before="0" w:beforeAutospacing="0" w:after="40" w:afterAutospacing="0"/>
        <w:ind w:left="600" w:right="393"/>
        <w:jc w:val="both"/>
        <w:rPr>
          <w:sz w:val="22"/>
          <w:szCs w:val="22"/>
        </w:rPr>
        <w:pPrChange w:id="559" w:author="Subhrajit Nandy" w:date="2023-05-23T12:05:00Z">
          <w:pPr>
            <w:pStyle w:val="NormalWeb"/>
            <w:spacing w:before="0" w:beforeAutospacing="0" w:after="40" w:afterAutospacing="0"/>
            <w:ind w:left="600" w:right="480"/>
            <w:jc w:val="both"/>
          </w:pPr>
        </w:pPrChange>
      </w:pPr>
      <w:ins w:id="560" w:author="Subhrajit Nandy" w:date="2023-05-23T12:04:00Z">
        <w:r w:rsidRPr="002A27F6">
          <w:rPr>
            <w:noProof/>
            <w:sz w:val="22"/>
            <w:szCs w:val="22"/>
          </w:rPr>
          <w:drawing>
            <wp:anchor distT="0" distB="0" distL="114300" distR="114300" simplePos="0" relativeHeight="251684864" behindDoc="0" locked="0" layoutInCell="1" allowOverlap="1" wp14:anchorId="2738F044" wp14:editId="11D29C31">
              <wp:simplePos x="0" y="0"/>
              <wp:positionH relativeFrom="page">
                <wp:posOffset>2080130</wp:posOffset>
              </wp:positionH>
              <wp:positionV relativeFrom="paragraph">
                <wp:posOffset>59</wp:posOffset>
              </wp:positionV>
              <wp:extent cx="3398650" cy="2599572"/>
              <wp:effectExtent l="0" t="0" r="0" b="0"/>
              <wp:wrapTopAndBottom/>
              <wp:docPr id="97966679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666797" name="Picture 979666797"/>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405765" cy="2605014"/>
                      </a:xfrm>
                      <a:prstGeom prst="rect">
                        <a:avLst/>
                      </a:prstGeom>
                    </pic:spPr>
                  </pic:pic>
                </a:graphicData>
              </a:graphic>
              <wp14:sizeRelH relativeFrom="margin">
                <wp14:pctWidth>0</wp14:pctWidth>
              </wp14:sizeRelH>
              <wp14:sizeRelV relativeFrom="margin">
                <wp14:pctHeight>0</wp14:pctHeight>
              </wp14:sizeRelV>
            </wp:anchor>
          </w:drawing>
        </w:r>
      </w:ins>
      <w:ins w:id="561" w:author="Subhrajit Nandy" w:date="2023-05-23T12:05:00Z">
        <w:r w:rsidRPr="002A27F6">
          <w:rPr>
            <w:sz w:val="22"/>
            <w:szCs w:val="22"/>
          </w:rPr>
          <w:tab/>
        </w:r>
      </w:ins>
      <w:commentRangeStart w:id="562"/>
      <w:del w:id="563" w:author="Subhrajit Nandy" w:date="2023-05-23T12:02:00Z">
        <w:r w:rsidRPr="002A27F6" w:rsidDel="006421F4">
          <w:rPr>
            <w:noProof/>
          </w:rPr>
          <w:drawing>
            <wp:anchor distT="0" distB="0" distL="114300" distR="114300" simplePos="0" relativeHeight="251680768" behindDoc="0" locked="0" layoutInCell="1" allowOverlap="1" wp14:anchorId="665F93F2" wp14:editId="084BCD1C">
              <wp:simplePos x="0" y="0"/>
              <wp:positionH relativeFrom="page">
                <wp:align>center</wp:align>
              </wp:positionH>
              <wp:positionV relativeFrom="paragraph">
                <wp:posOffset>0</wp:posOffset>
              </wp:positionV>
              <wp:extent cx="3383280" cy="2590800"/>
              <wp:effectExtent l="0" t="0" r="762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a:xfrm>
                        <a:off x="0" y="0"/>
                        <a:ext cx="3383280" cy="2590800"/>
                      </a:xfrm>
                      <a:prstGeom prst="rect">
                        <a:avLst/>
                      </a:prstGeom>
                      <a:noFill/>
                      <a:ln>
                        <a:noFill/>
                      </a:ln>
                    </pic:spPr>
                  </pic:pic>
                </a:graphicData>
              </a:graphic>
            </wp:anchor>
          </w:drawing>
        </w:r>
      </w:del>
      <w:commentRangeEnd w:id="562"/>
      <w:r w:rsidRPr="002A27F6">
        <w:commentReference w:id="562"/>
      </w:r>
      <w:del w:id="564" w:author="Subhrajit Nandy" w:date="2023-05-23T12:02:00Z">
        <w:r w:rsidRPr="002A27F6" w:rsidDel="006421F4">
          <w:rPr>
            <w:sz w:val="22"/>
            <w:szCs w:val="22"/>
          </w:rPr>
          <w:delText xml:space="preserve">                                             </w:delText>
        </w:r>
      </w:del>
    </w:p>
    <w:p w14:paraId="7476D76A" w14:textId="77777777" w:rsidR="00F20E4F" w:rsidRPr="002A27F6" w:rsidRDefault="00000000" w:rsidP="006421F4">
      <w:pPr>
        <w:pStyle w:val="Heading6"/>
        <w:spacing w:before="0" w:after="100" w:afterAutospacing="1"/>
        <w:ind w:left="2552" w:right="1049" w:hanging="851"/>
        <w:jc w:val="center"/>
        <w:rPr>
          <w:rFonts w:ascii="Times New Roman" w:hAnsi="Times New Roman" w:cs="Times New Roman"/>
          <w:b/>
          <w:bCs/>
          <w:color w:val="auto"/>
          <w:spacing w:val="4"/>
          <w:sz w:val="16"/>
          <w:szCs w:val="16"/>
        </w:rPr>
      </w:pPr>
      <w:r w:rsidRPr="002A27F6">
        <w:rPr>
          <w:rFonts w:ascii="Times New Roman" w:hAnsi="Times New Roman" w:cs="Times New Roman"/>
          <w:b/>
          <w:bCs/>
          <w:color w:val="auto"/>
          <w:spacing w:val="4"/>
          <w:sz w:val="16"/>
          <w:szCs w:val="16"/>
        </w:rPr>
        <w:t>Fig 8. Stepwise improvement of reflection coefficient of the proposed structure</w:t>
      </w:r>
    </w:p>
    <w:p w14:paraId="0E32F1CD" w14:textId="77777777" w:rsidR="00F20E4F" w:rsidRPr="002A27F6" w:rsidRDefault="00000000">
      <w:pPr>
        <w:pStyle w:val="ListParagraph"/>
        <w:numPr>
          <w:ilvl w:val="0"/>
          <w:numId w:val="43"/>
        </w:numPr>
        <w:spacing w:before="240" w:after="100" w:afterAutospacing="1"/>
        <w:ind w:left="709" w:right="397" w:hanging="283"/>
        <w:rPr>
          <w:b/>
          <w:sz w:val="20"/>
          <w:szCs w:val="20"/>
        </w:rPr>
      </w:pPr>
      <w:r w:rsidRPr="002A27F6">
        <w:rPr>
          <w:b/>
        </w:rPr>
        <w:t>Reconfigurable MIMO Antenna structure</w:t>
      </w:r>
    </w:p>
    <w:p w14:paraId="5372F55A" w14:textId="3E9ED1CE" w:rsidR="00F20E4F" w:rsidRPr="002A27F6" w:rsidRDefault="002D4EC4">
      <w:pPr>
        <w:pStyle w:val="Heading4"/>
        <w:shd w:val="clear" w:color="auto" w:fill="FFFFFF"/>
        <w:spacing w:after="100" w:afterAutospacing="1"/>
        <w:ind w:left="709" w:right="393"/>
        <w:jc w:val="both"/>
        <w:rPr>
          <w:ins w:id="565" w:author="Subhrajit Nandy" w:date="2023-05-23T11:42:00Z"/>
          <w:rFonts w:ascii="Times New Roman" w:hAnsi="Times New Roman" w:cs="Times New Roman"/>
          <w:i w:val="0"/>
          <w:iCs w:val="0"/>
          <w:color w:val="202124"/>
          <w:sz w:val="24"/>
          <w:szCs w:val="24"/>
        </w:rPr>
      </w:pPr>
      <w:ins w:id="566" w:author="Subhrajit Nandy" w:date="2023-05-23T11:43:00Z">
        <w:r w:rsidRPr="002A27F6">
          <w:rPr>
            <w:rFonts w:ascii="Times New Roman" w:hAnsi="Times New Roman" w:cs="Times New Roman"/>
            <w:noProof/>
            <w:rPrChange w:id="567" w:author="Subhrajit Nandy" w:date="2023-05-23T15:38:00Z">
              <w:rPr>
                <w:noProof/>
              </w:rPr>
            </w:rPrChange>
          </w:rPr>
          <w:drawing>
            <wp:anchor distT="0" distB="0" distL="114300" distR="114300" simplePos="0" relativeHeight="251683840" behindDoc="0" locked="0" layoutInCell="1" allowOverlap="1" wp14:anchorId="0651F531" wp14:editId="7FA50406">
              <wp:simplePos x="0" y="0"/>
              <wp:positionH relativeFrom="page">
                <wp:posOffset>2247900</wp:posOffset>
              </wp:positionH>
              <wp:positionV relativeFrom="paragraph">
                <wp:posOffset>984250</wp:posOffset>
              </wp:positionV>
              <wp:extent cx="3017520" cy="3360420"/>
              <wp:effectExtent l="0" t="0" r="0" b="0"/>
              <wp:wrapTopAndBottom/>
              <wp:docPr id="91486157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861578" name="Picture 914861578"/>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017520" cy="3360420"/>
                      </a:xfrm>
                      <a:prstGeom prst="rect">
                        <a:avLst/>
                      </a:prstGeom>
                    </pic:spPr>
                  </pic:pic>
                </a:graphicData>
              </a:graphic>
              <wp14:sizeRelH relativeFrom="margin">
                <wp14:pctWidth>0</wp14:pctWidth>
              </wp14:sizeRelH>
              <wp14:sizeRelV relativeFrom="margin">
                <wp14:pctHeight>0</wp14:pctHeight>
              </wp14:sizeRelV>
            </wp:anchor>
          </w:drawing>
        </w:r>
      </w:ins>
      <w:del w:id="568" w:author="Subhrajit Nandy" w:date="2023-05-23T11:42:00Z">
        <w:r w:rsidRPr="002A27F6" w:rsidDel="002D4EC4">
          <w:rPr>
            <w:rFonts w:ascii="Times New Roman" w:hAnsi="Times New Roman" w:cs="Times New Roman"/>
            <w:i w:val="0"/>
            <w:iCs w:val="0"/>
            <w:noProof/>
            <w:color w:val="202124"/>
            <w:lang w:val="en-IN" w:eastAsia="en-IN"/>
          </w:rPr>
          <w:drawing>
            <wp:anchor distT="0" distB="0" distL="114300" distR="114300" simplePos="0" relativeHeight="251679744" behindDoc="0" locked="0" layoutInCell="1" allowOverlap="1" wp14:anchorId="6412FF8F" wp14:editId="6081160F">
              <wp:simplePos x="0" y="0"/>
              <wp:positionH relativeFrom="page">
                <wp:align>center</wp:align>
              </wp:positionH>
              <wp:positionV relativeFrom="paragraph">
                <wp:posOffset>1101090</wp:posOffset>
              </wp:positionV>
              <wp:extent cx="3299460" cy="3674110"/>
              <wp:effectExtent l="0" t="0" r="0" b="2540"/>
              <wp:wrapTopAndBottom/>
              <wp:docPr id="209505239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052393" name="Picture 4"/>
                      <pic:cNvPicPr>
                        <a:picLocks noChangeAspect="1"/>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299460" cy="3674110"/>
                      </a:xfrm>
                      <a:prstGeom prst="rect">
                        <a:avLst/>
                      </a:prstGeom>
                    </pic:spPr>
                  </pic:pic>
                </a:graphicData>
              </a:graphic>
            </wp:anchor>
          </w:drawing>
        </w:r>
      </w:del>
      <w:r w:rsidRPr="002A27F6">
        <w:rPr>
          <w:rFonts w:ascii="Times New Roman" w:hAnsi="Times New Roman" w:cs="Times New Roman"/>
          <w:i w:val="0"/>
          <w:iCs w:val="0"/>
          <w:color w:val="202124"/>
        </w:rPr>
        <w:t>We have an 8 x 8 MIMO antenna that has been designed using HFSS, with the antenna's dimensions being 55 mm x 55 mm for the design of the MIMO antenna. A total of eight antenna elements are presented on the substrate made of FR-4 material. The antenna elements are arranged symmetrically on the substrate, and the ground plane for the eight antennas is imported. In order to achieve the necessary bandwidth, they have a rectangular shape etched between two antenna elements</w:t>
      </w:r>
      <w:r w:rsidRPr="002A27F6">
        <w:rPr>
          <w:rFonts w:ascii="Times New Roman" w:hAnsi="Times New Roman" w:cs="Times New Roman"/>
          <w:i w:val="0"/>
          <w:iCs w:val="0"/>
          <w:color w:val="202124"/>
          <w:sz w:val="24"/>
          <w:szCs w:val="24"/>
        </w:rPr>
        <w:t>.</w:t>
      </w:r>
    </w:p>
    <w:p w14:paraId="6E032D29" w14:textId="2ACF4348" w:rsidR="002D4EC4" w:rsidRPr="002A27F6" w:rsidDel="002D4EC4" w:rsidRDefault="002D4EC4">
      <w:pPr>
        <w:jc w:val="center"/>
        <w:rPr>
          <w:del w:id="569" w:author="Subhrajit Nandy" w:date="2023-05-23T11:44:00Z"/>
          <w:i/>
          <w:iCs/>
          <w:sz w:val="16"/>
          <w:szCs w:val="16"/>
          <w:rPrChange w:id="570" w:author="Subhrajit Nandy" w:date="2023-05-23T15:38:00Z">
            <w:rPr>
              <w:del w:id="571" w:author="Subhrajit Nandy" w:date="2023-05-23T11:44:00Z"/>
              <w:rFonts w:ascii="Times New Roman" w:hAnsi="Times New Roman" w:cs="Times New Roman"/>
              <w:i w:val="0"/>
              <w:iCs w:val="0"/>
              <w:color w:val="202124"/>
              <w:sz w:val="24"/>
              <w:szCs w:val="24"/>
            </w:rPr>
          </w:rPrChange>
        </w:rPr>
        <w:pPrChange w:id="572" w:author="Subhrajit Nandy" w:date="2023-05-23T11:44:00Z">
          <w:pPr>
            <w:pStyle w:val="Heading4"/>
            <w:shd w:val="clear" w:color="auto" w:fill="FFFFFF"/>
            <w:spacing w:after="100" w:afterAutospacing="1"/>
            <w:ind w:left="709" w:right="393"/>
            <w:jc w:val="both"/>
          </w:pPr>
        </w:pPrChange>
      </w:pPr>
      <w:ins w:id="573" w:author="Subhrajit Nandy" w:date="2023-05-23T11:44:00Z">
        <w:r w:rsidRPr="002A27F6">
          <w:rPr>
            <w:sz w:val="16"/>
            <w:szCs w:val="16"/>
            <w:rPrChange w:id="574" w:author="Subhrajit Nandy" w:date="2023-05-23T15:38:00Z">
              <w:rPr>
                <w:i w:val="0"/>
                <w:iCs w:val="0"/>
              </w:rPr>
            </w:rPrChange>
          </w:rPr>
          <w:t>F</w:t>
        </w:r>
      </w:ins>
    </w:p>
    <w:p w14:paraId="7C3B5A27" w14:textId="086D53BB" w:rsidR="00F20E4F" w:rsidRPr="002A27F6" w:rsidRDefault="00000000" w:rsidP="002D4EC4">
      <w:pPr>
        <w:widowControl/>
        <w:autoSpaceDE/>
        <w:autoSpaceDN/>
        <w:spacing w:before="480" w:after="100" w:afterAutospacing="1" w:line="259" w:lineRule="auto"/>
        <w:jc w:val="center"/>
        <w:rPr>
          <w:b/>
          <w:bCs/>
          <w:spacing w:val="4"/>
          <w:sz w:val="16"/>
          <w:szCs w:val="16"/>
        </w:rPr>
      </w:pPr>
      <w:commentRangeStart w:id="575"/>
      <w:commentRangeEnd w:id="575"/>
      <w:del w:id="576" w:author="Subhrajit Nandy" w:date="2023-05-23T11:44:00Z">
        <w:r w:rsidRPr="002A27F6" w:rsidDel="002D4EC4">
          <w:rPr>
            <w:sz w:val="16"/>
            <w:szCs w:val="16"/>
            <w:rPrChange w:id="577" w:author="Subhrajit Nandy" w:date="2023-05-23T15:38:00Z">
              <w:rPr/>
            </w:rPrChange>
          </w:rPr>
          <w:commentReference w:id="575"/>
        </w:r>
        <w:r w:rsidRPr="002A27F6" w:rsidDel="002D4EC4">
          <w:rPr>
            <w:b/>
            <w:bCs/>
            <w:spacing w:val="4"/>
            <w:sz w:val="16"/>
            <w:szCs w:val="16"/>
          </w:rPr>
          <w:delText>F</w:delText>
        </w:r>
      </w:del>
      <w:r w:rsidRPr="002A27F6">
        <w:rPr>
          <w:b/>
          <w:bCs/>
          <w:spacing w:val="4"/>
          <w:sz w:val="16"/>
          <w:szCs w:val="16"/>
        </w:rPr>
        <w:t>ig 9. Proposed Eight-element Reconfigurable - MIMO antenna system.</w:t>
      </w:r>
    </w:p>
    <w:p w14:paraId="3FE3E6B0" w14:textId="77777777" w:rsidR="00F20E4F" w:rsidRPr="002A27F6" w:rsidRDefault="00000000">
      <w:pPr>
        <w:widowControl/>
        <w:autoSpaceDE/>
        <w:autoSpaceDN/>
        <w:spacing w:after="160" w:line="259" w:lineRule="auto"/>
        <w:rPr>
          <w:b/>
          <w:bCs/>
          <w:spacing w:val="4"/>
          <w:sz w:val="16"/>
          <w:szCs w:val="16"/>
        </w:rPr>
      </w:pPr>
      <w:r w:rsidRPr="002A27F6">
        <w:rPr>
          <w:b/>
          <w:bCs/>
          <w:spacing w:val="4"/>
          <w:sz w:val="16"/>
          <w:szCs w:val="16"/>
        </w:rPr>
        <w:br w:type="page"/>
      </w:r>
    </w:p>
    <w:p w14:paraId="2515D03F" w14:textId="77777777" w:rsidR="00F20E4F" w:rsidRPr="002A27F6" w:rsidRDefault="00000000">
      <w:pPr>
        <w:widowControl/>
        <w:autoSpaceDE/>
        <w:autoSpaceDN/>
        <w:spacing w:after="100" w:afterAutospacing="1" w:line="259" w:lineRule="auto"/>
        <w:jc w:val="center"/>
        <w:rPr>
          <w:b/>
          <w:bCs/>
          <w:sz w:val="24"/>
          <w:szCs w:val="24"/>
        </w:rPr>
      </w:pPr>
      <w:r w:rsidRPr="002A27F6">
        <w:rPr>
          <w:noProof/>
          <w:spacing w:val="4"/>
          <w:sz w:val="16"/>
          <w:szCs w:val="16"/>
          <w:lang w:val="en-IN" w:eastAsia="en-IN"/>
        </w:rPr>
        <w:lastRenderedPageBreak/>
        <w:drawing>
          <wp:anchor distT="0" distB="0" distL="114300" distR="114300" simplePos="0" relativeHeight="251670528" behindDoc="0" locked="0" layoutInCell="1" allowOverlap="1" wp14:anchorId="68810B9A" wp14:editId="39A70C1B">
            <wp:simplePos x="0" y="0"/>
            <wp:positionH relativeFrom="margin">
              <wp:align>center</wp:align>
            </wp:positionH>
            <wp:positionV relativeFrom="paragraph">
              <wp:posOffset>2092960</wp:posOffset>
            </wp:positionV>
            <wp:extent cx="3939540" cy="3013710"/>
            <wp:effectExtent l="0" t="0" r="381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939540" cy="3013710"/>
                    </a:xfrm>
                    <a:prstGeom prst="rect">
                      <a:avLst/>
                    </a:prstGeom>
                  </pic:spPr>
                </pic:pic>
              </a:graphicData>
            </a:graphic>
          </wp:anchor>
        </w:drawing>
      </w:r>
      <w:r w:rsidRPr="002A27F6">
        <w:rPr>
          <w:b/>
          <w:bCs/>
          <w:sz w:val="24"/>
          <w:szCs w:val="24"/>
        </w:rPr>
        <w:t>Table 1. Design Parameters (all dimensions are in mm.)</w:t>
      </w:r>
    </w:p>
    <w:tbl>
      <w:tblPr>
        <w:tblStyle w:val="TableGrid"/>
        <w:tblW w:w="10064" w:type="dxa"/>
        <w:tblInd w:w="279" w:type="dxa"/>
        <w:tblLook w:val="04A0" w:firstRow="1" w:lastRow="0" w:firstColumn="1" w:lastColumn="0" w:noHBand="0" w:noVBand="1"/>
      </w:tblPr>
      <w:tblGrid>
        <w:gridCol w:w="1559"/>
        <w:gridCol w:w="1559"/>
        <w:gridCol w:w="1784"/>
        <w:gridCol w:w="1784"/>
        <w:gridCol w:w="1784"/>
        <w:gridCol w:w="1594"/>
      </w:tblGrid>
      <w:tr w:rsidR="00F20E4F" w:rsidRPr="002A27F6" w14:paraId="01CB4E32" w14:textId="77777777">
        <w:tc>
          <w:tcPr>
            <w:tcW w:w="1559" w:type="dxa"/>
          </w:tcPr>
          <w:p w14:paraId="50E2C05A" w14:textId="77777777" w:rsidR="00F20E4F" w:rsidRPr="002A27F6" w:rsidRDefault="00000000">
            <w:pPr>
              <w:widowControl/>
              <w:autoSpaceDE/>
              <w:autoSpaceDN/>
              <w:spacing w:after="160" w:line="259" w:lineRule="auto"/>
              <w:jc w:val="center"/>
              <w:rPr>
                <w:b/>
                <w:bCs/>
                <w:sz w:val="24"/>
                <w:szCs w:val="24"/>
              </w:rPr>
            </w:pPr>
            <w:r w:rsidRPr="002A27F6">
              <w:rPr>
                <w:b/>
                <w:bCs/>
                <w:sz w:val="24"/>
                <w:szCs w:val="24"/>
              </w:rPr>
              <w:t>Para.</w:t>
            </w:r>
          </w:p>
        </w:tc>
        <w:tc>
          <w:tcPr>
            <w:tcW w:w="1559" w:type="dxa"/>
          </w:tcPr>
          <w:p w14:paraId="25FA10C4" w14:textId="77777777" w:rsidR="00F20E4F" w:rsidRPr="002A27F6" w:rsidRDefault="00000000">
            <w:pPr>
              <w:widowControl/>
              <w:autoSpaceDE/>
              <w:autoSpaceDN/>
              <w:spacing w:after="160" w:line="259" w:lineRule="auto"/>
              <w:jc w:val="center"/>
              <w:rPr>
                <w:b/>
                <w:bCs/>
                <w:sz w:val="24"/>
                <w:szCs w:val="24"/>
              </w:rPr>
            </w:pPr>
            <w:r w:rsidRPr="002A27F6">
              <w:rPr>
                <w:b/>
                <w:bCs/>
                <w:sz w:val="24"/>
                <w:szCs w:val="24"/>
              </w:rPr>
              <w:t>Value</w:t>
            </w:r>
          </w:p>
        </w:tc>
        <w:tc>
          <w:tcPr>
            <w:tcW w:w="1784" w:type="dxa"/>
          </w:tcPr>
          <w:p w14:paraId="05620167" w14:textId="77777777" w:rsidR="00F20E4F" w:rsidRPr="002A27F6" w:rsidRDefault="00000000">
            <w:pPr>
              <w:widowControl/>
              <w:autoSpaceDE/>
              <w:autoSpaceDN/>
              <w:spacing w:after="160" w:line="259" w:lineRule="auto"/>
              <w:jc w:val="center"/>
              <w:rPr>
                <w:b/>
                <w:bCs/>
                <w:sz w:val="24"/>
                <w:szCs w:val="24"/>
              </w:rPr>
            </w:pPr>
            <w:r w:rsidRPr="002A27F6">
              <w:rPr>
                <w:b/>
                <w:bCs/>
                <w:sz w:val="24"/>
                <w:szCs w:val="24"/>
              </w:rPr>
              <w:t>Para.</w:t>
            </w:r>
          </w:p>
        </w:tc>
        <w:tc>
          <w:tcPr>
            <w:tcW w:w="1784" w:type="dxa"/>
          </w:tcPr>
          <w:p w14:paraId="1BDC89DD" w14:textId="77777777" w:rsidR="00F20E4F" w:rsidRPr="002A27F6" w:rsidRDefault="00000000">
            <w:pPr>
              <w:widowControl/>
              <w:autoSpaceDE/>
              <w:autoSpaceDN/>
              <w:spacing w:after="160" w:line="259" w:lineRule="auto"/>
              <w:jc w:val="center"/>
              <w:rPr>
                <w:b/>
                <w:bCs/>
                <w:sz w:val="24"/>
                <w:szCs w:val="24"/>
              </w:rPr>
            </w:pPr>
            <w:r w:rsidRPr="002A27F6">
              <w:rPr>
                <w:b/>
                <w:bCs/>
                <w:sz w:val="24"/>
                <w:szCs w:val="24"/>
              </w:rPr>
              <w:t>Value</w:t>
            </w:r>
          </w:p>
        </w:tc>
        <w:tc>
          <w:tcPr>
            <w:tcW w:w="1784" w:type="dxa"/>
          </w:tcPr>
          <w:p w14:paraId="76A194A9" w14:textId="77777777" w:rsidR="00F20E4F" w:rsidRPr="002A27F6" w:rsidRDefault="00000000">
            <w:pPr>
              <w:widowControl/>
              <w:autoSpaceDE/>
              <w:autoSpaceDN/>
              <w:spacing w:after="160" w:line="259" w:lineRule="auto"/>
              <w:jc w:val="center"/>
              <w:rPr>
                <w:b/>
                <w:bCs/>
                <w:sz w:val="24"/>
                <w:szCs w:val="24"/>
              </w:rPr>
            </w:pPr>
            <w:r w:rsidRPr="002A27F6">
              <w:rPr>
                <w:b/>
                <w:bCs/>
                <w:sz w:val="24"/>
                <w:szCs w:val="24"/>
              </w:rPr>
              <w:t>Para.</w:t>
            </w:r>
          </w:p>
        </w:tc>
        <w:tc>
          <w:tcPr>
            <w:tcW w:w="1594" w:type="dxa"/>
          </w:tcPr>
          <w:p w14:paraId="2FD10C22" w14:textId="77777777" w:rsidR="00F20E4F" w:rsidRPr="002A27F6" w:rsidRDefault="00000000">
            <w:pPr>
              <w:widowControl/>
              <w:autoSpaceDE/>
              <w:autoSpaceDN/>
              <w:spacing w:after="160" w:line="259" w:lineRule="auto"/>
              <w:jc w:val="center"/>
              <w:rPr>
                <w:b/>
                <w:bCs/>
                <w:sz w:val="24"/>
                <w:szCs w:val="24"/>
              </w:rPr>
            </w:pPr>
            <w:r w:rsidRPr="002A27F6">
              <w:rPr>
                <w:b/>
                <w:bCs/>
                <w:sz w:val="24"/>
                <w:szCs w:val="24"/>
              </w:rPr>
              <w:t>Value</w:t>
            </w:r>
          </w:p>
        </w:tc>
      </w:tr>
      <w:tr w:rsidR="00F20E4F" w:rsidRPr="002A27F6" w14:paraId="7DADD07C" w14:textId="77777777">
        <w:tc>
          <w:tcPr>
            <w:tcW w:w="1559" w:type="dxa"/>
          </w:tcPr>
          <w:p w14:paraId="6F837F78" w14:textId="77777777" w:rsidR="00F20E4F" w:rsidRPr="002A27F6" w:rsidRDefault="00000000">
            <w:pPr>
              <w:widowControl/>
              <w:autoSpaceDE/>
              <w:autoSpaceDN/>
              <w:spacing w:after="160" w:line="259" w:lineRule="auto"/>
              <w:jc w:val="center"/>
            </w:pPr>
            <w:r w:rsidRPr="002A27F6">
              <w:t>L</w:t>
            </w:r>
          </w:p>
        </w:tc>
        <w:tc>
          <w:tcPr>
            <w:tcW w:w="1559" w:type="dxa"/>
          </w:tcPr>
          <w:p w14:paraId="22BE1E5A" w14:textId="77777777" w:rsidR="00F20E4F" w:rsidRPr="002A27F6" w:rsidRDefault="00000000">
            <w:pPr>
              <w:widowControl/>
              <w:autoSpaceDE/>
              <w:autoSpaceDN/>
              <w:spacing w:after="160" w:line="259" w:lineRule="auto"/>
              <w:jc w:val="center"/>
            </w:pPr>
            <w:r w:rsidRPr="002A27F6">
              <w:t>55</w:t>
            </w:r>
          </w:p>
        </w:tc>
        <w:tc>
          <w:tcPr>
            <w:tcW w:w="1784" w:type="dxa"/>
          </w:tcPr>
          <w:p w14:paraId="729F218F" w14:textId="77777777" w:rsidR="00F20E4F" w:rsidRPr="002A27F6" w:rsidRDefault="00000000">
            <w:pPr>
              <w:widowControl/>
              <w:autoSpaceDE/>
              <w:autoSpaceDN/>
              <w:spacing w:after="160" w:line="259" w:lineRule="auto"/>
              <w:jc w:val="center"/>
            </w:pPr>
            <w:r w:rsidRPr="002A27F6">
              <w:t>W</w:t>
            </w:r>
          </w:p>
        </w:tc>
        <w:tc>
          <w:tcPr>
            <w:tcW w:w="1784" w:type="dxa"/>
          </w:tcPr>
          <w:p w14:paraId="5DD753FF" w14:textId="77777777" w:rsidR="00F20E4F" w:rsidRPr="002A27F6" w:rsidRDefault="00000000">
            <w:pPr>
              <w:widowControl/>
              <w:autoSpaceDE/>
              <w:autoSpaceDN/>
              <w:spacing w:after="160" w:line="259" w:lineRule="auto"/>
              <w:jc w:val="center"/>
            </w:pPr>
            <w:r w:rsidRPr="002A27F6">
              <w:t>55</w:t>
            </w:r>
          </w:p>
        </w:tc>
        <w:tc>
          <w:tcPr>
            <w:tcW w:w="1784" w:type="dxa"/>
          </w:tcPr>
          <w:p w14:paraId="28BE50F4" w14:textId="77777777" w:rsidR="00F20E4F" w:rsidRPr="002A27F6" w:rsidRDefault="00000000">
            <w:pPr>
              <w:widowControl/>
              <w:autoSpaceDE/>
              <w:autoSpaceDN/>
              <w:spacing w:after="160" w:line="259" w:lineRule="auto"/>
              <w:jc w:val="center"/>
            </w:pPr>
            <w:r w:rsidRPr="002A27F6">
              <w:t>R</w:t>
            </w:r>
            <w:r w:rsidRPr="002A27F6">
              <w:rPr>
                <w:vertAlign w:val="subscript"/>
              </w:rPr>
              <w:t>1</w:t>
            </w:r>
          </w:p>
        </w:tc>
        <w:tc>
          <w:tcPr>
            <w:tcW w:w="1594" w:type="dxa"/>
          </w:tcPr>
          <w:p w14:paraId="28346906" w14:textId="77777777" w:rsidR="00F20E4F" w:rsidRPr="002A27F6" w:rsidRDefault="00000000">
            <w:pPr>
              <w:widowControl/>
              <w:autoSpaceDE/>
              <w:autoSpaceDN/>
              <w:spacing w:after="160" w:line="259" w:lineRule="auto"/>
              <w:jc w:val="center"/>
            </w:pPr>
            <w:r w:rsidRPr="002A27F6">
              <w:t>7.2</w:t>
            </w:r>
          </w:p>
        </w:tc>
      </w:tr>
      <w:tr w:rsidR="00F20E4F" w:rsidRPr="002A27F6" w14:paraId="4B996CE3" w14:textId="77777777">
        <w:tc>
          <w:tcPr>
            <w:tcW w:w="1559" w:type="dxa"/>
          </w:tcPr>
          <w:p w14:paraId="102425ED" w14:textId="77777777" w:rsidR="00F20E4F" w:rsidRPr="002A27F6" w:rsidRDefault="00000000">
            <w:pPr>
              <w:widowControl/>
              <w:autoSpaceDE/>
              <w:autoSpaceDN/>
              <w:spacing w:after="160" w:line="259" w:lineRule="auto"/>
              <w:jc w:val="center"/>
            </w:pPr>
            <w:r w:rsidRPr="002A27F6">
              <w:t>L</w:t>
            </w:r>
            <w:r w:rsidRPr="002A27F6">
              <w:rPr>
                <w:vertAlign w:val="subscript"/>
              </w:rPr>
              <w:t>1</w:t>
            </w:r>
          </w:p>
        </w:tc>
        <w:tc>
          <w:tcPr>
            <w:tcW w:w="1559" w:type="dxa"/>
          </w:tcPr>
          <w:p w14:paraId="55CFB8C2" w14:textId="77777777" w:rsidR="00F20E4F" w:rsidRPr="002A27F6" w:rsidRDefault="00000000">
            <w:pPr>
              <w:widowControl/>
              <w:autoSpaceDE/>
              <w:autoSpaceDN/>
              <w:spacing w:after="160" w:line="259" w:lineRule="auto"/>
              <w:jc w:val="center"/>
            </w:pPr>
            <w:r w:rsidRPr="002A27F6">
              <w:t>24</w:t>
            </w:r>
          </w:p>
        </w:tc>
        <w:tc>
          <w:tcPr>
            <w:tcW w:w="1784" w:type="dxa"/>
          </w:tcPr>
          <w:p w14:paraId="1CEFC524" w14:textId="77777777" w:rsidR="00F20E4F" w:rsidRPr="002A27F6" w:rsidRDefault="00000000">
            <w:pPr>
              <w:widowControl/>
              <w:autoSpaceDE/>
              <w:autoSpaceDN/>
              <w:spacing w:after="160" w:line="259" w:lineRule="auto"/>
              <w:jc w:val="center"/>
            </w:pPr>
            <w:r w:rsidRPr="002A27F6">
              <w:t>W</w:t>
            </w:r>
            <w:r w:rsidRPr="002A27F6">
              <w:rPr>
                <w:vertAlign w:val="subscript"/>
              </w:rPr>
              <w:t>1</w:t>
            </w:r>
          </w:p>
        </w:tc>
        <w:tc>
          <w:tcPr>
            <w:tcW w:w="1784" w:type="dxa"/>
          </w:tcPr>
          <w:p w14:paraId="356AC7AD" w14:textId="77777777" w:rsidR="00F20E4F" w:rsidRPr="002A27F6" w:rsidRDefault="00000000">
            <w:pPr>
              <w:widowControl/>
              <w:autoSpaceDE/>
              <w:autoSpaceDN/>
              <w:spacing w:after="160" w:line="259" w:lineRule="auto"/>
              <w:jc w:val="center"/>
            </w:pPr>
            <w:r w:rsidRPr="002A27F6">
              <w:t>10</w:t>
            </w:r>
          </w:p>
        </w:tc>
        <w:tc>
          <w:tcPr>
            <w:tcW w:w="1784" w:type="dxa"/>
          </w:tcPr>
          <w:p w14:paraId="5C7B0A44" w14:textId="77777777" w:rsidR="00F20E4F" w:rsidRPr="002A27F6" w:rsidRDefault="00000000">
            <w:pPr>
              <w:widowControl/>
              <w:autoSpaceDE/>
              <w:autoSpaceDN/>
              <w:spacing w:after="160" w:line="259" w:lineRule="auto"/>
              <w:jc w:val="center"/>
            </w:pPr>
            <w:r w:rsidRPr="002A27F6">
              <w:t>R</w:t>
            </w:r>
            <w:r w:rsidRPr="002A27F6">
              <w:rPr>
                <w:vertAlign w:val="subscript"/>
              </w:rPr>
              <w:t>2</w:t>
            </w:r>
          </w:p>
        </w:tc>
        <w:tc>
          <w:tcPr>
            <w:tcW w:w="1594" w:type="dxa"/>
          </w:tcPr>
          <w:p w14:paraId="7745CB69" w14:textId="77777777" w:rsidR="00F20E4F" w:rsidRPr="002A27F6" w:rsidRDefault="00000000">
            <w:pPr>
              <w:widowControl/>
              <w:autoSpaceDE/>
              <w:autoSpaceDN/>
              <w:spacing w:after="160" w:line="259" w:lineRule="auto"/>
              <w:jc w:val="center"/>
            </w:pPr>
            <w:r w:rsidRPr="002A27F6">
              <w:t>6.5</w:t>
            </w:r>
          </w:p>
        </w:tc>
      </w:tr>
      <w:tr w:rsidR="00F20E4F" w:rsidRPr="002A27F6" w14:paraId="376FE502" w14:textId="77777777">
        <w:tc>
          <w:tcPr>
            <w:tcW w:w="1559" w:type="dxa"/>
          </w:tcPr>
          <w:p w14:paraId="57F3101D" w14:textId="77777777" w:rsidR="00F20E4F" w:rsidRPr="002A27F6" w:rsidRDefault="00000000">
            <w:pPr>
              <w:widowControl/>
              <w:autoSpaceDE/>
              <w:autoSpaceDN/>
              <w:spacing w:after="160" w:line="259" w:lineRule="auto"/>
              <w:jc w:val="center"/>
            </w:pPr>
            <w:r w:rsidRPr="002A27F6">
              <w:t>L</w:t>
            </w:r>
            <w:r w:rsidRPr="002A27F6">
              <w:rPr>
                <w:vertAlign w:val="subscript"/>
              </w:rPr>
              <w:t>2</w:t>
            </w:r>
          </w:p>
        </w:tc>
        <w:tc>
          <w:tcPr>
            <w:tcW w:w="1559" w:type="dxa"/>
          </w:tcPr>
          <w:p w14:paraId="22BE0599" w14:textId="77777777" w:rsidR="00F20E4F" w:rsidRPr="002A27F6" w:rsidRDefault="00000000">
            <w:pPr>
              <w:widowControl/>
              <w:autoSpaceDE/>
              <w:autoSpaceDN/>
              <w:spacing w:after="160" w:line="259" w:lineRule="auto"/>
              <w:jc w:val="center"/>
            </w:pPr>
            <w:r w:rsidRPr="002A27F6">
              <w:t>10</w:t>
            </w:r>
          </w:p>
        </w:tc>
        <w:tc>
          <w:tcPr>
            <w:tcW w:w="1784" w:type="dxa"/>
          </w:tcPr>
          <w:p w14:paraId="6EE988FC" w14:textId="77777777" w:rsidR="00F20E4F" w:rsidRPr="002A27F6" w:rsidRDefault="00000000">
            <w:pPr>
              <w:widowControl/>
              <w:autoSpaceDE/>
              <w:autoSpaceDN/>
              <w:spacing w:after="160" w:line="259" w:lineRule="auto"/>
              <w:jc w:val="center"/>
            </w:pPr>
            <w:r w:rsidRPr="002A27F6">
              <w:t>W</w:t>
            </w:r>
            <w:r w:rsidRPr="002A27F6">
              <w:rPr>
                <w:vertAlign w:val="subscript"/>
              </w:rPr>
              <w:t>2</w:t>
            </w:r>
          </w:p>
        </w:tc>
        <w:tc>
          <w:tcPr>
            <w:tcW w:w="1784" w:type="dxa"/>
          </w:tcPr>
          <w:p w14:paraId="1039138D" w14:textId="77777777" w:rsidR="00F20E4F" w:rsidRPr="002A27F6" w:rsidRDefault="00000000">
            <w:pPr>
              <w:widowControl/>
              <w:autoSpaceDE/>
              <w:autoSpaceDN/>
              <w:spacing w:after="160" w:line="259" w:lineRule="auto"/>
              <w:jc w:val="center"/>
            </w:pPr>
            <w:r w:rsidRPr="002A27F6">
              <w:t>5</w:t>
            </w:r>
          </w:p>
        </w:tc>
        <w:tc>
          <w:tcPr>
            <w:tcW w:w="1784" w:type="dxa"/>
          </w:tcPr>
          <w:p w14:paraId="78AFC031" w14:textId="77777777" w:rsidR="00F20E4F" w:rsidRPr="002A27F6" w:rsidRDefault="00000000">
            <w:pPr>
              <w:widowControl/>
              <w:autoSpaceDE/>
              <w:autoSpaceDN/>
              <w:spacing w:after="160" w:line="259" w:lineRule="auto"/>
              <w:jc w:val="center"/>
            </w:pPr>
            <w:r w:rsidRPr="002A27F6">
              <w:t>R</w:t>
            </w:r>
            <w:r w:rsidRPr="002A27F6">
              <w:rPr>
                <w:vertAlign w:val="subscript"/>
              </w:rPr>
              <w:t>3</w:t>
            </w:r>
          </w:p>
        </w:tc>
        <w:tc>
          <w:tcPr>
            <w:tcW w:w="1594" w:type="dxa"/>
          </w:tcPr>
          <w:p w14:paraId="096D0BF1" w14:textId="77777777" w:rsidR="00F20E4F" w:rsidRPr="002A27F6" w:rsidRDefault="00000000">
            <w:pPr>
              <w:widowControl/>
              <w:autoSpaceDE/>
              <w:autoSpaceDN/>
              <w:spacing w:after="160" w:line="259" w:lineRule="auto"/>
              <w:jc w:val="center"/>
            </w:pPr>
            <w:r w:rsidRPr="002A27F6">
              <w:t>4.2</w:t>
            </w:r>
          </w:p>
        </w:tc>
      </w:tr>
      <w:tr w:rsidR="00F20E4F" w:rsidRPr="002A27F6" w14:paraId="22F38973" w14:textId="77777777">
        <w:tc>
          <w:tcPr>
            <w:tcW w:w="1559" w:type="dxa"/>
          </w:tcPr>
          <w:p w14:paraId="5AB14A01" w14:textId="77777777" w:rsidR="00F20E4F" w:rsidRPr="002A27F6" w:rsidRDefault="00000000">
            <w:pPr>
              <w:widowControl/>
              <w:autoSpaceDE/>
              <w:autoSpaceDN/>
              <w:spacing w:after="160" w:line="259" w:lineRule="auto"/>
              <w:jc w:val="center"/>
            </w:pPr>
            <w:r w:rsidRPr="002A27F6">
              <w:t>L</w:t>
            </w:r>
            <w:r w:rsidRPr="002A27F6">
              <w:rPr>
                <w:vertAlign w:val="subscript"/>
              </w:rPr>
              <w:t>3</w:t>
            </w:r>
          </w:p>
        </w:tc>
        <w:tc>
          <w:tcPr>
            <w:tcW w:w="1559" w:type="dxa"/>
          </w:tcPr>
          <w:p w14:paraId="5E70DEC1" w14:textId="77777777" w:rsidR="00F20E4F" w:rsidRPr="002A27F6" w:rsidRDefault="00000000">
            <w:pPr>
              <w:widowControl/>
              <w:autoSpaceDE/>
              <w:autoSpaceDN/>
              <w:spacing w:after="160" w:line="259" w:lineRule="auto"/>
              <w:jc w:val="center"/>
            </w:pPr>
            <w:r w:rsidRPr="002A27F6">
              <w:t>2.7</w:t>
            </w:r>
          </w:p>
        </w:tc>
        <w:tc>
          <w:tcPr>
            <w:tcW w:w="1784" w:type="dxa"/>
          </w:tcPr>
          <w:p w14:paraId="2B1E7C83" w14:textId="77777777" w:rsidR="00F20E4F" w:rsidRPr="002A27F6" w:rsidRDefault="00000000">
            <w:pPr>
              <w:widowControl/>
              <w:autoSpaceDE/>
              <w:autoSpaceDN/>
              <w:spacing w:after="160" w:line="259" w:lineRule="auto"/>
              <w:jc w:val="center"/>
            </w:pPr>
            <w:r w:rsidRPr="002A27F6">
              <w:t>W</w:t>
            </w:r>
            <w:r w:rsidRPr="002A27F6">
              <w:rPr>
                <w:vertAlign w:val="subscript"/>
              </w:rPr>
              <w:t>3</w:t>
            </w:r>
          </w:p>
        </w:tc>
        <w:tc>
          <w:tcPr>
            <w:tcW w:w="1784" w:type="dxa"/>
          </w:tcPr>
          <w:p w14:paraId="4B9B84BB" w14:textId="77777777" w:rsidR="00F20E4F" w:rsidRPr="002A27F6" w:rsidRDefault="00000000">
            <w:pPr>
              <w:widowControl/>
              <w:autoSpaceDE/>
              <w:autoSpaceDN/>
              <w:spacing w:after="160" w:line="259" w:lineRule="auto"/>
              <w:jc w:val="center"/>
            </w:pPr>
            <w:r w:rsidRPr="002A27F6">
              <w:t>12.5</w:t>
            </w:r>
          </w:p>
        </w:tc>
        <w:tc>
          <w:tcPr>
            <w:tcW w:w="1784" w:type="dxa"/>
          </w:tcPr>
          <w:p w14:paraId="283FDD4A" w14:textId="77777777" w:rsidR="00F20E4F" w:rsidRPr="002A27F6" w:rsidRDefault="00F20E4F">
            <w:pPr>
              <w:widowControl/>
              <w:autoSpaceDE/>
              <w:autoSpaceDN/>
              <w:spacing w:after="160" w:line="259" w:lineRule="auto"/>
              <w:jc w:val="center"/>
            </w:pPr>
          </w:p>
        </w:tc>
        <w:tc>
          <w:tcPr>
            <w:tcW w:w="1594" w:type="dxa"/>
          </w:tcPr>
          <w:p w14:paraId="3519342E" w14:textId="77777777" w:rsidR="00F20E4F" w:rsidRPr="002A27F6" w:rsidRDefault="00F20E4F">
            <w:pPr>
              <w:widowControl/>
              <w:autoSpaceDE/>
              <w:autoSpaceDN/>
              <w:spacing w:after="160" w:line="259" w:lineRule="auto"/>
              <w:jc w:val="center"/>
            </w:pPr>
          </w:p>
        </w:tc>
      </w:tr>
      <w:tr w:rsidR="00F20E4F" w:rsidRPr="002A27F6" w14:paraId="16546B79" w14:textId="77777777">
        <w:tc>
          <w:tcPr>
            <w:tcW w:w="1559" w:type="dxa"/>
          </w:tcPr>
          <w:p w14:paraId="73ECD837" w14:textId="77777777" w:rsidR="00F20E4F" w:rsidRPr="002A27F6" w:rsidRDefault="00000000">
            <w:pPr>
              <w:widowControl/>
              <w:autoSpaceDE/>
              <w:autoSpaceDN/>
              <w:spacing w:after="160" w:line="259" w:lineRule="auto"/>
              <w:jc w:val="center"/>
            </w:pPr>
            <w:r w:rsidRPr="002A27F6">
              <w:t>L</w:t>
            </w:r>
            <w:r w:rsidRPr="002A27F6">
              <w:rPr>
                <w:vertAlign w:val="subscript"/>
              </w:rPr>
              <w:t>4</w:t>
            </w:r>
          </w:p>
        </w:tc>
        <w:tc>
          <w:tcPr>
            <w:tcW w:w="1559" w:type="dxa"/>
          </w:tcPr>
          <w:p w14:paraId="602FB535" w14:textId="77777777" w:rsidR="00F20E4F" w:rsidRPr="002A27F6" w:rsidRDefault="00000000">
            <w:pPr>
              <w:widowControl/>
              <w:autoSpaceDE/>
              <w:autoSpaceDN/>
              <w:spacing w:after="160" w:line="259" w:lineRule="auto"/>
              <w:jc w:val="center"/>
            </w:pPr>
            <w:r w:rsidRPr="002A27F6">
              <w:t>10</w:t>
            </w:r>
          </w:p>
        </w:tc>
        <w:tc>
          <w:tcPr>
            <w:tcW w:w="1784" w:type="dxa"/>
          </w:tcPr>
          <w:p w14:paraId="21479C94" w14:textId="77777777" w:rsidR="00F20E4F" w:rsidRPr="002A27F6" w:rsidRDefault="00F20E4F">
            <w:pPr>
              <w:widowControl/>
              <w:autoSpaceDE/>
              <w:autoSpaceDN/>
              <w:spacing w:after="160" w:line="259" w:lineRule="auto"/>
              <w:jc w:val="center"/>
            </w:pPr>
          </w:p>
        </w:tc>
        <w:tc>
          <w:tcPr>
            <w:tcW w:w="1784" w:type="dxa"/>
          </w:tcPr>
          <w:p w14:paraId="534EA9F0" w14:textId="77777777" w:rsidR="00F20E4F" w:rsidRPr="002A27F6" w:rsidRDefault="00F20E4F">
            <w:pPr>
              <w:widowControl/>
              <w:autoSpaceDE/>
              <w:autoSpaceDN/>
              <w:spacing w:after="160" w:line="259" w:lineRule="auto"/>
              <w:jc w:val="center"/>
            </w:pPr>
          </w:p>
        </w:tc>
        <w:tc>
          <w:tcPr>
            <w:tcW w:w="1784" w:type="dxa"/>
          </w:tcPr>
          <w:p w14:paraId="0BDA43AB" w14:textId="77777777" w:rsidR="00F20E4F" w:rsidRPr="002A27F6" w:rsidRDefault="00F20E4F">
            <w:pPr>
              <w:widowControl/>
              <w:autoSpaceDE/>
              <w:autoSpaceDN/>
              <w:spacing w:after="160" w:line="259" w:lineRule="auto"/>
              <w:jc w:val="center"/>
            </w:pPr>
          </w:p>
        </w:tc>
        <w:tc>
          <w:tcPr>
            <w:tcW w:w="1594" w:type="dxa"/>
          </w:tcPr>
          <w:p w14:paraId="4F62A4AD" w14:textId="77777777" w:rsidR="00F20E4F" w:rsidRPr="002A27F6" w:rsidRDefault="00F20E4F">
            <w:pPr>
              <w:widowControl/>
              <w:autoSpaceDE/>
              <w:autoSpaceDN/>
              <w:spacing w:after="160" w:line="259" w:lineRule="auto"/>
              <w:jc w:val="center"/>
            </w:pPr>
          </w:p>
        </w:tc>
      </w:tr>
    </w:tbl>
    <w:p w14:paraId="3FABC6A4" w14:textId="77777777" w:rsidR="00F20E4F" w:rsidRPr="002A27F6" w:rsidRDefault="00000000">
      <w:pPr>
        <w:spacing w:before="240" w:after="100" w:afterAutospacing="1"/>
        <w:ind w:left="425" w:right="482"/>
        <w:jc w:val="center"/>
        <w:rPr>
          <w:spacing w:val="4"/>
          <w:sz w:val="16"/>
          <w:szCs w:val="16"/>
          <w:lang w:val="en-IN" w:eastAsia="en-IN"/>
        </w:rPr>
      </w:pPr>
      <w:r w:rsidRPr="002A27F6">
        <w:rPr>
          <w:b/>
          <w:spacing w:val="4"/>
          <w:sz w:val="16"/>
          <w:szCs w:val="16"/>
          <w:lang w:val="en-IN" w:eastAsia="en-IN"/>
        </w:rPr>
        <w:t>Fig. 10. Result of the 8 x 8 reconfigurable MIMO Antenna</w:t>
      </w:r>
      <w:r w:rsidRPr="002A27F6">
        <w:rPr>
          <w:spacing w:val="4"/>
          <w:sz w:val="16"/>
          <w:szCs w:val="16"/>
          <w:lang w:val="en-IN" w:eastAsia="en-IN"/>
        </w:rPr>
        <w:t xml:space="preserve"> </w:t>
      </w:r>
    </w:p>
    <w:p w14:paraId="3BF05892" w14:textId="77777777" w:rsidR="00F20E4F" w:rsidRPr="002A27F6" w:rsidRDefault="00000000">
      <w:pPr>
        <w:pStyle w:val="Heading4"/>
        <w:shd w:val="clear" w:color="auto" w:fill="FFFFFF"/>
        <w:spacing w:before="240" w:after="240"/>
        <w:ind w:left="700" w:right="393"/>
        <w:jc w:val="both"/>
        <w:rPr>
          <w:rFonts w:ascii="Times New Roman" w:hAnsi="Times New Roman" w:cs="Times New Roman"/>
          <w:i w:val="0"/>
          <w:iCs w:val="0"/>
          <w:color w:val="202124"/>
          <w:spacing w:val="4"/>
        </w:rPr>
      </w:pPr>
      <w:r w:rsidRPr="002A27F6">
        <w:rPr>
          <w:rFonts w:ascii="Times New Roman" w:hAnsi="Times New Roman" w:cs="Times New Roman"/>
          <w:i w:val="0"/>
          <w:iCs w:val="0"/>
          <w:noProof/>
          <w:spacing w:val="4"/>
          <w:lang w:val="en-IN" w:eastAsia="en-IN"/>
        </w:rPr>
        <w:drawing>
          <wp:anchor distT="0" distB="0" distL="114300" distR="114300" simplePos="0" relativeHeight="251682816" behindDoc="0" locked="0" layoutInCell="1" allowOverlap="1" wp14:anchorId="588836A2" wp14:editId="7CA4C1FC">
            <wp:simplePos x="0" y="0"/>
            <wp:positionH relativeFrom="column">
              <wp:posOffset>3962400</wp:posOffset>
            </wp:positionH>
            <wp:positionV relativeFrom="paragraph">
              <wp:posOffset>561340</wp:posOffset>
            </wp:positionV>
            <wp:extent cx="2171700" cy="2192020"/>
            <wp:effectExtent l="0" t="0" r="0" b="0"/>
            <wp:wrapTopAndBottom/>
            <wp:docPr id="139720137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201375" name="Picture 8"/>
                    <pic:cNvPicPr>
                      <a:picLocks noChangeAspect="1"/>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171700" cy="2192020"/>
                    </a:xfrm>
                    <a:prstGeom prst="rect">
                      <a:avLst/>
                    </a:prstGeom>
                  </pic:spPr>
                </pic:pic>
              </a:graphicData>
            </a:graphic>
          </wp:anchor>
        </w:drawing>
      </w:r>
      <w:r w:rsidRPr="002A27F6">
        <w:rPr>
          <w:rFonts w:ascii="Times New Roman" w:hAnsi="Times New Roman" w:cs="Times New Roman"/>
          <w:i w:val="0"/>
          <w:iCs w:val="0"/>
          <w:noProof/>
          <w:spacing w:val="4"/>
          <w:lang w:val="en-IN" w:eastAsia="en-IN"/>
        </w:rPr>
        <w:drawing>
          <wp:anchor distT="0" distB="0" distL="114300" distR="114300" simplePos="0" relativeHeight="251681792" behindDoc="0" locked="0" layoutInCell="1" allowOverlap="1" wp14:anchorId="57B2D848" wp14:editId="03202631">
            <wp:simplePos x="0" y="0"/>
            <wp:positionH relativeFrom="column">
              <wp:posOffset>792480</wp:posOffset>
            </wp:positionH>
            <wp:positionV relativeFrom="paragraph">
              <wp:posOffset>537845</wp:posOffset>
            </wp:positionV>
            <wp:extent cx="2223135" cy="2213610"/>
            <wp:effectExtent l="0" t="0" r="6350" b="0"/>
            <wp:wrapTopAndBottom/>
            <wp:docPr id="67943663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436637" name="Picture 7"/>
                    <pic:cNvPicPr>
                      <a:picLocks noChangeAspect="1"/>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223048" cy="2213610"/>
                    </a:xfrm>
                    <a:prstGeom prst="rect">
                      <a:avLst/>
                    </a:prstGeom>
                  </pic:spPr>
                </pic:pic>
              </a:graphicData>
            </a:graphic>
          </wp:anchor>
        </w:drawing>
      </w:r>
      <w:r w:rsidRPr="002A27F6">
        <w:rPr>
          <w:rFonts w:ascii="Times New Roman" w:hAnsi="Times New Roman" w:cs="Times New Roman"/>
          <w:i w:val="0"/>
          <w:iCs w:val="0"/>
          <w:color w:val="202124"/>
          <w:spacing w:val="4"/>
        </w:rPr>
        <w:t>After the compilation of the design through simulation and the analysis of the reflection coefficient and the transmission coefficient of the 8 x 8 MIMO antennas, the result can be seen in Fig. 10</w:t>
      </w:r>
    </w:p>
    <w:p w14:paraId="0E82AE76" w14:textId="35459614" w:rsidR="00F20E4F" w:rsidRPr="002A27F6" w:rsidRDefault="00000000">
      <w:pPr>
        <w:widowControl/>
        <w:autoSpaceDE/>
        <w:autoSpaceDN/>
        <w:spacing w:after="160" w:line="259" w:lineRule="auto"/>
        <w:ind w:left="2160" w:firstLine="720"/>
        <w:rPr>
          <w:color w:val="202124"/>
          <w:spacing w:val="4"/>
        </w:rPr>
      </w:pPr>
      <w:r w:rsidRPr="002A27F6">
        <w:rPr>
          <w:color w:val="202124"/>
          <w:spacing w:val="4"/>
        </w:rPr>
        <w:t>(a)</w:t>
      </w:r>
      <w:r w:rsidRPr="002A27F6">
        <w:rPr>
          <w:color w:val="202124"/>
          <w:spacing w:val="4"/>
        </w:rPr>
        <w:tab/>
      </w:r>
      <w:r w:rsidRPr="002A27F6">
        <w:rPr>
          <w:color w:val="202124"/>
          <w:spacing w:val="4"/>
        </w:rPr>
        <w:tab/>
      </w:r>
      <w:r w:rsidRPr="002A27F6">
        <w:rPr>
          <w:color w:val="202124"/>
          <w:spacing w:val="4"/>
        </w:rPr>
        <w:tab/>
      </w:r>
      <w:r w:rsidRPr="002A27F6">
        <w:rPr>
          <w:color w:val="202124"/>
          <w:spacing w:val="4"/>
        </w:rPr>
        <w:tab/>
      </w:r>
      <w:r w:rsidRPr="002A27F6">
        <w:rPr>
          <w:color w:val="202124"/>
          <w:spacing w:val="4"/>
        </w:rPr>
        <w:tab/>
      </w:r>
      <w:r w:rsidRPr="002A27F6">
        <w:rPr>
          <w:color w:val="202124"/>
          <w:spacing w:val="4"/>
        </w:rPr>
        <w:tab/>
        <w:t xml:space="preserve">       </w:t>
      </w:r>
      <w:del w:id="578" w:author="Subhrajit Nandy" w:date="2023-05-23T16:24:00Z">
        <w:r w:rsidRPr="002A27F6" w:rsidDel="00CB0DA1">
          <w:rPr>
            <w:color w:val="202124"/>
            <w:spacing w:val="4"/>
          </w:rPr>
          <w:delText xml:space="preserve">   (</w:delText>
        </w:r>
      </w:del>
      <w:ins w:id="579" w:author="Subhrajit Nandy" w:date="2023-05-23T16:24:00Z">
        <w:r w:rsidR="00CB0DA1" w:rsidRPr="002A27F6">
          <w:rPr>
            <w:color w:val="202124"/>
            <w:spacing w:val="4"/>
          </w:rPr>
          <w:t xml:space="preserve">  (</w:t>
        </w:r>
      </w:ins>
      <w:r w:rsidRPr="002A27F6">
        <w:rPr>
          <w:color w:val="202124"/>
          <w:spacing w:val="4"/>
        </w:rPr>
        <w:t>b)</w:t>
      </w:r>
    </w:p>
    <w:p w14:paraId="466B9B0A" w14:textId="4B08F187" w:rsidR="00F20E4F" w:rsidRPr="002A27F6" w:rsidRDefault="00000000">
      <w:pPr>
        <w:spacing w:before="240" w:after="100" w:afterAutospacing="1"/>
        <w:ind w:left="425" w:right="482"/>
        <w:jc w:val="center"/>
        <w:rPr>
          <w:spacing w:val="4"/>
          <w:sz w:val="16"/>
          <w:szCs w:val="16"/>
          <w:lang w:val="en-IN" w:eastAsia="en-IN"/>
        </w:rPr>
      </w:pPr>
      <w:r w:rsidRPr="002A27F6">
        <w:rPr>
          <w:b/>
          <w:spacing w:val="4"/>
          <w:sz w:val="16"/>
          <w:szCs w:val="16"/>
          <w:lang w:val="en-IN" w:eastAsia="en-IN"/>
        </w:rPr>
        <w:t xml:space="preserve">Fig. 11. Proposed Antenna after </w:t>
      </w:r>
      <w:del w:id="580" w:author="Subhrajit Nandy" w:date="2023-05-23T16:24:00Z">
        <w:r w:rsidRPr="002A27F6" w:rsidDel="00CB0DA1">
          <w:rPr>
            <w:b/>
            <w:spacing w:val="4"/>
            <w:sz w:val="16"/>
            <w:szCs w:val="16"/>
            <w:lang w:val="en-IN" w:eastAsia="en-IN"/>
          </w:rPr>
          <w:delText>febrication</w:delText>
        </w:r>
      </w:del>
      <w:ins w:id="581" w:author="Subhrajit Nandy" w:date="2023-05-23T16:24:00Z">
        <w:r w:rsidR="00CB0DA1" w:rsidRPr="002A27F6">
          <w:rPr>
            <w:b/>
            <w:spacing w:val="4"/>
            <w:sz w:val="16"/>
            <w:szCs w:val="16"/>
            <w:lang w:val="en-IN" w:eastAsia="en-IN"/>
          </w:rPr>
          <w:t>fabrication</w:t>
        </w:r>
      </w:ins>
      <w:r w:rsidRPr="002A27F6">
        <w:rPr>
          <w:b/>
          <w:spacing w:val="4"/>
          <w:sz w:val="16"/>
          <w:szCs w:val="16"/>
          <w:lang w:val="en-IN" w:eastAsia="en-IN"/>
        </w:rPr>
        <w:t xml:space="preserve"> (a)Top view of the antenna, (b)Bottom view of the antenna</w:t>
      </w:r>
    </w:p>
    <w:p w14:paraId="2927B4FD" w14:textId="77777777" w:rsidR="00F20E4F" w:rsidRPr="002A27F6" w:rsidRDefault="00F20E4F">
      <w:pPr>
        <w:pStyle w:val="ListParagraph"/>
        <w:spacing w:after="100" w:afterAutospacing="1"/>
        <w:ind w:left="709" w:right="516" w:firstLine="0"/>
        <w:rPr>
          <w:b/>
          <w:bCs/>
          <w:lang w:val="en-IN"/>
        </w:rPr>
      </w:pPr>
    </w:p>
    <w:p w14:paraId="73570607" w14:textId="77777777" w:rsidR="00F20E4F" w:rsidRPr="002A27F6" w:rsidRDefault="00000000">
      <w:pPr>
        <w:pStyle w:val="ListParagraph"/>
        <w:numPr>
          <w:ilvl w:val="0"/>
          <w:numId w:val="43"/>
        </w:numPr>
        <w:spacing w:after="100" w:afterAutospacing="1"/>
        <w:ind w:left="709" w:right="516" w:hanging="283"/>
        <w:rPr>
          <w:b/>
          <w:bCs/>
          <w:lang w:val="en-IN"/>
        </w:rPr>
      </w:pPr>
      <w:r w:rsidRPr="002A27F6">
        <w:rPr>
          <w:b/>
          <w:bCs/>
          <w:lang w:val="en-IN"/>
        </w:rPr>
        <w:lastRenderedPageBreak/>
        <w:t>Output using MIMO antenna’s Reconfigurable property</w:t>
      </w:r>
    </w:p>
    <w:p w14:paraId="6C8F3C9E" w14:textId="77777777" w:rsidR="00F20E4F" w:rsidRPr="002A27F6" w:rsidRDefault="00000000">
      <w:pPr>
        <w:pStyle w:val="Heading4"/>
        <w:shd w:val="clear" w:color="auto" w:fill="FFFFFF"/>
        <w:spacing w:before="240" w:after="240"/>
        <w:ind w:left="709" w:right="393"/>
        <w:jc w:val="both"/>
        <w:rPr>
          <w:rFonts w:ascii="Times New Roman" w:hAnsi="Times New Roman" w:cs="Times New Roman"/>
          <w:i w:val="0"/>
          <w:iCs w:val="0"/>
          <w:sz w:val="24"/>
          <w:szCs w:val="24"/>
          <w:lang w:val="en-IN"/>
        </w:rPr>
      </w:pPr>
      <w:r w:rsidRPr="002A27F6">
        <w:rPr>
          <w:rFonts w:ascii="Times New Roman" w:hAnsi="Times New Roman" w:cs="Times New Roman"/>
          <w:noProof/>
          <w:lang w:val="en-IN" w:eastAsia="en-IN"/>
          <w:rPrChange w:id="582" w:author="Subhrajit Nandy" w:date="2023-05-23T15:38:00Z">
            <w:rPr>
              <w:noProof/>
              <w:lang w:val="en-IN" w:eastAsia="en-IN"/>
            </w:rPr>
          </w:rPrChange>
        </w:rPr>
        <w:drawing>
          <wp:anchor distT="0" distB="0" distL="114300" distR="114300" simplePos="0" relativeHeight="251672576" behindDoc="0" locked="0" layoutInCell="1" allowOverlap="1" wp14:anchorId="0365C5B9" wp14:editId="725F0C38">
            <wp:simplePos x="0" y="0"/>
            <wp:positionH relativeFrom="column">
              <wp:posOffset>3291840</wp:posOffset>
            </wp:positionH>
            <wp:positionV relativeFrom="paragraph">
              <wp:posOffset>756285</wp:posOffset>
            </wp:positionV>
            <wp:extent cx="3147060" cy="2846705"/>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147060" cy="2846705"/>
                    </a:xfrm>
                    <a:prstGeom prst="rect">
                      <a:avLst/>
                    </a:prstGeom>
                  </pic:spPr>
                </pic:pic>
              </a:graphicData>
            </a:graphic>
          </wp:anchor>
        </w:drawing>
      </w:r>
      <w:r w:rsidRPr="002A27F6">
        <w:rPr>
          <w:rFonts w:ascii="Times New Roman" w:hAnsi="Times New Roman" w:cs="Times New Roman"/>
          <w:noProof/>
          <w:lang w:val="en-IN" w:eastAsia="en-IN"/>
          <w:rPrChange w:id="583" w:author="Subhrajit Nandy" w:date="2023-05-23T15:38:00Z">
            <w:rPr>
              <w:noProof/>
              <w:lang w:val="en-IN" w:eastAsia="en-IN"/>
            </w:rPr>
          </w:rPrChange>
        </w:rPr>
        <w:drawing>
          <wp:anchor distT="0" distB="0" distL="114300" distR="114300" simplePos="0" relativeHeight="251671552" behindDoc="0" locked="0" layoutInCell="1" allowOverlap="1" wp14:anchorId="4364B227" wp14:editId="0913496E">
            <wp:simplePos x="0" y="0"/>
            <wp:positionH relativeFrom="margin">
              <wp:posOffset>227965</wp:posOffset>
            </wp:positionH>
            <wp:positionV relativeFrom="paragraph">
              <wp:posOffset>965200</wp:posOffset>
            </wp:positionV>
            <wp:extent cx="3383280" cy="2588260"/>
            <wp:effectExtent l="0" t="0" r="7620" b="254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383280" cy="2588260"/>
                    </a:xfrm>
                    <a:prstGeom prst="rect">
                      <a:avLst/>
                    </a:prstGeom>
                  </pic:spPr>
                </pic:pic>
              </a:graphicData>
            </a:graphic>
          </wp:anchor>
        </w:drawing>
      </w:r>
      <w:r w:rsidRPr="002A27F6">
        <w:rPr>
          <w:rFonts w:ascii="Times New Roman" w:hAnsi="Times New Roman" w:cs="Times New Roman"/>
          <w:i w:val="0"/>
          <w:iCs w:val="0"/>
          <w:color w:val="202124"/>
          <w:sz w:val="24"/>
          <w:szCs w:val="24"/>
        </w:rPr>
        <w:t>As we incorporate the reconfigurable part into our design, we can observe the S-parameter at both switch-on and switch-off conditions as we incorporate the reconfigurable part. After we have finished our design using CDS material, we can observe the results of the S parameter and frequency both at switch on and switch off in fig. 11.</w:t>
      </w:r>
    </w:p>
    <w:p w14:paraId="4E155FD3" w14:textId="7A6B702E" w:rsidR="00F20E4F" w:rsidRPr="002A27F6" w:rsidRDefault="00000000">
      <w:pPr>
        <w:pStyle w:val="ListParagraph"/>
        <w:spacing w:after="100" w:afterAutospacing="1"/>
        <w:ind w:left="2364" w:right="516" w:firstLine="516"/>
        <w:jc w:val="left"/>
        <w:rPr>
          <w:b/>
          <w:bCs/>
          <w:sz w:val="16"/>
          <w:szCs w:val="16"/>
          <w:lang w:val="en-IN" w:eastAsia="en-IN"/>
        </w:rPr>
      </w:pPr>
      <w:r w:rsidRPr="002A27F6">
        <w:rPr>
          <w:b/>
          <w:bCs/>
          <w:sz w:val="16"/>
          <w:szCs w:val="16"/>
          <w:lang w:val="en-IN" w:eastAsia="en-IN"/>
        </w:rPr>
        <w:t xml:space="preserve">  (a)</w:t>
      </w:r>
      <w:r w:rsidRPr="002A27F6">
        <w:rPr>
          <w:b/>
          <w:bCs/>
          <w:sz w:val="16"/>
          <w:szCs w:val="16"/>
          <w:lang w:val="en-IN" w:eastAsia="en-IN"/>
        </w:rPr>
        <w:tab/>
      </w:r>
      <w:r w:rsidRPr="002A27F6">
        <w:rPr>
          <w:b/>
          <w:bCs/>
          <w:sz w:val="16"/>
          <w:szCs w:val="16"/>
          <w:lang w:val="en-IN" w:eastAsia="en-IN"/>
        </w:rPr>
        <w:tab/>
      </w:r>
      <w:r w:rsidRPr="002A27F6">
        <w:rPr>
          <w:b/>
          <w:bCs/>
          <w:sz w:val="16"/>
          <w:szCs w:val="16"/>
          <w:lang w:val="en-IN" w:eastAsia="en-IN"/>
        </w:rPr>
        <w:tab/>
      </w:r>
      <w:r w:rsidRPr="002A27F6">
        <w:rPr>
          <w:b/>
          <w:bCs/>
          <w:sz w:val="16"/>
          <w:szCs w:val="16"/>
          <w:lang w:val="en-IN" w:eastAsia="en-IN"/>
        </w:rPr>
        <w:tab/>
      </w:r>
      <w:r w:rsidRPr="002A27F6">
        <w:rPr>
          <w:b/>
          <w:bCs/>
          <w:sz w:val="16"/>
          <w:szCs w:val="16"/>
          <w:lang w:val="en-IN" w:eastAsia="en-IN"/>
        </w:rPr>
        <w:tab/>
      </w:r>
      <w:r w:rsidRPr="002A27F6">
        <w:rPr>
          <w:b/>
          <w:bCs/>
          <w:sz w:val="16"/>
          <w:szCs w:val="16"/>
          <w:lang w:val="en-IN" w:eastAsia="en-IN"/>
        </w:rPr>
        <w:tab/>
        <w:t xml:space="preserve">        </w:t>
      </w:r>
      <w:del w:id="584" w:author="Subhrajit Nandy" w:date="2023-05-23T16:24:00Z">
        <w:r w:rsidRPr="002A27F6" w:rsidDel="00CB0DA1">
          <w:rPr>
            <w:b/>
            <w:bCs/>
            <w:sz w:val="16"/>
            <w:szCs w:val="16"/>
            <w:lang w:val="en-IN" w:eastAsia="en-IN"/>
          </w:rPr>
          <w:delText xml:space="preserve">   (</w:delText>
        </w:r>
      </w:del>
      <w:ins w:id="585" w:author="Subhrajit Nandy" w:date="2023-05-23T16:24:00Z">
        <w:r w:rsidR="00CB0DA1" w:rsidRPr="002A27F6">
          <w:rPr>
            <w:b/>
            <w:bCs/>
            <w:sz w:val="16"/>
            <w:szCs w:val="16"/>
            <w:lang w:val="en-IN" w:eastAsia="en-IN"/>
          </w:rPr>
          <w:t xml:space="preserve">  (</w:t>
        </w:r>
      </w:ins>
      <w:r w:rsidRPr="002A27F6">
        <w:rPr>
          <w:b/>
          <w:bCs/>
          <w:sz w:val="16"/>
          <w:szCs w:val="16"/>
          <w:lang w:val="en-IN" w:eastAsia="en-IN"/>
        </w:rPr>
        <w:t>b)</w:t>
      </w:r>
    </w:p>
    <w:p w14:paraId="250A072F" w14:textId="77777777" w:rsidR="00F20E4F" w:rsidRPr="002A27F6" w:rsidRDefault="00000000">
      <w:pPr>
        <w:pStyle w:val="ListParagraph"/>
        <w:spacing w:before="360" w:after="100" w:afterAutospacing="1"/>
        <w:ind w:left="993" w:right="767" w:firstLine="0"/>
        <w:jc w:val="center"/>
        <w:rPr>
          <w:b/>
          <w:bCs/>
          <w:spacing w:val="4"/>
          <w:sz w:val="16"/>
          <w:szCs w:val="16"/>
          <w:lang w:val="en-IN" w:eastAsia="en-IN"/>
        </w:rPr>
      </w:pPr>
      <w:r w:rsidRPr="002A27F6">
        <w:rPr>
          <w:b/>
          <w:bCs/>
          <w:spacing w:val="4"/>
          <w:sz w:val="16"/>
          <w:szCs w:val="16"/>
          <w:lang w:val="en-IN" w:eastAsia="en-IN"/>
        </w:rPr>
        <w:t>Fig. 12. S parameters of Reconfigurable MIMO antenna system (a) at switch on - off condition and (b) reflection coefficient of all the antennas</w:t>
      </w:r>
    </w:p>
    <w:p w14:paraId="14B6C69E" w14:textId="77974AC6" w:rsidR="00234D97" w:rsidRPr="002A27F6" w:rsidRDefault="00234D97">
      <w:pPr>
        <w:pStyle w:val="Heading6"/>
        <w:numPr>
          <w:ilvl w:val="0"/>
          <w:numId w:val="33"/>
        </w:numPr>
        <w:spacing w:before="1" w:after="100" w:afterAutospacing="1"/>
        <w:ind w:left="709" w:hanging="283"/>
        <w:jc w:val="both"/>
        <w:rPr>
          <w:ins w:id="586" w:author="Subhrajit Nandy" w:date="2023-05-23T12:18:00Z"/>
          <w:rFonts w:ascii="Times New Roman" w:hAnsi="Times New Roman" w:cs="Times New Roman"/>
          <w:b/>
          <w:bCs/>
          <w:color w:val="auto"/>
          <w:rPrChange w:id="587" w:author="Subhrajit Nandy" w:date="2023-05-23T15:38:00Z">
            <w:rPr>
              <w:ins w:id="588" w:author="Subhrajit Nandy" w:date="2023-05-23T12:18:00Z"/>
              <w:rFonts w:ascii="Times New Roman" w:hAnsi="Times New Roman" w:cs="Times New Roman"/>
              <w:b/>
              <w:color w:val="000000" w:themeColor="text1"/>
            </w:rPr>
          </w:rPrChange>
        </w:rPr>
      </w:pPr>
      <w:ins w:id="589" w:author="Subhrajit Nandy" w:date="2023-05-23T12:18:00Z">
        <w:r w:rsidRPr="002A27F6">
          <w:rPr>
            <w:rFonts w:ascii="Times New Roman" w:hAnsi="Times New Roman" w:cs="Times New Roman"/>
            <w:b/>
            <w:bCs/>
            <w:color w:val="auto"/>
            <w:rPrChange w:id="590" w:author="Subhrajit Nandy" w:date="2023-05-23T15:38:00Z">
              <w:rPr/>
            </w:rPrChange>
          </w:rPr>
          <w:t>Pattern</w:t>
        </w:r>
        <w:r w:rsidRPr="002A27F6">
          <w:rPr>
            <w:rFonts w:ascii="Times New Roman" w:hAnsi="Times New Roman" w:cs="Times New Roman"/>
            <w:b/>
            <w:bCs/>
            <w:color w:val="auto"/>
            <w:spacing w:val="-1"/>
            <w:rPrChange w:id="591" w:author="Subhrajit Nandy" w:date="2023-05-23T15:38:00Z">
              <w:rPr>
                <w:spacing w:val="-1"/>
              </w:rPr>
            </w:rPrChange>
          </w:rPr>
          <w:t xml:space="preserve"> </w:t>
        </w:r>
        <w:r w:rsidRPr="002A27F6">
          <w:rPr>
            <w:rFonts w:ascii="Times New Roman" w:hAnsi="Times New Roman" w:cs="Times New Roman"/>
            <w:b/>
            <w:bCs/>
            <w:color w:val="auto"/>
            <w:rPrChange w:id="592" w:author="Subhrajit Nandy" w:date="2023-05-23T15:38:00Z">
              <w:rPr/>
            </w:rPrChange>
          </w:rPr>
          <w:t>Diversity</w:t>
        </w:r>
        <w:r w:rsidRPr="002A27F6">
          <w:rPr>
            <w:rFonts w:ascii="Times New Roman" w:hAnsi="Times New Roman" w:cs="Times New Roman"/>
            <w:b/>
            <w:bCs/>
            <w:color w:val="auto"/>
            <w:spacing w:val="-1"/>
            <w:rPrChange w:id="593" w:author="Subhrajit Nandy" w:date="2023-05-23T15:38:00Z">
              <w:rPr>
                <w:spacing w:val="-1"/>
              </w:rPr>
            </w:rPrChange>
          </w:rPr>
          <w:t xml:space="preserve"> </w:t>
        </w:r>
        <w:r w:rsidRPr="002A27F6">
          <w:rPr>
            <w:rFonts w:ascii="Times New Roman" w:hAnsi="Times New Roman" w:cs="Times New Roman"/>
            <w:b/>
            <w:bCs/>
            <w:color w:val="auto"/>
            <w:rPrChange w:id="594" w:author="Subhrajit Nandy" w:date="2023-05-23T15:38:00Z">
              <w:rPr/>
            </w:rPrChange>
          </w:rPr>
          <w:t>in</w:t>
        </w:r>
        <w:r w:rsidRPr="002A27F6">
          <w:rPr>
            <w:rFonts w:ascii="Times New Roman" w:hAnsi="Times New Roman" w:cs="Times New Roman"/>
            <w:b/>
            <w:bCs/>
            <w:color w:val="auto"/>
            <w:spacing w:val="-4"/>
            <w:rPrChange w:id="595" w:author="Subhrajit Nandy" w:date="2023-05-23T15:38:00Z">
              <w:rPr>
                <w:spacing w:val="-4"/>
              </w:rPr>
            </w:rPrChange>
          </w:rPr>
          <w:t xml:space="preserve"> </w:t>
        </w:r>
        <w:r w:rsidRPr="002A27F6">
          <w:rPr>
            <w:rFonts w:ascii="Times New Roman" w:hAnsi="Times New Roman" w:cs="Times New Roman"/>
            <w:b/>
            <w:bCs/>
            <w:color w:val="auto"/>
            <w:rPrChange w:id="596" w:author="Subhrajit Nandy" w:date="2023-05-23T15:38:00Z">
              <w:rPr/>
            </w:rPrChange>
          </w:rPr>
          <w:t>SWB-MIMO Antenna</w:t>
        </w:r>
        <w:r w:rsidRPr="002A27F6">
          <w:rPr>
            <w:rFonts w:ascii="Times New Roman" w:hAnsi="Times New Roman" w:cs="Times New Roman"/>
            <w:b/>
            <w:bCs/>
            <w:color w:val="auto"/>
            <w:spacing w:val="-1"/>
            <w:rPrChange w:id="597" w:author="Subhrajit Nandy" w:date="2023-05-23T15:38:00Z">
              <w:rPr>
                <w:spacing w:val="-1"/>
              </w:rPr>
            </w:rPrChange>
          </w:rPr>
          <w:t xml:space="preserve"> </w:t>
        </w:r>
        <w:r w:rsidRPr="002A27F6">
          <w:rPr>
            <w:rFonts w:ascii="Times New Roman" w:hAnsi="Times New Roman" w:cs="Times New Roman"/>
            <w:b/>
            <w:bCs/>
            <w:color w:val="auto"/>
            <w:rPrChange w:id="598" w:author="Subhrajit Nandy" w:date="2023-05-23T15:38:00Z">
              <w:rPr/>
            </w:rPrChange>
          </w:rPr>
          <w:t>System</w:t>
        </w:r>
      </w:ins>
    </w:p>
    <w:p w14:paraId="0CC24E46" w14:textId="7CCBECFB" w:rsidR="00F20E4F" w:rsidRPr="002A27F6" w:rsidDel="00234D97" w:rsidRDefault="00000000" w:rsidP="003952D8">
      <w:pPr>
        <w:pStyle w:val="Heading6"/>
        <w:numPr>
          <w:ilvl w:val="0"/>
          <w:numId w:val="33"/>
        </w:numPr>
        <w:spacing w:before="1" w:after="100" w:afterAutospacing="1"/>
        <w:ind w:left="709" w:hanging="283"/>
        <w:jc w:val="both"/>
        <w:rPr>
          <w:del w:id="599" w:author="Subhrajit Nandy" w:date="2023-05-23T12:18:00Z"/>
          <w:rFonts w:ascii="Times New Roman" w:hAnsi="Times New Roman" w:cs="Times New Roman"/>
          <w:color w:val="000000" w:themeColor="text1"/>
          <w:spacing w:val="8"/>
          <w:rPrChange w:id="600" w:author="Subhrajit Nandy" w:date="2023-05-23T15:38:00Z">
            <w:rPr>
              <w:del w:id="601" w:author="Subhrajit Nandy" w:date="2023-05-23T12:18:00Z"/>
              <w:rFonts w:ascii="Times New Roman" w:hAnsi="Times New Roman" w:cs="Times New Roman"/>
              <w:b/>
              <w:color w:val="000000" w:themeColor="text1"/>
            </w:rPr>
          </w:rPrChange>
        </w:rPr>
      </w:pPr>
      <w:del w:id="602" w:author="Subhrajit Nandy" w:date="2023-05-23T11:49:00Z">
        <w:r w:rsidRPr="002A27F6" w:rsidDel="002D4EC4">
          <w:rPr>
            <w:color w:val="000000" w:themeColor="text1"/>
            <w:spacing w:val="8"/>
            <w:rPrChange w:id="603" w:author="Subhrajit Nandy" w:date="2023-05-23T15:38:00Z">
              <w:rPr>
                <w:b/>
                <w:color w:val="000000" w:themeColor="text1"/>
              </w:rPr>
            </w:rPrChange>
          </w:rPr>
          <w:delText>Importance</w:delText>
        </w:r>
        <w:r w:rsidRPr="002A27F6" w:rsidDel="002D4EC4">
          <w:rPr>
            <w:color w:val="000000" w:themeColor="text1"/>
            <w:spacing w:val="8"/>
            <w:rPrChange w:id="604" w:author="Subhrajit Nandy" w:date="2023-05-23T15:38:00Z">
              <w:rPr>
                <w:b/>
                <w:color w:val="000000" w:themeColor="text1"/>
                <w:spacing w:val="-2"/>
              </w:rPr>
            </w:rPrChange>
          </w:rPr>
          <w:delText xml:space="preserve"> </w:delText>
        </w:r>
        <w:r w:rsidRPr="002A27F6" w:rsidDel="002D4EC4">
          <w:rPr>
            <w:color w:val="000000" w:themeColor="text1"/>
            <w:spacing w:val="8"/>
            <w:rPrChange w:id="605" w:author="Subhrajit Nandy" w:date="2023-05-23T15:38:00Z">
              <w:rPr>
                <w:b/>
                <w:color w:val="000000" w:themeColor="text1"/>
              </w:rPr>
            </w:rPrChange>
          </w:rPr>
          <w:delText>of</w:delText>
        </w:r>
        <w:r w:rsidRPr="002A27F6" w:rsidDel="002D4EC4">
          <w:rPr>
            <w:color w:val="000000" w:themeColor="text1"/>
            <w:spacing w:val="8"/>
            <w:rPrChange w:id="606" w:author="Subhrajit Nandy" w:date="2023-05-23T15:38:00Z">
              <w:rPr>
                <w:b/>
                <w:color w:val="000000" w:themeColor="text1"/>
                <w:spacing w:val="-3"/>
              </w:rPr>
            </w:rPrChange>
          </w:rPr>
          <w:delText xml:space="preserve"> </w:delText>
        </w:r>
      </w:del>
      <w:del w:id="607" w:author="Subhrajit Nandy" w:date="2023-05-23T12:18:00Z">
        <w:r w:rsidRPr="002A27F6" w:rsidDel="00234D97">
          <w:rPr>
            <w:color w:val="000000" w:themeColor="text1"/>
            <w:spacing w:val="8"/>
            <w:rPrChange w:id="608" w:author="Subhrajit Nandy" w:date="2023-05-23T15:38:00Z">
              <w:rPr>
                <w:b/>
                <w:color w:val="000000" w:themeColor="text1"/>
              </w:rPr>
            </w:rPrChange>
          </w:rPr>
          <w:delText>Pattern</w:delText>
        </w:r>
        <w:r w:rsidRPr="002A27F6" w:rsidDel="00234D97">
          <w:rPr>
            <w:color w:val="000000" w:themeColor="text1"/>
            <w:spacing w:val="8"/>
            <w:rPrChange w:id="609" w:author="Subhrajit Nandy" w:date="2023-05-23T15:38:00Z">
              <w:rPr>
                <w:b/>
                <w:color w:val="000000" w:themeColor="text1"/>
                <w:spacing w:val="-2"/>
              </w:rPr>
            </w:rPrChange>
          </w:rPr>
          <w:delText xml:space="preserve"> </w:delText>
        </w:r>
        <w:r w:rsidRPr="002A27F6" w:rsidDel="00234D97">
          <w:rPr>
            <w:color w:val="000000" w:themeColor="text1"/>
            <w:spacing w:val="8"/>
            <w:rPrChange w:id="610" w:author="Subhrajit Nandy" w:date="2023-05-23T15:38:00Z">
              <w:rPr>
                <w:b/>
                <w:color w:val="000000" w:themeColor="text1"/>
              </w:rPr>
            </w:rPrChange>
          </w:rPr>
          <w:delText>Diversity at 10 GHz</w:delText>
        </w:r>
      </w:del>
    </w:p>
    <w:p w14:paraId="39FC1465" w14:textId="2A0B532F" w:rsidR="00251748" w:rsidRPr="002A27F6" w:rsidRDefault="00251748">
      <w:pPr>
        <w:pStyle w:val="Heading4"/>
        <w:shd w:val="clear" w:color="auto" w:fill="FFFFFF"/>
        <w:spacing w:before="0" w:after="100" w:afterAutospacing="1"/>
        <w:ind w:left="709" w:right="403"/>
        <w:jc w:val="both"/>
        <w:rPr>
          <w:ins w:id="611" w:author="Subhrajit Nandy" w:date="2023-05-23T12:36:00Z"/>
          <w:rFonts w:ascii="Times New Roman" w:hAnsi="Times New Roman" w:cs="Times New Roman"/>
          <w:i w:val="0"/>
          <w:iCs w:val="0"/>
          <w:lang w:val="en-IN" w:eastAsia="en-IN"/>
          <w:rPrChange w:id="612" w:author="Subhrajit Nandy" w:date="2023-05-23T15:38:00Z">
            <w:rPr>
              <w:ins w:id="613" w:author="Subhrajit Nandy" w:date="2023-05-23T12:36:00Z"/>
              <w:sz w:val="24"/>
              <w:szCs w:val="24"/>
              <w:lang w:val="en-IN" w:eastAsia="en-IN"/>
            </w:rPr>
          </w:rPrChange>
        </w:rPr>
        <w:pPrChange w:id="614" w:author="Subhrajit Nandy" w:date="2023-05-23T12:39:00Z">
          <w:pPr>
            <w:pStyle w:val="Heading4"/>
            <w:shd w:val="clear" w:color="auto" w:fill="FFFFFF"/>
            <w:spacing w:before="0"/>
            <w:ind w:left="600" w:right="400"/>
            <w:jc w:val="both"/>
          </w:pPr>
        </w:pPrChange>
      </w:pPr>
      <w:ins w:id="615" w:author="Subhrajit Nandy" w:date="2023-05-23T12:36:00Z">
        <w:r w:rsidRPr="002A27F6">
          <w:rPr>
            <w:rFonts w:ascii="Times New Roman" w:hAnsi="Times New Roman" w:cs="Times New Roman"/>
            <w:i w:val="0"/>
            <w:iCs w:val="0"/>
            <w:color w:val="333333"/>
            <w:rPrChange w:id="616" w:author="Subhrajit Nandy" w:date="2023-05-23T15:38:00Z">
              <w:rPr>
                <w:b/>
                <w:bCs/>
                <w:color w:val="333333"/>
              </w:rPr>
            </w:rPrChange>
          </w:rPr>
          <w:t>In addition to pattern diversity, we have achieved it with our proposed structure. Figure 13 illustrates how polarization diversity is verified using the 3D radiation patterns at 10</w:t>
        </w:r>
      </w:ins>
      <w:ins w:id="617" w:author="Subhrajit Nandy" w:date="2023-05-23T12:38:00Z">
        <w:r w:rsidRPr="002A27F6">
          <w:rPr>
            <w:rFonts w:ascii="Times New Roman" w:hAnsi="Times New Roman" w:cs="Times New Roman"/>
            <w:i w:val="0"/>
            <w:iCs w:val="0"/>
            <w:color w:val="333333"/>
          </w:rPr>
          <w:t xml:space="preserve"> </w:t>
        </w:r>
      </w:ins>
      <w:ins w:id="618" w:author="Subhrajit Nandy" w:date="2023-05-23T12:36:00Z">
        <w:r w:rsidRPr="002A27F6">
          <w:rPr>
            <w:rFonts w:ascii="Times New Roman" w:hAnsi="Times New Roman" w:cs="Times New Roman"/>
            <w:i w:val="0"/>
            <w:iCs w:val="0"/>
            <w:color w:val="333333"/>
            <w:rPrChange w:id="619" w:author="Subhrajit Nandy" w:date="2023-05-23T15:38:00Z">
              <w:rPr>
                <w:b/>
                <w:bCs/>
                <w:color w:val="333333"/>
              </w:rPr>
            </w:rPrChange>
          </w:rPr>
          <w:t>GHz for each port</w:t>
        </w:r>
      </w:ins>
    </w:p>
    <w:p w14:paraId="15418FC0" w14:textId="10ECDAAA" w:rsidR="00F20E4F" w:rsidRPr="002A27F6" w:rsidDel="004D0014" w:rsidRDefault="00000000">
      <w:pPr>
        <w:pStyle w:val="Heading6"/>
        <w:spacing w:before="1" w:after="100" w:afterAutospacing="1"/>
        <w:ind w:left="709" w:right="393"/>
        <w:jc w:val="both"/>
        <w:rPr>
          <w:del w:id="620" w:author="Subhrajit Nandy" w:date="2023-05-23T12:24:00Z"/>
          <w:rFonts w:ascii="Times New Roman" w:hAnsi="Times New Roman" w:cs="Times New Roman"/>
          <w:color w:val="000000" w:themeColor="text1"/>
          <w:rPrChange w:id="621" w:author="Subhrajit Nandy" w:date="2023-05-23T15:38:00Z">
            <w:rPr>
              <w:del w:id="622" w:author="Subhrajit Nandy" w:date="2023-05-23T12:24:00Z"/>
              <w:rFonts w:ascii="Times New Roman" w:hAnsi="Times New Roman" w:cs="Times New Roman"/>
              <w:b/>
              <w:bCs/>
              <w:color w:val="000000" w:themeColor="text1"/>
            </w:rPr>
          </w:rPrChange>
        </w:rPr>
      </w:pPr>
      <w:commentRangeStart w:id="623"/>
      <w:del w:id="624" w:author="Subhrajit Nandy" w:date="2023-05-23T12:24:00Z">
        <w:r w:rsidRPr="002A27F6" w:rsidDel="004D0014">
          <w:rPr>
            <w:rFonts w:ascii="Times New Roman" w:hAnsi="Times New Roman" w:cs="Times New Roman"/>
            <w:color w:val="202124"/>
            <w:lang w:val="en-IN" w:eastAsia="en-IN"/>
          </w:rPr>
          <w:delText xml:space="preserve">Diversity means a range of different things. In harsh surroundings, a wireless conversation device faces many problems. Several range schemes are to be had to enhance the reliability and link quality of a wireless community for LTE/smartphones and the Internet of Things (IoT). A Diversity system means to boom the throughput without growing the bandwidth. Typically, in antenna diversity, extra antennas are used. In the door’s surroundings, a signal takes multipath to attain the destination via way of means of bouncing off from different objects and suffers from fading, section put off, attenuation, etc. Multipath fading and section put-off are the primary elements that have an effect on communication in indoor surroundings. To solve those problems, numerous diversity schemes are used, amongst which 3 are very common. They are spatial diversity, pattern diversity, and polarization diversity. In spatial diversity, antennas occupy exclusive places in space; in polarization diversity, antennas are varied in polarization; and in sample diversity, major beams are directed over a massive angular area. Antenna range structures offer a higher link quality and better data rates in comparison to a single antenna. In the actual surroundings, the maximum of the communication is through non-line of sight, in the range device, if one antenna is in a deep fade area. In contrast, some other antenna gets a sturdy sign to enhance the channel potential fading has to reduce. The antenna range additionally improves the impedance matching. The polarization diversity scheme reduces the polarization mismatch loss and complements the mismatching and signal-to-noise ratio (SNR) on the way to enhance general conversation efficiency. So, those numerous diversities schemes may be used </w:delText>
        </w:r>
        <w:r w:rsidRPr="002A27F6" w:rsidDel="004D0014">
          <w:rPr>
            <w:rFonts w:ascii="Times New Roman" w:hAnsi="Times New Roman" w:cs="Times New Roman"/>
            <w:color w:val="202124"/>
            <w:shd w:val="clear" w:color="auto" w:fill="FFFFFF"/>
          </w:rPr>
          <w:delText xml:space="preserve">to enhance </w:delText>
        </w:r>
        <w:r w:rsidRPr="002A27F6" w:rsidDel="004D0014">
          <w:rPr>
            <w:rFonts w:ascii="Times New Roman" w:hAnsi="Times New Roman" w:cs="Times New Roman"/>
            <w:color w:val="202124"/>
            <w:lang w:val="en-IN" w:eastAsia="en-IN"/>
          </w:rPr>
          <w:delText>of the general great of communication</w:delText>
        </w:r>
        <w:r w:rsidRPr="002A27F6" w:rsidDel="004D0014">
          <w:rPr>
            <w:color w:val="202124"/>
            <w:lang w:val="en-IN" w:eastAsia="en-IN"/>
            <w:rPrChange w:id="625" w:author="Subhrajit Nandy" w:date="2023-05-23T15:38:00Z">
              <w:rPr>
                <w:color w:val="202124"/>
                <w:sz w:val="24"/>
                <w:szCs w:val="24"/>
                <w:lang w:val="en-IN" w:eastAsia="en-IN"/>
              </w:rPr>
            </w:rPrChange>
          </w:rPr>
          <w:delText>.</w:delText>
        </w:r>
        <w:commentRangeEnd w:id="623"/>
        <w:r w:rsidRPr="002A27F6" w:rsidDel="004D0014">
          <w:rPr>
            <w:rFonts w:ascii="Times New Roman" w:hAnsi="Times New Roman" w:cs="Times New Roman"/>
          </w:rPr>
          <w:commentReference w:id="623"/>
        </w:r>
      </w:del>
    </w:p>
    <w:p w14:paraId="6A6D9020" w14:textId="77777777" w:rsidR="00F20E4F" w:rsidRPr="002A27F6" w:rsidRDefault="00F20E4F">
      <w:pPr>
        <w:ind w:right="625"/>
      </w:pPr>
    </w:p>
    <w:p w14:paraId="083F1610" w14:textId="77777777" w:rsidR="00F20E4F" w:rsidRPr="002A27F6" w:rsidRDefault="00000000">
      <w:pPr>
        <w:pStyle w:val="ListParagraph"/>
        <w:spacing w:before="360" w:after="100" w:afterAutospacing="1"/>
        <w:ind w:left="924" w:right="516" w:firstLine="0"/>
        <w:jc w:val="center"/>
        <w:rPr>
          <w:sz w:val="16"/>
          <w:szCs w:val="16"/>
          <w:lang w:val="en-IN" w:eastAsia="en-IN"/>
        </w:rPr>
      </w:pPr>
      <w:r w:rsidRPr="002A27F6">
        <w:rPr>
          <w:noProof/>
          <w:sz w:val="16"/>
          <w:szCs w:val="16"/>
          <w:lang w:val="en-IN" w:eastAsia="en-IN"/>
        </w:rPr>
        <w:drawing>
          <wp:anchor distT="0" distB="0" distL="114300" distR="114300" simplePos="0" relativeHeight="251673600" behindDoc="0" locked="0" layoutInCell="1" allowOverlap="1" wp14:anchorId="43F4AA79" wp14:editId="1C3CAF90">
            <wp:simplePos x="0" y="0"/>
            <wp:positionH relativeFrom="margin">
              <wp:align>center</wp:align>
            </wp:positionH>
            <wp:positionV relativeFrom="paragraph">
              <wp:posOffset>110490</wp:posOffset>
            </wp:positionV>
            <wp:extent cx="4645025" cy="2710180"/>
            <wp:effectExtent l="0" t="0" r="3175"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4645025" cy="2710105"/>
                    </a:xfrm>
                    <a:prstGeom prst="rect">
                      <a:avLst/>
                    </a:prstGeom>
                  </pic:spPr>
                </pic:pic>
              </a:graphicData>
            </a:graphic>
          </wp:anchor>
        </w:drawing>
      </w:r>
      <w:r w:rsidRPr="002A27F6">
        <w:rPr>
          <w:b/>
          <w:sz w:val="16"/>
          <w:szCs w:val="16"/>
        </w:rPr>
        <w:t>Fig. 13. Pattern diversity performance of Antenna at 10 GHz</w:t>
      </w:r>
      <w:r w:rsidRPr="002A27F6">
        <w:rPr>
          <w:sz w:val="16"/>
          <w:szCs w:val="16"/>
          <w:lang w:val="en-IN" w:eastAsia="en-IN"/>
        </w:rPr>
        <w:t xml:space="preserve"> </w:t>
      </w:r>
    </w:p>
    <w:p w14:paraId="773E0FA4" w14:textId="66F172EC" w:rsidR="00F20E4F" w:rsidRPr="002A27F6" w:rsidRDefault="00251748">
      <w:pPr>
        <w:pStyle w:val="ListParagraph"/>
        <w:numPr>
          <w:ilvl w:val="0"/>
          <w:numId w:val="45"/>
        </w:numPr>
        <w:spacing w:before="240" w:after="100" w:afterAutospacing="1"/>
        <w:ind w:left="709" w:right="397" w:hanging="283"/>
        <w:rPr>
          <w:b/>
        </w:rPr>
      </w:pPr>
      <w:r w:rsidRPr="002A27F6">
        <w:rPr>
          <w:b/>
          <w:noProof/>
          <w:lang w:val="en-IN" w:eastAsia="en-IN"/>
        </w:rPr>
        <w:lastRenderedPageBreak/>
        <w:drawing>
          <wp:anchor distT="0" distB="0" distL="114300" distR="114300" simplePos="0" relativeHeight="251674624" behindDoc="0" locked="0" layoutInCell="1" allowOverlap="1" wp14:anchorId="5F27E55A" wp14:editId="777A70DE">
            <wp:simplePos x="0" y="0"/>
            <wp:positionH relativeFrom="margin">
              <wp:align>center</wp:align>
            </wp:positionH>
            <wp:positionV relativeFrom="paragraph">
              <wp:posOffset>538480</wp:posOffset>
            </wp:positionV>
            <wp:extent cx="4961890" cy="3886200"/>
            <wp:effectExtent l="0" t="0" r="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44" cstate="print">
                      <a:extLst>
                        <a:ext uri="{28A0092B-C50C-407E-A947-70E740481C1C}">
                          <a14:useLocalDpi xmlns:a14="http://schemas.microsoft.com/office/drawing/2010/main" val="0"/>
                        </a:ext>
                      </a:extLst>
                    </a:blip>
                    <a:stretch>
                      <a:fillRect/>
                    </a:stretch>
                  </pic:blipFill>
                  <pic:spPr>
                    <a:xfrm>
                      <a:off x="0" y="0"/>
                      <a:ext cx="4961890" cy="3886200"/>
                    </a:xfrm>
                    <a:prstGeom prst="rect">
                      <a:avLst/>
                    </a:prstGeom>
                  </pic:spPr>
                </pic:pic>
              </a:graphicData>
            </a:graphic>
            <wp14:sizeRelH relativeFrom="margin">
              <wp14:pctWidth>0</wp14:pctWidth>
            </wp14:sizeRelH>
            <wp14:sizeRelV relativeFrom="margin">
              <wp14:pctHeight>0</wp14:pctHeight>
            </wp14:sizeRelV>
          </wp:anchor>
        </w:drawing>
      </w:r>
      <w:r w:rsidRPr="002A27F6">
        <w:rPr>
          <w:b/>
        </w:rPr>
        <w:t>Current Distribution in proposed antenna</w:t>
      </w:r>
    </w:p>
    <w:p w14:paraId="22EB10BF" w14:textId="417CAC79" w:rsidR="00F20E4F" w:rsidRPr="002A27F6" w:rsidRDefault="00000000">
      <w:pPr>
        <w:pStyle w:val="ListParagraph"/>
        <w:spacing w:before="480" w:after="100" w:afterAutospacing="1"/>
        <w:ind w:left="924" w:right="397" w:firstLine="0"/>
        <w:jc w:val="center"/>
        <w:rPr>
          <w:b/>
          <w:sz w:val="16"/>
          <w:szCs w:val="16"/>
        </w:rPr>
      </w:pPr>
      <w:r w:rsidRPr="002A27F6">
        <w:rPr>
          <w:b/>
          <w:sz w:val="16"/>
          <w:szCs w:val="16"/>
        </w:rPr>
        <w:t>Fig. 14 Simulated</w:t>
      </w:r>
      <w:r w:rsidRPr="002A27F6">
        <w:rPr>
          <w:b/>
          <w:spacing w:val="2"/>
          <w:sz w:val="16"/>
          <w:szCs w:val="16"/>
        </w:rPr>
        <w:t xml:space="preserve"> </w:t>
      </w:r>
      <w:r w:rsidRPr="002A27F6">
        <w:rPr>
          <w:b/>
          <w:sz w:val="16"/>
          <w:szCs w:val="16"/>
        </w:rPr>
        <w:t>current</w:t>
      </w:r>
      <w:r w:rsidRPr="002A27F6">
        <w:rPr>
          <w:b/>
          <w:spacing w:val="4"/>
          <w:sz w:val="16"/>
          <w:szCs w:val="16"/>
        </w:rPr>
        <w:t xml:space="preserve"> </w:t>
      </w:r>
      <w:r w:rsidRPr="002A27F6">
        <w:rPr>
          <w:b/>
          <w:sz w:val="16"/>
          <w:szCs w:val="16"/>
        </w:rPr>
        <w:t>distribution</w:t>
      </w:r>
      <w:r w:rsidRPr="002A27F6">
        <w:rPr>
          <w:b/>
          <w:spacing w:val="4"/>
          <w:sz w:val="16"/>
          <w:szCs w:val="16"/>
        </w:rPr>
        <w:t xml:space="preserve"> </w:t>
      </w:r>
      <w:r w:rsidRPr="002A27F6">
        <w:rPr>
          <w:b/>
          <w:sz w:val="16"/>
          <w:szCs w:val="16"/>
        </w:rPr>
        <w:t>of</w:t>
      </w:r>
      <w:r w:rsidRPr="002A27F6">
        <w:rPr>
          <w:b/>
          <w:spacing w:val="10"/>
          <w:sz w:val="16"/>
          <w:szCs w:val="16"/>
        </w:rPr>
        <w:t xml:space="preserve"> </w:t>
      </w:r>
      <w:r w:rsidRPr="002A27F6">
        <w:rPr>
          <w:b/>
          <w:sz w:val="16"/>
          <w:szCs w:val="16"/>
        </w:rPr>
        <w:t>Reconfigurable-MIMO</w:t>
      </w:r>
      <w:r w:rsidRPr="002A27F6">
        <w:rPr>
          <w:b/>
          <w:spacing w:val="3"/>
          <w:sz w:val="16"/>
          <w:szCs w:val="16"/>
        </w:rPr>
        <w:t xml:space="preserve"> </w:t>
      </w:r>
      <w:r w:rsidRPr="002A27F6">
        <w:rPr>
          <w:b/>
          <w:sz w:val="16"/>
          <w:szCs w:val="16"/>
        </w:rPr>
        <w:t>antenna</w:t>
      </w:r>
      <w:r w:rsidRPr="002A27F6">
        <w:rPr>
          <w:b/>
          <w:spacing w:val="6"/>
          <w:sz w:val="16"/>
          <w:szCs w:val="16"/>
        </w:rPr>
        <w:t xml:space="preserve"> </w:t>
      </w:r>
      <w:r w:rsidRPr="002A27F6">
        <w:rPr>
          <w:b/>
          <w:sz w:val="16"/>
          <w:szCs w:val="16"/>
        </w:rPr>
        <w:t>system</w:t>
      </w:r>
      <w:r w:rsidRPr="002A27F6">
        <w:rPr>
          <w:b/>
          <w:spacing w:val="5"/>
          <w:sz w:val="16"/>
          <w:szCs w:val="16"/>
        </w:rPr>
        <w:t xml:space="preserve"> </w:t>
      </w:r>
      <w:r w:rsidRPr="002A27F6">
        <w:rPr>
          <w:b/>
          <w:sz w:val="16"/>
          <w:szCs w:val="16"/>
        </w:rPr>
        <w:t>at</w:t>
      </w:r>
      <w:r w:rsidRPr="002A27F6">
        <w:rPr>
          <w:b/>
          <w:spacing w:val="4"/>
          <w:sz w:val="16"/>
          <w:szCs w:val="16"/>
        </w:rPr>
        <w:t xml:space="preserve"> </w:t>
      </w:r>
      <w:r w:rsidRPr="002A27F6">
        <w:rPr>
          <w:b/>
          <w:sz w:val="16"/>
          <w:szCs w:val="16"/>
        </w:rPr>
        <w:t>10GHz</w:t>
      </w:r>
    </w:p>
    <w:p w14:paraId="2EEE4721" w14:textId="77777777" w:rsidR="00F20E4F" w:rsidRPr="002A27F6" w:rsidRDefault="00000000">
      <w:pPr>
        <w:widowControl/>
        <w:autoSpaceDE/>
        <w:autoSpaceDN/>
        <w:spacing w:after="160" w:line="259" w:lineRule="auto"/>
        <w:ind w:left="709" w:right="393"/>
        <w:jc w:val="both"/>
        <w:rPr>
          <w:rFonts w:eastAsiaTheme="majorEastAsia"/>
          <w:color w:val="202124"/>
        </w:rPr>
      </w:pPr>
      <w:r w:rsidRPr="002A27F6">
        <w:rPr>
          <w:color w:val="202124"/>
        </w:rPr>
        <w:t>This is based on Fig. 13. Fig.13(a), (b), and (c) shows the current distributions between the eight antenna elements, and we can see that with coupling, there is an extremely high current distribution. We can see from Fig.13(b) and (c) that after decoupling, there has been a comparably low current distribution. There is a smaller distribution of current for other antenna elements</w:t>
      </w:r>
      <w:r w:rsidRPr="002A27F6">
        <w:rPr>
          <w:i/>
          <w:iCs/>
          <w:color w:val="202124"/>
        </w:rPr>
        <w:br w:type="page"/>
      </w:r>
    </w:p>
    <w:p w14:paraId="062B8B5E" w14:textId="77777777" w:rsidR="00F20E4F" w:rsidRPr="002A27F6" w:rsidRDefault="00000000">
      <w:pPr>
        <w:pStyle w:val="ListParagraph"/>
        <w:numPr>
          <w:ilvl w:val="0"/>
          <w:numId w:val="45"/>
        </w:numPr>
        <w:tabs>
          <w:tab w:val="left" w:pos="2694"/>
        </w:tabs>
        <w:spacing w:after="100" w:afterAutospacing="1" w:line="252" w:lineRule="exact"/>
        <w:ind w:left="709" w:right="516" w:hanging="283"/>
        <w:rPr>
          <w:b/>
          <w:bCs/>
          <w:spacing w:val="4"/>
        </w:rPr>
      </w:pPr>
      <w:r w:rsidRPr="002A27F6">
        <w:rPr>
          <w:b/>
          <w:bCs/>
          <w:spacing w:val="4"/>
        </w:rPr>
        <w:lastRenderedPageBreak/>
        <w:t>MIMO system parameters</w:t>
      </w:r>
    </w:p>
    <w:p w14:paraId="4F8E4879" w14:textId="77777777" w:rsidR="00F20E4F" w:rsidRPr="002A27F6" w:rsidRDefault="00000000">
      <w:pPr>
        <w:pStyle w:val="BodyText"/>
        <w:spacing w:after="100" w:afterAutospacing="1"/>
        <w:ind w:left="709" w:right="393"/>
        <w:jc w:val="both"/>
        <w:rPr>
          <w:b w:val="0"/>
          <w:bCs w:val="0"/>
          <w:sz w:val="22"/>
          <w:szCs w:val="22"/>
        </w:rPr>
      </w:pPr>
      <w:r w:rsidRPr="002A27F6">
        <w:rPr>
          <w:b w:val="0"/>
          <w:bCs w:val="0"/>
          <w:sz w:val="22"/>
          <w:szCs w:val="22"/>
        </w:rPr>
        <w:t>Several important parameters are analyzed to assess the performance of the proposed SWB-MIMO antenna system. The</w:t>
      </w:r>
      <w:r w:rsidRPr="002A27F6">
        <w:rPr>
          <w:b w:val="0"/>
          <w:bCs w:val="0"/>
          <w:spacing w:val="1"/>
          <w:sz w:val="22"/>
          <w:szCs w:val="22"/>
        </w:rPr>
        <w:t xml:space="preserve"> </w:t>
      </w:r>
      <w:r w:rsidRPr="002A27F6">
        <w:rPr>
          <w:b w:val="0"/>
          <w:bCs w:val="0"/>
          <w:sz w:val="22"/>
          <w:szCs w:val="22"/>
        </w:rPr>
        <w:t>envelope correlation coefficient (ECC) is employed to evaluate the degree of independence between antenna elements,</w:t>
      </w:r>
      <w:r w:rsidRPr="002A27F6">
        <w:rPr>
          <w:b w:val="0"/>
          <w:bCs w:val="0"/>
          <w:spacing w:val="1"/>
          <w:sz w:val="22"/>
          <w:szCs w:val="22"/>
        </w:rPr>
        <w:t xml:space="preserve"> </w:t>
      </w:r>
      <w:r w:rsidRPr="002A27F6">
        <w:rPr>
          <w:b w:val="0"/>
          <w:bCs w:val="0"/>
          <w:sz w:val="22"/>
          <w:szCs w:val="22"/>
        </w:rPr>
        <w:t>which</w:t>
      </w:r>
      <w:r w:rsidRPr="002A27F6">
        <w:rPr>
          <w:b w:val="0"/>
          <w:bCs w:val="0"/>
          <w:spacing w:val="-1"/>
          <w:sz w:val="22"/>
          <w:szCs w:val="22"/>
        </w:rPr>
        <w:t xml:space="preserve"> </w:t>
      </w:r>
      <w:r w:rsidRPr="002A27F6">
        <w:rPr>
          <w:b w:val="0"/>
          <w:bCs w:val="0"/>
          <w:sz w:val="22"/>
          <w:szCs w:val="22"/>
        </w:rPr>
        <w:t>could</w:t>
      </w:r>
      <w:r w:rsidRPr="002A27F6">
        <w:rPr>
          <w:b w:val="0"/>
          <w:bCs w:val="0"/>
          <w:spacing w:val="-3"/>
          <w:sz w:val="22"/>
          <w:szCs w:val="22"/>
        </w:rPr>
        <w:t xml:space="preserve"> </w:t>
      </w:r>
      <w:r w:rsidRPr="002A27F6">
        <w:rPr>
          <w:b w:val="0"/>
          <w:bCs w:val="0"/>
          <w:sz w:val="22"/>
          <w:szCs w:val="22"/>
        </w:rPr>
        <w:t>be computed by using the S-parameters</w:t>
      </w:r>
      <w:r w:rsidRPr="002A27F6">
        <w:rPr>
          <w:b w:val="0"/>
          <w:bCs w:val="0"/>
          <w:spacing w:val="-2"/>
          <w:sz w:val="22"/>
          <w:szCs w:val="22"/>
        </w:rPr>
        <w:t xml:space="preserve"> </w:t>
      </w:r>
      <w:r w:rsidRPr="002A27F6">
        <w:rPr>
          <w:b w:val="0"/>
          <w:bCs w:val="0"/>
          <w:sz w:val="22"/>
          <w:szCs w:val="22"/>
        </w:rPr>
        <w:t>as</w:t>
      </w:r>
      <w:r w:rsidRPr="002A27F6">
        <w:rPr>
          <w:b w:val="0"/>
          <w:bCs w:val="0"/>
          <w:spacing w:val="-2"/>
          <w:sz w:val="22"/>
          <w:szCs w:val="22"/>
        </w:rPr>
        <w:t xml:space="preserve"> </w:t>
      </w:r>
      <w:r w:rsidRPr="002A27F6">
        <w:rPr>
          <w:b w:val="0"/>
          <w:bCs w:val="0"/>
          <w:sz w:val="22"/>
          <w:szCs w:val="22"/>
        </w:rPr>
        <w:t>follows:</w:t>
      </w:r>
    </w:p>
    <w:p w14:paraId="207F340F" w14:textId="77777777" w:rsidR="00F20E4F" w:rsidRPr="002A27F6" w:rsidRDefault="00000000">
      <w:pPr>
        <w:pStyle w:val="BodyText"/>
        <w:spacing w:after="100" w:afterAutospacing="1"/>
        <w:ind w:left="709" w:right="484"/>
        <w:jc w:val="both"/>
        <w:rPr>
          <w:b w:val="0"/>
          <w:bCs w:val="0"/>
          <w:sz w:val="28"/>
          <w:szCs w:val="28"/>
        </w:rPr>
      </w:pPr>
      <m:oMathPara>
        <m:oMath>
          <m:sSub>
            <m:sSubPr>
              <m:ctrlPr>
                <w:rPr>
                  <w:rFonts w:ascii="Cambria Math" w:hAnsi="Cambria Math"/>
                  <w:bCs w:val="0"/>
                  <w:i/>
                  <w:sz w:val="28"/>
                  <w:szCs w:val="28"/>
                </w:rPr>
              </m:ctrlPr>
            </m:sSubPr>
            <m:e>
              <m:r>
                <m:rPr>
                  <m:sty m:val="bi"/>
                </m:rPr>
                <w:rPr>
                  <w:rFonts w:ascii="Cambria Math" w:hAnsi="Cambria Math"/>
                  <w:sz w:val="28"/>
                  <w:szCs w:val="28"/>
                </w:rPr>
                <m:t>ECC</m:t>
              </m:r>
            </m:e>
            <m:sub>
              <m:r>
                <m:rPr>
                  <m:sty m:val="bi"/>
                </m:rPr>
                <w:rPr>
                  <w:rFonts w:ascii="Cambria Math" w:hAnsi="Cambria Math"/>
                  <w:sz w:val="28"/>
                  <w:szCs w:val="28"/>
                </w:rPr>
                <m:t>ij</m:t>
              </m:r>
            </m:sub>
          </m:sSub>
          <m:r>
            <m:rPr>
              <m:sty m:val="bi"/>
            </m:rPr>
            <w:rPr>
              <w:rFonts w:ascii="Cambria Math" w:hAnsi="Cambria Math"/>
              <w:sz w:val="28"/>
              <w:szCs w:val="28"/>
            </w:rPr>
            <m:t xml:space="preserve">= </m:t>
          </m:r>
          <m:f>
            <m:fPr>
              <m:ctrlPr>
                <w:rPr>
                  <w:rFonts w:ascii="Cambria Math" w:hAnsi="Cambria Math"/>
                  <w:bCs w:val="0"/>
                  <w:i/>
                  <w:sz w:val="28"/>
                  <w:szCs w:val="28"/>
                </w:rPr>
              </m:ctrlPr>
            </m:fPr>
            <m:num>
              <m:sSup>
                <m:sSupPr>
                  <m:ctrlPr>
                    <w:rPr>
                      <w:rFonts w:ascii="Cambria Math" w:hAnsi="Cambria Math"/>
                      <w:bCs w:val="0"/>
                      <w:i/>
                      <w:sz w:val="28"/>
                      <w:szCs w:val="28"/>
                    </w:rPr>
                  </m:ctrlPr>
                </m:sSupPr>
                <m:e>
                  <m:d>
                    <m:dPr>
                      <m:begChr m:val="|"/>
                      <m:endChr m:val="|"/>
                      <m:ctrlPr>
                        <w:rPr>
                          <w:rFonts w:ascii="Cambria Math" w:hAnsi="Cambria Math"/>
                          <w:bCs w:val="0"/>
                          <w:i/>
                          <w:sz w:val="28"/>
                          <w:szCs w:val="28"/>
                        </w:rPr>
                      </m:ctrlPr>
                    </m:dPr>
                    <m:e>
                      <m:sSub>
                        <m:sSubPr>
                          <m:ctrlPr>
                            <w:rPr>
                              <w:rFonts w:ascii="Cambria Math" w:hAnsi="Cambria Math"/>
                              <w:bCs w:val="0"/>
                              <w:i/>
                              <w:sz w:val="28"/>
                              <w:szCs w:val="28"/>
                            </w:rPr>
                          </m:ctrlPr>
                        </m:sSubPr>
                        <m:e>
                          <m:r>
                            <m:rPr>
                              <m:sty m:val="bi"/>
                            </m:rPr>
                            <w:rPr>
                              <w:rFonts w:ascii="Cambria Math" w:hAnsi="Cambria Math"/>
                              <w:sz w:val="28"/>
                              <w:szCs w:val="28"/>
                            </w:rPr>
                            <m:t>S</m:t>
                          </m:r>
                        </m:e>
                        <m:sub>
                          <m:r>
                            <m:rPr>
                              <m:sty m:val="bi"/>
                            </m:rPr>
                            <w:rPr>
                              <w:rFonts w:ascii="Cambria Math" w:hAnsi="Cambria Math"/>
                              <w:sz w:val="28"/>
                              <w:szCs w:val="28"/>
                            </w:rPr>
                            <m:t>ii</m:t>
                          </m:r>
                        </m:sub>
                      </m:sSub>
                      <m:r>
                        <m:rPr>
                          <m:sty m:val="bi"/>
                        </m:rPr>
                        <w:rPr>
                          <w:rFonts w:ascii="Cambria Math" w:hAnsi="Cambria Math"/>
                          <w:sz w:val="28"/>
                          <w:szCs w:val="28"/>
                        </w:rPr>
                        <m:t xml:space="preserve">* </m:t>
                      </m:r>
                      <m:sSub>
                        <m:sSubPr>
                          <m:ctrlPr>
                            <w:rPr>
                              <w:rFonts w:ascii="Cambria Math" w:hAnsi="Cambria Math"/>
                              <w:bCs w:val="0"/>
                              <w:i/>
                              <w:sz w:val="28"/>
                              <w:szCs w:val="28"/>
                            </w:rPr>
                          </m:ctrlPr>
                        </m:sSubPr>
                        <m:e>
                          <m:r>
                            <m:rPr>
                              <m:sty m:val="bi"/>
                            </m:rPr>
                            <w:rPr>
                              <w:rFonts w:ascii="Cambria Math" w:hAnsi="Cambria Math"/>
                              <w:sz w:val="28"/>
                              <w:szCs w:val="28"/>
                            </w:rPr>
                            <m:t>S</m:t>
                          </m:r>
                        </m:e>
                        <m:sub>
                          <m:r>
                            <m:rPr>
                              <m:sty m:val="bi"/>
                            </m:rPr>
                            <w:rPr>
                              <w:rFonts w:ascii="Cambria Math" w:hAnsi="Cambria Math"/>
                              <w:sz w:val="28"/>
                              <w:szCs w:val="28"/>
                            </w:rPr>
                            <m:t>ij</m:t>
                          </m:r>
                        </m:sub>
                      </m:sSub>
                      <m:r>
                        <m:rPr>
                          <m:sty m:val="bi"/>
                        </m:rPr>
                        <w:rPr>
                          <w:rFonts w:ascii="Cambria Math" w:hAnsi="Cambria Math"/>
                          <w:sz w:val="28"/>
                          <w:szCs w:val="28"/>
                        </w:rPr>
                        <m:t xml:space="preserve">+ </m:t>
                      </m:r>
                      <m:sSub>
                        <m:sSubPr>
                          <m:ctrlPr>
                            <w:rPr>
                              <w:rFonts w:ascii="Cambria Math" w:hAnsi="Cambria Math"/>
                              <w:bCs w:val="0"/>
                              <w:i/>
                              <w:sz w:val="28"/>
                              <w:szCs w:val="28"/>
                            </w:rPr>
                          </m:ctrlPr>
                        </m:sSubPr>
                        <m:e>
                          <m:r>
                            <m:rPr>
                              <m:sty m:val="bi"/>
                            </m:rPr>
                            <w:rPr>
                              <w:rFonts w:ascii="Cambria Math" w:hAnsi="Cambria Math"/>
                              <w:sz w:val="28"/>
                              <w:szCs w:val="28"/>
                            </w:rPr>
                            <m:t>S</m:t>
                          </m:r>
                        </m:e>
                        <m:sub>
                          <m:r>
                            <m:rPr>
                              <m:sty m:val="bi"/>
                            </m:rPr>
                            <w:rPr>
                              <w:rFonts w:ascii="Cambria Math" w:hAnsi="Cambria Math"/>
                              <w:sz w:val="28"/>
                              <w:szCs w:val="28"/>
                            </w:rPr>
                            <m:t>ji</m:t>
                          </m:r>
                        </m:sub>
                      </m:sSub>
                      <m:r>
                        <m:rPr>
                          <m:sty m:val="bi"/>
                        </m:rPr>
                        <w:rPr>
                          <w:rFonts w:ascii="Cambria Math" w:hAnsi="Cambria Math"/>
                          <w:sz w:val="28"/>
                          <w:szCs w:val="28"/>
                        </w:rPr>
                        <m:t>*</m:t>
                      </m:r>
                      <m:sSub>
                        <m:sSubPr>
                          <m:ctrlPr>
                            <w:rPr>
                              <w:rFonts w:ascii="Cambria Math" w:hAnsi="Cambria Math"/>
                              <w:bCs w:val="0"/>
                              <w:i/>
                              <w:sz w:val="28"/>
                              <w:szCs w:val="28"/>
                            </w:rPr>
                          </m:ctrlPr>
                        </m:sSubPr>
                        <m:e>
                          <m:r>
                            <m:rPr>
                              <m:sty m:val="bi"/>
                            </m:rPr>
                            <w:rPr>
                              <w:rFonts w:ascii="Cambria Math" w:hAnsi="Cambria Math"/>
                              <w:sz w:val="28"/>
                              <w:szCs w:val="28"/>
                            </w:rPr>
                            <m:t>S</m:t>
                          </m:r>
                        </m:e>
                        <m:sub>
                          <m:r>
                            <m:rPr>
                              <m:sty m:val="bi"/>
                            </m:rPr>
                            <w:rPr>
                              <w:rFonts w:ascii="Cambria Math" w:hAnsi="Cambria Math"/>
                              <w:sz w:val="28"/>
                              <w:szCs w:val="28"/>
                            </w:rPr>
                            <m:t>jj</m:t>
                          </m:r>
                        </m:sub>
                      </m:sSub>
                    </m:e>
                  </m:d>
                </m:e>
                <m:sup>
                  <m:r>
                    <m:rPr>
                      <m:sty m:val="bi"/>
                    </m:rPr>
                    <w:rPr>
                      <w:rFonts w:ascii="Cambria Math" w:hAnsi="Cambria Math"/>
                      <w:sz w:val="28"/>
                      <w:szCs w:val="28"/>
                    </w:rPr>
                    <m:t>2</m:t>
                  </m:r>
                </m:sup>
              </m:sSup>
            </m:num>
            <m:den>
              <m:d>
                <m:dPr>
                  <m:ctrlPr>
                    <w:rPr>
                      <w:rFonts w:ascii="Cambria Math" w:hAnsi="Cambria Math"/>
                      <w:bCs w:val="0"/>
                      <w:i/>
                      <w:sz w:val="28"/>
                      <w:szCs w:val="28"/>
                    </w:rPr>
                  </m:ctrlPr>
                </m:dPr>
                <m:e>
                  <m:r>
                    <m:rPr>
                      <m:sty m:val="bi"/>
                    </m:rPr>
                    <w:rPr>
                      <w:rFonts w:ascii="Cambria Math" w:hAnsi="Cambria Math"/>
                      <w:sz w:val="28"/>
                      <w:szCs w:val="28"/>
                    </w:rPr>
                    <m:t xml:space="preserve">1- </m:t>
                  </m:r>
                  <m:sSup>
                    <m:sSupPr>
                      <m:ctrlPr>
                        <w:rPr>
                          <w:rFonts w:ascii="Cambria Math" w:hAnsi="Cambria Math"/>
                          <w:bCs w:val="0"/>
                          <w:i/>
                          <w:sz w:val="28"/>
                          <w:szCs w:val="28"/>
                        </w:rPr>
                      </m:ctrlPr>
                    </m:sSupPr>
                    <m:e>
                      <m:d>
                        <m:dPr>
                          <m:begChr m:val="|"/>
                          <m:endChr m:val="|"/>
                          <m:ctrlPr>
                            <w:rPr>
                              <w:rFonts w:ascii="Cambria Math" w:hAnsi="Cambria Math"/>
                              <w:bCs w:val="0"/>
                              <w:i/>
                              <w:sz w:val="28"/>
                              <w:szCs w:val="28"/>
                            </w:rPr>
                          </m:ctrlPr>
                        </m:dPr>
                        <m:e>
                          <m:sSub>
                            <m:sSubPr>
                              <m:ctrlPr>
                                <w:rPr>
                                  <w:rFonts w:ascii="Cambria Math" w:hAnsi="Cambria Math"/>
                                  <w:bCs w:val="0"/>
                                  <w:i/>
                                  <w:sz w:val="28"/>
                                  <w:szCs w:val="28"/>
                                </w:rPr>
                              </m:ctrlPr>
                            </m:sSubPr>
                            <m:e>
                              <m:r>
                                <m:rPr>
                                  <m:sty m:val="bi"/>
                                </m:rPr>
                                <w:rPr>
                                  <w:rFonts w:ascii="Cambria Math" w:hAnsi="Cambria Math"/>
                                  <w:sz w:val="28"/>
                                  <w:szCs w:val="28"/>
                                </w:rPr>
                                <m:t>S</m:t>
                              </m:r>
                            </m:e>
                            <m:sub>
                              <m:r>
                                <m:rPr>
                                  <m:sty m:val="bi"/>
                                </m:rPr>
                                <w:rPr>
                                  <w:rFonts w:ascii="Cambria Math" w:hAnsi="Cambria Math"/>
                                  <w:sz w:val="28"/>
                                  <w:szCs w:val="28"/>
                                </w:rPr>
                                <m:t>ii</m:t>
                              </m:r>
                            </m:sub>
                          </m:sSub>
                        </m:e>
                      </m:d>
                    </m:e>
                    <m:sup>
                      <m:r>
                        <m:rPr>
                          <m:sty m:val="bi"/>
                        </m:rPr>
                        <w:rPr>
                          <w:rFonts w:ascii="Cambria Math" w:hAnsi="Cambria Math"/>
                          <w:sz w:val="28"/>
                          <w:szCs w:val="28"/>
                        </w:rPr>
                        <m:t>2</m:t>
                      </m:r>
                    </m:sup>
                  </m:sSup>
                  <m:r>
                    <m:rPr>
                      <m:sty m:val="bi"/>
                    </m:rPr>
                    <w:rPr>
                      <w:rFonts w:ascii="Cambria Math" w:hAnsi="Cambria Math"/>
                      <w:sz w:val="28"/>
                      <w:szCs w:val="28"/>
                    </w:rPr>
                    <m:t xml:space="preserve">- </m:t>
                  </m:r>
                  <m:sSup>
                    <m:sSupPr>
                      <m:ctrlPr>
                        <w:rPr>
                          <w:rFonts w:ascii="Cambria Math" w:hAnsi="Cambria Math"/>
                          <w:bCs w:val="0"/>
                          <w:i/>
                          <w:sz w:val="28"/>
                          <w:szCs w:val="28"/>
                        </w:rPr>
                      </m:ctrlPr>
                    </m:sSupPr>
                    <m:e>
                      <m:d>
                        <m:dPr>
                          <m:begChr m:val="|"/>
                          <m:endChr m:val="|"/>
                          <m:ctrlPr>
                            <w:rPr>
                              <w:rFonts w:ascii="Cambria Math" w:hAnsi="Cambria Math"/>
                              <w:bCs w:val="0"/>
                              <w:i/>
                              <w:sz w:val="28"/>
                              <w:szCs w:val="28"/>
                            </w:rPr>
                          </m:ctrlPr>
                        </m:dPr>
                        <m:e>
                          <m:sSub>
                            <m:sSubPr>
                              <m:ctrlPr>
                                <w:rPr>
                                  <w:rFonts w:ascii="Cambria Math" w:hAnsi="Cambria Math"/>
                                  <w:bCs w:val="0"/>
                                  <w:i/>
                                  <w:sz w:val="28"/>
                                  <w:szCs w:val="28"/>
                                </w:rPr>
                              </m:ctrlPr>
                            </m:sSubPr>
                            <m:e>
                              <m:r>
                                <m:rPr>
                                  <m:sty m:val="bi"/>
                                </m:rPr>
                                <w:rPr>
                                  <w:rFonts w:ascii="Cambria Math" w:hAnsi="Cambria Math"/>
                                  <w:sz w:val="28"/>
                                  <w:szCs w:val="28"/>
                                </w:rPr>
                                <m:t>S</m:t>
                              </m:r>
                            </m:e>
                            <m:sub>
                              <m:r>
                                <m:rPr>
                                  <m:sty m:val="bi"/>
                                </m:rPr>
                                <w:rPr>
                                  <w:rFonts w:ascii="Cambria Math" w:hAnsi="Cambria Math"/>
                                  <w:sz w:val="28"/>
                                  <w:szCs w:val="28"/>
                                </w:rPr>
                                <m:t>ji</m:t>
                              </m:r>
                            </m:sub>
                          </m:sSub>
                        </m:e>
                      </m:d>
                    </m:e>
                    <m:sup>
                      <m:r>
                        <m:rPr>
                          <m:sty m:val="bi"/>
                        </m:rPr>
                        <w:rPr>
                          <w:rFonts w:ascii="Cambria Math" w:hAnsi="Cambria Math"/>
                          <w:sz w:val="28"/>
                          <w:szCs w:val="28"/>
                        </w:rPr>
                        <m:t>2</m:t>
                      </m:r>
                    </m:sup>
                  </m:sSup>
                </m:e>
              </m:d>
              <m:r>
                <m:rPr>
                  <m:sty m:val="bi"/>
                </m:rPr>
                <w:rPr>
                  <w:rFonts w:ascii="Cambria Math" w:hAnsi="Cambria Math"/>
                  <w:sz w:val="28"/>
                  <w:szCs w:val="28"/>
                </w:rPr>
                <m:t xml:space="preserve"> </m:t>
              </m:r>
              <m:d>
                <m:dPr>
                  <m:ctrlPr>
                    <w:rPr>
                      <w:rFonts w:ascii="Cambria Math" w:hAnsi="Cambria Math"/>
                      <w:bCs w:val="0"/>
                      <w:i/>
                      <w:sz w:val="28"/>
                      <w:szCs w:val="28"/>
                    </w:rPr>
                  </m:ctrlPr>
                </m:dPr>
                <m:e>
                  <m:r>
                    <m:rPr>
                      <m:sty m:val="bi"/>
                    </m:rPr>
                    <w:rPr>
                      <w:rFonts w:ascii="Cambria Math" w:hAnsi="Cambria Math"/>
                      <w:sz w:val="28"/>
                      <w:szCs w:val="28"/>
                    </w:rPr>
                    <m:t xml:space="preserve">1- </m:t>
                  </m:r>
                  <m:sSup>
                    <m:sSupPr>
                      <m:ctrlPr>
                        <w:rPr>
                          <w:rFonts w:ascii="Cambria Math" w:hAnsi="Cambria Math"/>
                          <w:bCs w:val="0"/>
                          <w:i/>
                          <w:sz w:val="28"/>
                          <w:szCs w:val="28"/>
                        </w:rPr>
                      </m:ctrlPr>
                    </m:sSupPr>
                    <m:e>
                      <m:d>
                        <m:dPr>
                          <m:begChr m:val="|"/>
                          <m:endChr m:val="|"/>
                          <m:ctrlPr>
                            <w:rPr>
                              <w:rFonts w:ascii="Cambria Math" w:hAnsi="Cambria Math"/>
                              <w:bCs w:val="0"/>
                              <w:i/>
                              <w:sz w:val="28"/>
                              <w:szCs w:val="28"/>
                            </w:rPr>
                          </m:ctrlPr>
                        </m:dPr>
                        <m:e>
                          <m:sSub>
                            <m:sSubPr>
                              <m:ctrlPr>
                                <w:rPr>
                                  <w:rFonts w:ascii="Cambria Math" w:hAnsi="Cambria Math"/>
                                  <w:bCs w:val="0"/>
                                  <w:i/>
                                  <w:sz w:val="28"/>
                                  <w:szCs w:val="28"/>
                                </w:rPr>
                              </m:ctrlPr>
                            </m:sSubPr>
                            <m:e>
                              <m:r>
                                <m:rPr>
                                  <m:sty m:val="bi"/>
                                </m:rPr>
                                <w:rPr>
                                  <w:rFonts w:ascii="Cambria Math" w:hAnsi="Cambria Math"/>
                                  <w:sz w:val="28"/>
                                  <w:szCs w:val="28"/>
                                </w:rPr>
                                <m:t>S</m:t>
                              </m:r>
                            </m:e>
                            <m:sub>
                              <m:r>
                                <m:rPr>
                                  <m:sty m:val="bi"/>
                                </m:rPr>
                                <w:rPr>
                                  <w:rFonts w:ascii="Cambria Math" w:hAnsi="Cambria Math"/>
                                  <w:sz w:val="28"/>
                                  <w:szCs w:val="28"/>
                                </w:rPr>
                                <m:t>jj</m:t>
                              </m:r>
                            </m:sub>
                          </m:sSub>
                        </m:e>
                      </m:d>
                    </m:e>
                    <m:sup>
                      <m:r>
                        <m:rPr>
                          <m:sty m:val="bi"/>
                        </m:rPr>
                        <w:rPr>
                          <w:rFonts w:ascii="Cambria Math" w:hAnsi="Cambria Math"/>
                          <w:sz w:val="28"/>
                          <w:szCs w:val="28"/>
                        </w:rPr>
                        <m:t>2</m:t>
                      </m:r>
                    </m:sup>
                  </m:sSup>
                  <m:r>
                    <m:rPr>
                      <m:sty m:val="bi"/>
                    </m:rPr>
                    <w:rPr>
                      <w:rFonts w:ascii="Cambria Math" w:hAnsi="Cambria Math"/>
                      <w:sz w:val="28"/>
                      <w:szCs w:val="28"/>
                    </w:rPr>
                    <m:t xml:space="preserve">- </m:t>
                  </m:r>
                  <m:sSup>
                    <m:sSupPr>
                      <m:ctrlPr>
                        <w:rPr>
                          <w:rFonts w:ascii="Cambria Math" w:hAnsi="Cambria Math"/>
                          <w:bCs w:val="0"/>
                          <w:i/>
                          <w:sz w:val="28"/>
                          <w:szCs w:val="28"/>
                        </w:rPr>
                      </m:ctrlPr>
                    </m:sSupPr>
                    <m:e>
                      <m:d>
                        <m:dPr>
                          <m:begChr m:val="|"/>
                          <m:endChr m:val="|"/>
                          <m:ctrlPr>
                            <w:rPr>
                              <w:rFonts w:ascii="Cambria Math" w:hAnsi="Cambria Math"/>
                              <w:bCs w:val="0"/>
                              <w:i/>
                              <w:sz w:val="28"/>
                              <w:szCs w:val="28"/>
                            </w:rPr>
                          </m:ctrlPr>
                        </m:dPr>
                        <m:e>
                          <m:sSub>
                            <m:sSubPr>
                              <m:ctrlPr>
                                <w:rPr>
                                  <w:rFonts w:ascii="Cambria Math" w:hAnsi="Cambria Math"/>
                                  <w:bCs w:val="0"/>
                                  <w:i/>
                                  <w:sz w:val="28"/>
                                  <w:szCs w:val="28"/>
                                </w:rPr>
                              </m:ctrlPr>
                            </m:sSubPr>
                            <m:e>
                              <m:r>
                                <m:rPr>
                                  <m:sty m:val="bi"/>
                                </m:rPr>
                                <w:rPr>
                                  <w:rFonts w:ascii="Cambria Math" w:hAnsi="Cambria Math"/>
                                  <w:sz w:val="28"/>
                                  <w:szCs w:val="28"/>
                                </w:rPr>
                                <m:t>S</m:t>
                              </m:r>
                            </m:e>
                            <m:sub>
                              <m:r>
                                <m:rPr>
                                  <m:sty m:val="bi"/>
                                </m:rPr>
                                <w:rPr>
                                  <w:rFonts w:ascii="Cambria Math" w:hAnsi="Cambria Math"/>
                                  <w:sz w:val="28"/>
                                  <w:szCs w:val="28"/>
                                </w:rPr>
                                <m:t>ij</m:t>
                              </m:r>
                            </m:sub>
                          </m:sSub>
                        </m:e>
                      </m:d>
                    </m:e>
                    <m:sup>
                      <m:r>
                        <m:rPr>
                          <m:sty m:val="bi"/>
                        </m:rPr>
                        <w:rPr>
                          <w:rFonts w:ascii="Cambria Math" w:hAnsi="Cambria Math"/>
                          <w:sz w:val="28"/>
                          <w:szCs w:val="28"/>
                        </w:rPr>
                        <m:t>2</m:t>
                      </m:r>
                    </m:sup>
                  </m:sSup>
                </m:e>
              </m:d>
            </m:den>
          </m:f>
        </m:oMath>
      </m:oMathPara>
    </w:p>
    <w:p w14:paraId="0B23BC50" w14:textId="77777777" w:rsidR="00F20E4F" w:rsidRPr="002A27F6" w:rsidRDefault="00000000">
      <w:pPr>
        <w:pStyle w:val="BodyText"/>
        <w:spacing w:before="600" w:after="100" w:afterAutospacing="1"/>
        <w:ind w:left="709" w:right="393"/>
        <w:jc w:val="both"/>
        <w:rPr>
          <w:b w:val="0"/>
          <w:bCs w:val="0"/>
          <w:sz w:val="22"/>
          <w:szCs w:val="22"/>
        </w:rPr>
      </w:pPr>
      <w:r w:rsidRPr="002A27F6">
        <w:rPr>
          <w:b w:val="0"/>
          <w:bCs w:val="0"/>
          <w:position w:val="2"/>
          <w:sz w:val="22"/>
          <w:szCs w:val="22"/>
        </w:rPr>
        <w:t>Where ECC</w:t>
      </w:r>
      <w:r w:rsidRPr="002A27F6">
        <w:rPr>
          <w:b w:val="0"/>
          <w:bCs w:val="0"/>
          <w:sz w:val="22"/>
          <w:szCs w:val="22"/>
        </w:rPr>
        <w:t xml:space="preserve">ij </w:t>
      </w:r>
      <w:r w:rsidRPr="002A27F6">
        <w:rPr>
          <w:b w:val="0"/>
          <w:bCs w:val="0"/>
          <w:position w:val="2"/>
          <w:sz w:val="22"/>
          <w:szCs w:val="22"/>
        </w:rPr>
        <w:t>is the ECC between i</w:t>
      </w:r>
      <w:r w:rsidRPr="002A27F6">
        <w:rPr>
          <w:b w:val="0"/>
          <w:bCs w:val="0"/>
          <w:position w:val="2"/>
          <w:sz w:val="22"/>
          <w:szCs w:val="22"/>
          <w:vertAlign w:val="superscript"/>
        </w:rPr>
        <w:t>th</w:t>
      </w:r>
      <w:r w:rsidRPr="002A27F6">
        <w:rPr>
          <w:b w:val="0"/>
          <w:bCs w:val="0"/>
          <w:position w:val="2"/>
          <w:sz w:val="22"/>
          <w:szCs w:val="22"/>
        </w:rPr>
        <w:t xml:space="preserve"> and j</w:t>
      </w:r>
      <w:r w:rsidRPr="002A27F6">
        <w:rPr>
          <w:b w:val="0"/>
          <w:bCs w:val="0"/>
          <w:position w:val="2"/>
          <w:sz w:val="22"/>
          <w:szCs w:val="22"/>
          <w:vertAlign w:val="superscript"/>
        </w:rPr>
        <w:t>th</w:t>
      </w:r>
      <w:r w:rsidRPr="002A27F6">
        <w:rPr>
          <w:b w:val="0"/>
          <w:bCs w:val="0"/>
          <w:position w:val="2"/>
          <w:sz w:val="22"/>
          <w:szCs w:val="22"/>
        </w:rPr>
        <w:t xml:space="preserve"> antenna elements. It can be seen for our proposed structure that the ECCs are</w:t>
      </w:r>
      <w:r w:rsidRPr="002A27F6">
        <w:rPr>
          <w:b w:val="0"/>
          <w:bCs w:val="0"/>
          <w:spacing w:val="1"/>
          <w:position w:val="2"/>
          <w:sz w:val="22"/>
          <w:szCs w:val="22"/>
        </w:rPr>
        <w:t xml:space="preserve"> </w:t>
      </w:r>
      <w:r w:rsidRPr="002A27F6">
        <w:rPr>
          <w:b w:val="0"/>
          <w:bCs w:val="0"/>
          <w:sz w:val="22"/>
          <w:szCs w:val="22"/>
        </w:rPr>
        <w:t>below</w:t>
      </w:r>
      <w:r w:rsidRPr="002A27F6">
        <w:rPr>
          <w:b w:val="0"/>
          <w:bCs w:val="0"/>
          <w:spacing w:val="-1"/>
          <w:sz w:val="22"/>
          <w:szCs w:val="22"/>
        </w:rPr>
        <w:t xml:space="preserve"> </w:t>
      </w:r>
      <w:r w:rsidRPr="002A27F6">
        <w:rPr>
          <w:b w:val="0"/>
          <w:bCs w:val="0"/>
          <w:sz w:val="22"/>
          <w:szCs w:val="22"/>
        </w:rPr>
        <w:t>0.001</w:t>
      </w:r>
      <w:r w:rsidRPr="002A27F6">
        <w:rPr>
          <w:b w:val="0"/>
          <w:bCs w:val="0"/>
          <w:spacing w:val="1"/>
          <w:sz w:val="22"/>
          <w:szCs w:val="22"/>
        </w:rPr>
        <w:t xml:space="preserve"> </w:t>
      </w:r>
      <w:r w:rsidRPr="002A27F6">
        <w:rPr>
          <w:b w:val="0"/>
          <w:bCs w:val="0"/>
          <w:sz w:val="22"/>
          <w:szCs w:val="22"/>
        </w:rPr>
        <w:t>within</w:t>
      </w:r>
      <w:r w:rsidRPr="002A27F6">
        <w:rPr>
          <w:b w:val="0"/>
          <w:bCs w:val="0"/>
          <w:spacing w:val="1"/>
          <w:sz w:val="22"/>
          <w:szCs w:val="22"/>
        </w:rPr>
        <w:t xml:space="preserve"> </w:t>
      </w:r>
      <w:r w:rsidRPr="002A27F6">
        <w:rPr>
          <w:b w:val="0"/>
          <w:bCs w:val="0"/>
          <w:sz w:val="22"/>
          <w:szCs w:val="22"/>
        </w:rPr>
        <w:t>the</w:t>
      </w:r>
      <w:r w:rsidRPr="002A27F6">
        <w:rPr>
          <w:b w:val="0"/>
          <w:bCs w:val="0"/>
          <w:spacing w:val="1"/>
          <w:sz w:val="22"/>
          <w:szCs w:val="22"/>
        </w:rPr>
        <w:t xml:space="preserve"> </w:t>
      </w:r>
      <w:r w:rsidRPr="002A27F6">
        <w:rPr>
          <w:b w:val="0"/>
          <w:bCs w:val="0"/>
          <w:sz w:val="22"/>
          <w:szCs w:val="22"/>
        </w:rPr>
        <w:t>frequency</w:t>
      </w:r>
      <w:r w:rsidRPr="002A27F6">
        <w:rPr>
          <w:b w:val="0"/>
          <w:bCs w:val="0"/>
          <w:spacing w:val="1"/>
          <w:sz w:val="22"/>
          <w:szCs w:val="22"/>
        </w:rPr>
        <w:t xml:space="preserve"> </w:t>
      </w:r>
      <w:r w:rsidRPr="002A27F6">
        <w:rPr>
          <w:b w:val="0"/>
          <w:bCs w:val="0"/>
          <w:sz w:val="22"/>
          <w:szCs w:val="22"/>
        </w:rPr>
        <w:t>band</w:t>
      </w:r>
      <w:r w:rsidRPr="002A27F6">
        <w:rPr>
          <w:b w:val="0"/>
          <w:bCs w:val="0"/>
          <w:spacing w:val="1"/>
          <w:sz w:val="22"/>
          <w:szCs w:val="22"/>
        </w:rPr>
        <w:t xml:space="preserve"> </w:t>
      </w:r>
      <w:r w:rsidRPr="002A27F6">
        <w:rPr>
          <w:b w:val="0"/>
          <w:bCs w:val="0"/>
          <w:sz w:val="22"/>
          <w:szCs w:val="22"/>
        </w:rPr>
        <w:t>of</w:t>
      </w:r>
      <w:r w:rsidRPr="002A27F6">
        <w:rPr>
          <w:b w:val="0"/>
          <w:bCs w:val="0"/>
          <w:spacing w:val="2"/>
          <w:sz w:val="22"/>
          <w:szCs w:val="22"/>
        </w:rPr>
        <w:t xml:space="preserve"> </w:t>
      </w:r>
      <w:r w:rsidRPr="002A27F6">
        <w:rPr>
          <w:b w:val="0"/>
          <w:bCs w:val="0"/>
          <w:sz w:val="22"/>
          <w:szCs w:val="22"/>
        </w:rPr>
        <w:t>interest,</w:t>
      </w:r>
      <w:r w:rsidRPr="002A27F6">
        <w:rPr>
          <w:b w:val="0"/>
          <w:bCs w:val="0"/>
          <w:spacing w:val="1"/>
          <w:sz w:val="22"/>
          <w:szCs w:val="22"/>
        </w:rPr>
        <w:t xml:space="preserve"> </w:t>
      </w:r>
      <w:r w:rsidRPr="002A27F6">
        <w:rPr>
          <w:b w:val="0"/>
          <w:bCs w:val="0"/>
          <w:sz w:val="22"/>
          <w:szCs w:val="22"/>
        </w:rPr>
        <w:t>and</w:t>
      </w:r>
      <w:r w:rsidRPr="002A27F6">
        <w:rPr>
          <w:b w:val="0"/>
          <w:bCs w:val="0"/>
          <w:spacing w:val="-1"/>
          <w:sz w:val="22"/>
          <w:szCs w:val="22"/>
        </w:rPr>
        <w:t xml:space="preserve"> </w:t>
      </w:r>
      <w:r w:rsidRPr="002A27F6">
        <w:rPr>
          <w:b w:val="0"/>
          <w:bCs w:val="0"/>
          <w:sz w:val="22"/>
          <w:szCs w:val="22"/>
        </w:rPr>
        <w:t>meet</w:t>
      </w:r>
      <w:r w:rsidRPr="002A27F6">
        <w:rPr>
          <w:b w:val="0"/>
          <w:bCs w:val="0"/>
          <w:spacing w:val="2"/>
          <w:sz w:val="22"/>
          <w:szCs w:val="22"/>
        </w:rPr>
        <w:t xml:space="preserve"> </w:t>
      </w:r>
      <w:r w:rsidRPr="002A27F6">
        <w:rPr>
          <w:b w:val="0"/>
          <w:bCs w:val="0"/>
          <w:sz w:val="22"/>
          <w:szCs w:val="22"/>
        </w:rPr>
        <w:t>the</w:t>
      </w:r>
      <w:r w:rsidRPr="002A27F6">
        <w:rPr>
          <w:b w:val="0"/>
          <w:bCs w:val="0"/>
          <w:spacing w:val="1"/>
          <w:sz w:val="22"/>
          <w:szCs w:val="22"/>
        </w:rPr>
        <w:t xml:space="preserve"> </w:t>
      </w:r>
      <w:r w:rsidRPr="002A27F6">
        <w:rPr>
          <w:b w:val="0"/>
          <w:bCs w:val="0"/>
          <w:sz w:val="22"/>
          <w:szCs w:val="22"/>
        </w:rPr>
        <w:t>communication</w:t>
      </w:r>
      <w:r w:rsidRPr="002A27F6">
        <w:rPr>
          <w:b w:val="0"/>
          <w:bCs w:val="0"/>
          <w:spacing w:val="3"/>
          <w:sz w:val="22"/>
          <w:szCs w:val="22"/>
        </w:rPr>
        <w:t xml:space="preserve"> </w:t>
      </w:r>
      <w:r w:rsidRPr="002A27F6">
        <w:rPr>
          <w:b w:val="0"/>
          <w:bCs w:val="0"/>
          <w:sz w:val="22"/>
          <w:szCs w:val="22"/>
        </w:rPr>
        <w:t>requirements</w:t>
      </w:r>
      <w:r w:rsidRPr="002A27F6">
        <w:rPr>
          <w:b w:val="0"/>
          <w:bCs w:val="0"/>
          <w:spacing w:val="4"/>
          <w:sz w:val="22"/>
          <w:szCs w:val="22"/>
        </w:rPr>
        <w:t xml:space="preserve"> </w:t>
      </w:r>
      <w:r w:rsidRPr="002A27F6">
        <w:rPr>
          <w:b w:val="0"/>
          <w:bCs w:val="0"/>
          <w:sz w:val="22"/>
          <w:szCs w:val="22"/>
        </w:rPr>
        <w:t>The</w:t>
      </w:r>
      <w:r w:rsidRPr="002A27F6">
        <w:rPr>
          <w:b w:val="0"/>
          <w:bCs w:val="0"/>
          <w:spacing w:val="4"/>
          <w:sz w:val="22"/>
          <w:szCs w:val="22"/>
        </w:rPr>
        <w:t xml:space="preserve"> </w:t>
      </w:r>
      <w:r w:rsidRPr="002A27F6">
        <w:rPr>
          <w:b w:val="0"/>
          <w:bCs w:val="0"/>
          <w:sz w:val="22"/>
          <w:szCs w:val="22"/>
        </w:rPr>
        <w:t>diversity</w:t>
      </w:r>
      <w:r w:rsidRPr="002A27F6">
        <w:rPr>
          <w:b w:val="0"/>
          <w:bCs w:val="0"/>
          <w:spacing w:val="1"/>
          <w:sz w:val="22"/>
          <w:szCs w:val="22"/>
        </w:rPr>
        <w:t xml:space="preserve"> </w:t>
      </w:r>
      <w:r w:rsidRPr="002A27F6">
        <w:rPr>
          <w:b w:val="0"/>
          <w:bCs w:val="0"/>
          <w:sz w:val="22"/>
          <w:szCs w:val="22"/>
        </w:rPr>
        <w:t>gain</w:t>
      </w:r>
      <w:r w:rsidRPr="002A27F6">
        <w:rPr>
          <w:b w:val="0"/>
          <w:bCs w:val="0"/>
          <w:spacing w:val="1"/>
          <w:sz w:val="22"/>
          <w:szCs w:val="22"/>
        </w:rPr>
        <w:t xml:space="preserve"> </w:t>
      </w:r>
      <w:r w:rsidRPr="002A27F6">
        <w:rPr>
          <w:b w:val="0"/>
          <w:bCs w:val="0"/>
          <w:sz w:val="22"/>
          <w:szCs w:val="22"/>
        </w:rPr>
        <w:t>(DG)</w:t>
      </w:r>
      <w:r w:rsidRPr="002A27F6">
        <w:rPr>
          <w:b w:val="0"/>
          <w:bCs w:val="0"/>
          <w:spacing w:val="1"/>
          <w:sz w:val="22"/>
          <w:szCs w:val="22"/>
        </w:rPr>
        <w:t xml:space="preserve"> </w:t>
      </w:r>
      <w:r w:rsidRPr="002A27F6">
        <w:rPr>
          <w:b w:val="0"/>
          <w:bCs w:val="0"/>
          <w:sz w:val="22"/>
          <w:szCs w:val="22"/>
        </w:rPr>
        <w:t>is also</w:t>
      </w:r>
      <w:r w:rsidRPr="002A27F6">
        <w:rPr>
          <w:b w:val="0"/>
          <w:bCs w:val="0"/>
          <w:spacing w:val="-4"/>
          <w:sz w:val="22"/>
          <w:szCs w:val="22"/>
        </w:rPr>
        <w:t xml:space="preserve"> </w:t>
      </w:r>
      <w:r w:rsidRPr="002A27F6">
        <w:rPr>
          <w:b w:val="0"/>
          <w:bCs w:val="0"/>
          <w:sz w:val="22"/>
          <w:szCs w:val="22"/>
        </w:rPr>
        <w:t>an</w:t>
      </w:r>
      <w:r w:rsidRPr="002A27F6">
        <w:rPr>
          <w:b w:val="0"/>
          <w:bCs w:val="0"/>
          <w:spacing w:val="-1"/>
          <w:sz w:val="22"/>
          <w:szCs w:val="22"/>
        </w:rPr>
        <w:t xml:space="preserve"> </w:t>
      </w:r>
      <w:r w:rsidRPr="002A27F6">
        <w:rPr>
          <w:b w:val="0"/>
          <w:bCs w:val="0"/>
          <w:sz w:val="22"/>
          <w:szCs w:val="22"/>
        </w:rPr>
        <w:t>important</w:t>
      </w:r>
      <w:r w:rsidRPr="002A27F6">
        <w:rPr>
          <w:b w:val="0"/>
          <w:bCs w:val="0"/>
          <w:spacing w:val="-1"/>
          <w:sz w:val="22"/>
          <w:szCs w:val="22"/>
        </w:rPr>
        <w:t xml:space="preserve"> </w:t>
      </w:r>
      <w:r w:rsidRPr="002A27F6">
        <w:rPr>
          <w:b w:val="0"/>
          <w:bCs w:val="0"/>
          <w:sz w:val="22"/>
          <w:szCs w:val="22"/>
        </w:rPr>
        <w:t>performance</w:t>
      </w:r>
      <w:r w:rsidRPr="002A27F6">
        <w:rPr>
          <w:b w:val="0"/>
          <w:bCs w:val="0"/>
          <w:spacing w:val="-1"/>
          <w:sz w:val="22"/>
          <w:szCs w:val="22"/>
        </w:rPr>
        <w:t xml:space="preserve"> </w:t>
      </w:r>
      <w:r w:rsidRPr="002A27F6">
        <w:rPr>
          <w:b w:val="0"/>
          <w:bCs w:val="0"/>
          <w:sz w:val="22"/>
          <w:szCs w:val="22"/>
        </w:rPr>
        <w:t>indicator</w:t>
      </w:r>
      <w:r w:rsidRPr="002A27F6">
        <w:rPr>
          <w:b w:val="0"/>
          <w:bCs w:val="0"/>
          <w:spacing w:val="-2"/>
          <w:sz w:val="22"/>
          <w:szCs w:val="22"/>
        </w:rPr>
        <w:t xml:space="preserve"> </w:t>
      </w:r>
      <w:r w:rsidRPr="002A27F6">
        <w:rPr>
          <w:b w:val="0"/>
          <w:bCs w:val="0"/>
          <w:sz w:val="22"/>
          <w:szCs w:val="22"/>
        </w:rPr>
        <w:t>of</w:t>
      </w:r>
      <w:r w:rsidRPr="002A27F6">
        <w:rPr>
          <w:b w:val="0"/>
          <w:bCs w:val="0"/>
          <w:spacing w:val="-1"/>
          <w:sz w:val="22"/>
          <w:szCs w:val="22"/>
        </w:rPr>
        <w:t xml:space="preserve"> </w:t>
      </w:r>
      <w:r w:rsidRPr="002A27F6">
        <w:rPr>
          <w:b w:val="0"/>
          <w:bCs w:val="0"/>
          <w:sz w:val="22"/>
          <w:szCs w:val="22"/>
        </w:rPr>
        <w:t>the</w:t>
      </w:r>
      <w:r w:rsidRPr="002A27F6">
        <w:rPr>
          <w:b w:val="0"/>
          <w:bCs w:val="0"/>
          <w:spacing w:val="2"/>
          <w:sz w:val="22"/>
          <w:szCs w:val="22"/>
        </w:rPr>
        <w:t xml:space="preserve"> </w:t>
      </w:r>
      <w:r w:rsidRPr="002A27F6">
        <w:rPr>
          <w:b w:val="0"/>
          <w:bCs w:val="0"/>
          <w:sz w:val="22"/>
          <w:szCs w:val="22"/>
        </w:rPr>
        <w:t>SWB-MIMO</w:t>
      </w:r>
      <w:r w:rsidRPr="002A27F6">
        <w:rPr>
          <w:b w:val="0"/>
          <w:bCs w:val="0"/>
          <w:spacing w:val="-1"/>
          <w:sz w:val="22"/>
          <w:szCs w:val="22"/>
        </w:rPr>
        <w:t xml:space="preserve"> </w:t>
      </w:r>
      <w:r w:rsidRPr="002A27F6">
        <w:rPr>
          <w:b w:val="0"/>
          <w:bCs w:val="0"/>
          <w:sz w:val="22"/>
          <w:szCs w:val="22"/>
        </w:rPr>
        <w:t>antenna</w:t>
      </w:r>
      <w:r w:rsidRPr="002A27F6">
        <w:rPr>
          <w:b w:val="0"/>
          <w:bCs w:val="0"/>
          <w:spacing w:val="-4"/>
          <w:sz w:val="22"/>
          <w:szCs w:val="22"/>
        </w:rPr>
        <w:t xml:space="preserve"> </w:t>
      </w:r>
      <w:r w:rsidRPr="002A27F6">
        <w:rPr>
          <w:b w:val="0"/>
          <w:bCs w:val="0"/>
          <w:sz w:val="22"/>
          <w:szCs w:val="22"/>
        </w:rPr>
        <w:t>system against</w:t>
      </w:r>
      <w:r w:rsidRPr="002A27F6">
        <w:rPr>
          <w:b w:val="0"/>
          <w:bCs w:val="0"/>
          <w:spacing w:val="-1"/>
          <w:sz w:val="22"/>
          <w:szCs w:val="22"/>
        </w:rPr>
        <w:t xml:space="preserve"> </w:t>
      </w:r>
      <w:r w:rsidRPr="002A27F6">
        <w:rPr>
          <w:b w:val="0"/>
          <w:bCs w:val="0"/>
          <w:sz w:val="22"/>
          <w:szCs w:val="22"/>
        </w:rPr>
        <w:t>channel</w:t>
      </w:r>
      <w:r w:rsidRPr="002A27F6">
        <w:rPr>
          <w:b w:val="0"/>
          <w:bCs w:val="0"/>
          <w:spacing w:val="-3"/>
          <w:sz w:val="22"/>
          <w:szCs w:val="22"/>
        </w:rPr>
        <w:t xml:space="preserve"> </w:t>
      </w:r>
      <w:r w:rsidRPr="002A27F6">
        <w:rPr>
          <w:b w:val="0"/>
          <w:bCs w:val="0"/>
          <w:sz w:val="22"/>
          <w:szCs w:val="22"/>
        </w:rPr>
        <w:t>fading.</w:t>
      </w:r>
      <w:r w:rsidRPr="002A27F6">
        <w:rPr>
          <w:b w:val="0"/>
          <w:bCs w:val="0"/>
          <w:spacing w:val="-2"/>
          <w:sz w:val="22"/>
          <w:szCs w:val="22"/>
        </w:rPr>
        <w:t xml:space="preserve"> </w:t>
      </w:r>
      <w:r w:rsidRPr="002A27F6">
        <w:rPr>
          <w:b w:val="0"/>
          <w:bCs w:val="0"/>
          <w:sz w:val="22"/>
          <w:szCs w:val="22"/>
        </w:rPr>
        <w:t>It can</w:t>
      </w:r>
      <w:r w:rsidRPr="002A27F6">
        <w:rPr>
          <w:b w:val="0"/>
          <w:bCs w:val="0"/>
          <w:spacing w:val="-2"/>
          <w:sz w:val="22"/>
          <w:szCs w:val="22"/>
        </w:rPr>
        <w:t xml:space="preserve"> </w:t>
      </w:r>
      <w:r w:rsidRPr="002A27F6">
        <w:rPr>
          <w:b w:val="0"/>
          <w:bCs w:val="0"/>
          <w:sz w:val="22"/>
          <w:szCs w:val="22"/>
        </w:rPr>
        <w:t>be</w:t>
      </w:r>
      <w:r w:rsidRPr="002A27F6">
        <w:rPr>
          <w:b w:val="0"/>
          <w:bCs w:val="0"/>
          <w:spacing w:val="-1"/>
          <w:sz w:val="22"/>
          <w:szCs w:val="22"/>
        </w:rPr>
        <w:t xml:space="preserve"> </w:t>
      </w:r>
      <w:r w:rsidRPr="002A27F6">
        <w:rPr>
          <w:b w:val="0"/>
          <w:bCs w:val="0"/>
          <w:sz w:val="22"/>
          <w:szCs w:val="22"/>
        </w:rPr>
        <w:t>written</w:t>
      </w:r>
      <w:r w:rsidRPr="002A27F6">
        <w:rPr>
          <w:b w:val="0"/>
          <w:bCs w:val="0"/>
          <w:spacing w:val="-2"/>
          <w:sz w:val="22"/>
          <w:szCs w:val="22"/>
        </w:rPr>
        <w:t xml:space="preserve"> </w:t>
      </w:r>
      <w:r w:rsidRPr="002A27F6">
        <w:rPr>
          <w:b w:val="0"/>
          <w:bCs w:val="0"/>
          <w:sz w:val="22"/>
          <w:szCs w:val="22"/>
        </w:rPr>
        <w:t>as</w:t>
      </w:r>
    </w:p>
    <w:p w14:paraId="74FC1051" w14:textId="77777777" w:rsidR="00F20E4F" w:rsidRPr="002A27F6" w:rsidRDefault="00000000">
      <w:pPr>
        <w:rPr>
          <w:sz w:val="32"/>
          <w:szCs w:val="32"/>
        </w:rPr>
      </w:pPr>
      <m:oMathPara>
        <m:oMath>
          <m:r>
            <w:rPr>
              <w:rFonts w:ascii="Cambria Math" w:hAnsi="Cambria Math"/>
              <w:sz w:val="32"/>
              <w:szCs w:val="32"/>
            </w:rPr>
            <m:t>DG=10</m:t>
          </m:r>
          <m:rad>
            <m:radPr>
              <m:degHide m:val="1"/>
              <m:ctrlPr>
                <w:rPr>
                  <w:rFonts w:ascii="Cambria Math" w:hAnsi="Cambria Math"/>
                  <w:i/>
                  <w:sz w:val="32"/>
                  <w:szCs w:val="32"/>
                </w:rPr>
              </m:ctrlPr>
            </m:radPr>
            <m:deg/>
            <m:e>
              <m:r>
                <w:rPr>
                  <w:rFonts w:ascii="Cambria Math" w:hAnsi="Cambria Math"/>
                  <w:sz w:val="32"/>
                  <w:szCs w:val="32"/>
                </w:rPr>
                <m:t>1-</m:t>
              </m:r>
              <m:sSup>
                <m:sSupPr>
                  <m:ctrlPr>
                    <w:rPr>
                      <w:rFonts w:ascii="Cambria Math" w:hAnsi="Cambria Math"/>
                      <w:i/>
                      <w:sz w:val="32"/>
                      <w:szCs w:val="32"/>
                    </w:rPr>
                  </m:ctrlPr>
                </m:sSupPr>
                <m:e>
                  <m:r>
                    <w:rPr>
                      <w:rFonts w:ascii="Cambria Math" w:hAnsi="Cambria Math"/>
                      <w:sz w:val="32"/>
                      <w:szCs w:val="32"/>
                    </w:rPr>
                    <m:t>(ECC)</m:t>
                  </m:r>
                  <m:ctrlPr>
                    <w:rPr>
                      <w:rFonts w:ascii="Cambria Math" w:hAnsi="Cambria Math"/>
                      <w:i/>
                      <w:sz w:val="32"/>
                      <w:szCs w:val="32"/>
                      <w:cs/>
                      <w:lang w:bidi="en-US"/>
                    </w:rPr>
                  </m:ctrlPr>
                </m:e>
                <m:sup>
                  <m:r>
                    <w:rPr>
                      <w:rFonts w:ascii="Cambria Math" w:hAnsi="Cambria Math"/>
                      <w:sz w:val="32"/>
                      <w:szCs w:val="32"/>
                    </w:rPr>
                    <m:t>2</m:t>
                  </m:r>
                </m:sup>
              </m:sSup>
            </m:e>
          </m:rad>
        </m:oMath>
      </m:oMathPara>
    </w:p>
    <w:p w14:paraId="733B0AA3" w14:textId="77777777" w:rsidR="00F20E4F" w:rsidRPr="002A27F6" w:rsidRDefault="00000000">
      <w:pPr>
        <w:pStyle w:val="BodyText"/>
        <w:spacing w:before="600" w:after="100" w:afterAutospacing="1" w:line="223" w:lineRule="auto"/>
        <w:ind w:left="709" w:right="393"/>
        <w:jc w:val="both"/>
        <w:rPr>
          <w:b w:val="0"/>
          <w:bCs w:val="0"/>
          <w:sz w:val="22"/>
          <w:szCs w:val="22"/>
        </w:rPr>
      </w:pPr>
      <w:r w:rsidRPr="002A27F6">
        <w:rPr>
          <w:noProof/>
          <w:sz w:val="22"/>
          <w:szCs w:val="22"/>
          <w:lang w:val="en-IN" w:eastAsia="en-IN"/>
        </w:rPr>
        <w:drawing>
          <wp:anchor distT="0" distB="0" distL="114300" distR="114300" simplePos="0" relativeHeight="251675648" behindDoc="0" locked="0" layoutInCell="1" allowOverlap="1" wp14:anchorId="6424CA0F" wp14:editId="72687E22">
            <wp:simplePos x="0" y="0"/>
            <wp:positionH relativeFrom="margin">
              <wp:align>center</wp:align>
            </wp:positionH>
            <wp:positionV relativeFrom="paragraph">
              <wp:posOffset>817880</wp:posOffset>
            </wp:positionV>
            <wp:extent cx="5542280" cy="2971800"/>
            <wp:effectExtent l="0" t="0" r="1905"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542090" cy="2971800"/>
                    </a:xfrm>
                    <a:prstGeom prst="rect">
                      <a:avLst/>
                    </a:prstGeom>
                  </pic:spPr>
                </pic:pic>
              </a:graphicData>
            </a:graphic>
          </wp:anchor>
        </w:drawing>
      </w:r>
      <w:r w:rsidRPr="002A27F6">
        <w:rPr>
          <w:b w:val="0"/>
          <w:bCs w:val="0"/>
          <w:sz w:val="22"/>
          <w:szCs w:val="22"/>
        </w:rPr>
        <w:t>Usually,</w:t>
      </w:r>
      <w:r w:rsidRPr="002A27F6">
        <w:rPr>
          <w:b w:val="0"/>
          <w:bCs w:val="0"/>
          <w:spacing w:val="6"/>
          <w:sz w:val="22"/>
          <w:szCs w:val="22"/>
        </w:rPr>
        <w:t xml:space="preserve"> </w:t>
      </w:r>
      <w:r w:rsidRPr="002A27F6">
        <w:rPr>
          <w:b w:val="0"/>
          <w:bCs w:val="0"/>
          <w:sz w:val="22"/>
          <w:szCs w:val="22"/>
        </w:rPr>
        <w:t>a</w:t>
      </w:r>
      <w:r w:rsidRPr="002A27F6">
        <w:rPr>
          <w:b w:val="0"/>
          <w:bCs w:val="0"/>
          <w:spacing w:val="6"/>
          <w:sz w:val="22"/>
          <w:szCs w:val="22"/>
        </w:rPr>
        <w:t xml:space="preserve"> </w:t>
      </w:r>
      <w:r w:rsidRPr="002A27F6">
        <w:rPr>
          <w:b w:val="0"/>
          <w:bCs w:val="0"/>
          <w:sz w:val="22"/>
          <w:szCs w:val="22"/>
        </w:rPr>
        <w:t>larger</w:t>
      </w:r>
      <w:r w:rsidRPr="002A27F6">
        <w:rPr>
          <w:b w:val="0"/>
          <w:bCs w:val="0"/>
          <w:spacing w:val="7"/>
          <w:sz w:val="22"/>
          <w:szCs w:val="22"/>
        </w:rPr>
        <w:t xml:space="preserve"> </w:t>
      </w:r>
      <w:r w:rsidRPr="002A27F6">
        <w:rPr>
          <w:b w:val="0"/>
          <w:bCs w:val="0"/>
          <w:sz w:val="22"/>
          <w:szCs w:val="22"/>
        </w:rPr>
        <w:t>DG</w:t>
      </w:r>
      <w:r w:rsidRPr="002A27F6">
        <w:rPr>
          <w:b w:val="0"/>
          <w:bCs w:val="0"/>
          <w:spacing w:val="5"/>
          <w:sz w:val="22"/>
          <w:szCs w:val="22"/>
        </w:rPr>
        <w:t xml:space="preserve"> </w:t>
      </w:r>
      <w:r w:rsidRPr="002A27F6">
        <w:rPr>
          <w:b w:val="0"/>
          <w:bCs w:val="0"/>
          <w:sz w:val="22"/>
          <w:szCs w:val="22"/>
        </w:rPr>
        <w:t>value</w:t>
      </w:r>
      <w:r w:rsidRPr="002A27F6">
        <w:rPr>
          <w:b w:val="0"/>
          <w:bCs w:val="0"/>
          <w:spacing w:val="5"/>
          <w:sz w:val="22"/>
          <w:szCs w:val="22"/>
        </w:rPr>
        <w:t xml:space="preserve"> </w:t>
      </w:r>
      <w:r w:rsidRPr="002A27F6">
        <w:rPr>
          <w:b w:val="0"/>
          <w:bCs w:val="0"/>
          <w:sz w:val="22"/>
          <w:szCs w:val="22"/>
        </w:rPr>
        <w:t>indicates</w:t>
      </w:r>
      <w:r w:rsidRPr="002A27F6">
        <w:rPr>
          <w:b w:val="0"/>
          <w:bCs w:val="0"/>
          <w:spacing w:val="6"/>
          <w:sz w:val="22"/>
          <w:szCs w:val="22"/>
        </w:rPr>
        <w:t xml:space="preserve"> </w:t>
      </w:r>
      <w:r w:rsidRPr="002A27F6">
        <w:rPr>
          <w:b w:val="0"/>
          <w:bCs w:val="0"/>
          <w:sz w:val="22"/>
          <w:szCs w:val="22"/>
        </w:rPr>
        <w:t>a</w:t>
      </w:r>
      <w:r w:rsidRPr="002A27F6">
        <w:rPr>
          <w:b w:val="0"/>
          <w:bCs w:val="0"/>
          <w:spacing w:val="7"/>
          <w:sz w:val="22"/>
          <w:szCs w:val="22"/>
        </w:rPr>
        <w:t xml:space="preserve"> </w:t>
      </w:r>
      <w:r w:rsidRPr="002A27F6">
        <w:rPr>
          <w:b w:val="0"/>
          <w:bCs w:val="0"/>
          <w:sz w:val="22"/>
          <w:szCs w:val="22"/>
        </w:rPr>
        <w:t>better</w:t>
      </w:r>
      <w:r w:rsidRPr="002A27F6">
        <w:rPr>
          <w:b w:val="0"/>
          <w:bCs w:val="0"/>
          <w:spacing w:val="6"/>
          <w:sz w:val="22"/>
          <w:szCs w:val="22"/>
        </w:rPr>
        <w:t xml:space="preserve"> </w:t>
      </w:r>
      <w:r w:rsidRPr="002A27F6">
        <w:rPr>
          <w:b w:val="0"/>
          <w:bCs w:val="0"/>
          <w:sz w:val="22"/>
          <w:szCs w:val="22"/>
        </w:rPr>
        <w:t>MIMO</w:t>
      </w:r>
      <w:r w:rsidRPr="002A27F6">
        <w:rPr>
          <w:b w:val="0"/>
          <w:bCs w:val="0"/>
          <w:spacing w:val="6"/>
          <w:sz w:val="22"/>
          <w:szCs w:val="22"/>
        </w:rPr>
        <w:t xml:space="preserve"> </w:t>
      </w:r>
      <w:r w:rsidRPr="002A27F6">
        <w:rPr>
          <w:b w:val="0"/>
          <w:bCs w:val="0"/>
          <w:sz w:val="22"/>
          <w:szCs w:val="22"/>
        </w:rPr>
        <w:t>antenna</w:t>
      </w:r>
      <w:r w:rsidRPr="002A27F6">
        <w:rPr>
          <w:b w:val="0"/>
          <w:bCs w:val="0"/>
          <w:spacing w:val="6"/>
          <w:sz w:val="22"/>
          <w:szCs w:val="22"/>
        </w:rPr>
        <w:t xml:space="preserve"> </w:t>
      </w:r>
      <w:r w:rsidRPr="002A27F6">
        <w:rPr>
          <w:b w:val="0"/>
          <w:bCs w:val="0"/>
          <w:sz w:val="22"/>
          <w:szCs w:val="22"/>
        </w:rPr>
        <w:t>performance.</w:t>
      </w:r>
      <w:r w:rsidRPr="002A27F6">
        <w:rPr>
          <w:b w:val="0"/>
          <w:bCs w:val="0"/>
          <w:spacing w:val="7"/>
          <w:sz w:val="22"/>
          <w:szCs w:val="22"/>
        </w:rPr>
        <w:t xml:space="preserve"> </w:t>
      </w:r>
      <w:r w:rsidRPr="002A27F6">
        <w:rPr>
          <w:b w:val="0"/>
          <w:bCs w:val="0"/>
          <w:sz w:val="22"/>
          <w:szCs w:val="22"/>
        </w:rPr>
        <w:t>It</w:t>
      </w:r>
      <w:r w:rsidRPr="002A27F6">
        <w:rPr>
          <w:b w:val="0"/>
          <w:bCs w:val="0"/>
          <w:spacing w:val="7"/>
          <w:sz w:val="22"/>
          <w:szCs w:val="22"/>
        </w:rPr>
        <w:t xml:space="preserve"> </w:t>
      </w:r>
      <w:r w:rsidRPr="002A27F6">
        <w:rPr>
          <w:b w:val="0"/>
          <w:bCs w:val="0"/>
          <w:sz w:val="22"/>
          <w:szCs w:val="22"/>
        </w:rPr>
        <w:t>is</w:t>
      </w:r>
      <w:r w:rsidRPr="002A27F6">
        <w:rPr>
          <w:b w:val="0"/>
          <w:bCs w:val="0"/>
          <w:spacing w:val="7"/>
          <w:sz w:val="22"/>
          <w:szCs w:val="22"/>
        </w:rPr>
        <w:t xml:space="preserve"> </w:t>
      </w:r>
      <w:r w:rsidRPr="002A27F6">
        <w:rPr>
          <w:b w:val="0"/>
          <w:bCs w:val="0"/>
          <w:sz w:val="22"/>
          <w:szCs w:val="22"/>
        </w:rPr>
        <w:t>observed</w:t>
      </w:r>
      <w:r w:rsidRPr="002A27F6">
        <w:rPr>
          <w:b w:val="0"/>
          <w:bCs w:val="0"/>
          <w:spacing w:val="6"/>
          <w:sz w:val="22"/>
          <w:szCs w:val="22"/>
        </w:rPr>
        <w:t xml:space="preserve"> </w:t>
      </w:r>
      <w:r w:rsidRPr="002A27F6">
        <w:rPr>
          <w:b w:val="0"/>
          <w:bCs w:val="0"/>
          <w:sz w:val="22"/>
          <w:szCs w:val="22"/>
        </w:rPr>
        <w:t>that</w:t>
      </w:r>
      <w:r w:rsidRPr="002A27F6">
        <w:rPr>
          <w:b w:val="0"/>
          <w:bCs w:val="0"/>
          <w:spacing w:val="8"/>
          <w:sz w:val="22"/>
          <w:szCs w:val="22"/>
        </w:rPr>
        <w:t xml:space="preserve"> </w:t>
      </w:r>
      <w:r w:rsidRPr="002A27F6">
        <w:rPr>
          <w:b w:val="0"/>
          <w:bCs w:val="0"/>
          <w:sz w:val="22"/>
          <w:szCs w:val="22"/>
        </w:rPr>
        <w:t>the</w:t>
      </w:r>
      <w:r w:rsidRPr="002A27F6">
        <w:rPr>
          <w:b w:val="0"/>
          <w:bCs w:val="0"/>
          <w:spacing w:val="6"/>
          <w:sz w:val="22"/>
          <w:szCs w:val="22"/>
        </w:rPr>
        <w:t xml:space="preserve"> </w:t>
      </w:r>
      <w:r w:rsidRPr="002A27F6">
        <w:rPr>
          <w:b w:val="0"/>
          <w:bCs w:val="0"/>
          <w:sz w:val="22"/>
          <w:szCs w:val="22"/>
        </w:rPr>
        <w:t>proposed</w:t>
      </w:r>
      <w:r w:rsidRPr="002A27F6">
        <w:rPr>
          <w:b w:val="0"/>
          <w:bCs w:val="0"/>
          <w:spacing w:val="6"/>
          <w:sz w:val="22"/>
          <w:szCs w:val="22"/>
        </w:rPr>
        <w:t xml:space="preserve"> </w:t>
      </w:r>
      <w:r w:rsidRPr="002A27F6">
        <w:rPr>
          <w:b w:val="0"/>
          <w:bCs w:val="0"/>
          <w:sz w:val="22"/>
          <w:szCs w:val="22"/>
        </w:rPr>
        <w:t>four-element</w:t>
      </w:r>
      <w:r w:rsidRPr="002A27F6">
        <w:rPr>
          <w:b w:val="0"/>
          <w:bCs w:val="0"/>
          <w:spacing w:val="-52"/>
          <w:sz w:val="22"/>
          <w:szCs w:val="22"/>
        </w:rPr>
        <w:t xml:space="preserve"> </w:t>
      </w:r>
      <w:r w:rsidRPr="002A27F6">
        <w:rPr>
          <w:b w:val="0"/>
          <w:bCs w:val="0"/>
          <w:sz w:val="22"/>
          <w:szCs w:val="22"/>
        </w:rPr>
        <w:t>SWB-MIMO</w:t>
      </w:r>
      <w:r w:rsidRPr="002A27F6">
        <w:rPr>
          <w:b w:val="0"/>
          <w:bCs w:val="0"/>
          <w:spacing w:val="-1"/>
          <w:sz w:val="22"/>
          <w:szCs w:val="22"/>
        </w:rPr>
        <w:t xml:space="preserve"> </w:t>
      </w:r>
      <w:r w:rsidRPr="002A27F6">
        <w:rPr>
          <w:b w:val="0"/>
          <w:bCs w:val="0"/>
          <w:sz w:val="22"/>
          <w:szCs w:val="22"/>
        </w:rPr>
        <w:t>antenna system</w:t>
      </w:r>
      <w:r w:rsidRPr="002A27F6">
        <w:rPr>
          <w:b w:val="0"/>
          <w:bCs w:val="0"/>
          <w:spacing w:val="1"/>
          <w:sz w:val="22"/>
          <w:szCs w:val="22"/>
        </w:rPr>
        <w:t xml:space="preserve"> </w:t>
      </w:r>
      <w:r w:rsidRPr="002A27F6">
        <w:rPr>
          <w:b w:val="0"/>
          <w:bCs w:val="0"/>
          <w:sz w:val="22"/>
          <w:szCs w:val="22"/>
        </w:rPr>
        <w:t>has a</w:t>
      </w:r>
      <w:r w:rsidRPr="002A27F6">
        <w:rPr>
          <w:b w:val="0"/>
          <w:bCs w:val="0"/>
          <w:spacing w:val="-2"/>
          <w:sz w:val="22"/>
          <w:szCs w:val="22"/>
        </w:rPr>
        <w:t xml:space="preserve"> </w:t>
      </w:r>
      <w:r w:rsidRPr="002A27F6">
        <w:rPr>
          <w:b w:val="0"/>
          <w:bCs w:val="0"/>
          <w:sz w:val="22"/>
          <w:szCs w:val="22"/>
        </w:rPr>
        <w:t>larger DG</w:t>
      </w:r>
      <w:r w:rsidRPr="002A27F6">
        <w:rPr>
          <w:b w:val="0"/>
          <w:bCs w:val="0"/>
          <w:spacing w:val="-1"/>
          <w:sz w:val="22"/>
          <w:szCs w:val="22"/>
        </w:rPr>
        <w:t xml:space="preserve"> </w:t>
      </w:r>
      <w:r w:rsidRPr="002A27F6">
        <w:rPr>
          <w:b w:val="0"/>
          <w:bCs w:val="0"/>
          <w:sz w:val="22"/>
          <w:szCs w:val="22"/>
        </w:rPr>
        <w:t>and smaller</w:t>
      </w:r>
      <w:r w:rsidRPr="002A27F6">
        <w:rPr>
          <w:b w:val="0"/>
          <w:bCs w:val="0"/>
          <w:spacing w:val="1"/>
          <w:sz w:val="22"/>
          <w:szCs w:val="22"/>
        </w:rPr>
        <w:t xml:space="preserve"> </w:t>
      </w:r>
      <w:r w:rsidRPr="002A27F6">
        <w:rPr>
          <w:b w:val="0"/>
          <w:bCs w:val="0"/>
          <w:sz w:val="22"/>
          <w:szCs w:val="22"/>
        </w:rPr>
        <w:t>ECC</w:t>
      </w:r>
      <w:r w:rsidRPr="002A27F6">
        <w:rPr>
          <w:b w:val="0"/>
          <w:bCs w:val="0"/>
          <w:spacing w:val="-1"/>
          <w:sz w:val="22"/>
          <w:szCs w:val="22"/>
        </w:rPr>
        <w:t xml:space="preserve"> </w:t>
      </w:r>
      <w:r w:rsidRPr="002A27F6">
        <w:rPr>
          <w:b w:val="0"/>
          <w:bCs w:val="0"/>
          <w:sz w:val="22"/>
          <w:szCs w:val="22"/>
        </w:rPr>
        <w:t>at</w:t>
      </w:r>
      <w:r w:rsidRPr="002A27F6">
        <w:rPr>
          <w:b w:val="0"/>
          <w:bCs w:val="0"/>
          <w:spacing w:val="-2"/>
          <w:sz w:val="22"/>
          <w:szCs w:val="22"/>
        </w:rPr>
        <w:t xml:space="preserve"> </w:t>
      </w:r>
      <w:r w:rsidRPr="002A27F6">
        <w:rPr>
          <w:b w:val="0"/>
          <w:bCs w:val="0"/>
          <w:sz w:val="22"/>
          <w:szCs w:val="22"/>
        </w:rPr>
        <w:t>the</w:t>
      </w:r>
      <w:r w:rsidRPr="002A27F6">
        <w:rPr>
          <w:b w:val="0"/>
          <w:bCs w:val="0"/>
          <w:spacing w:val="-3"/>
          <w:sz w:val="22"/>
          <w:szCs w:val="22"/>
        </w:rPr>
        <w:t xml:space="preserve"> </w:t>
      </w:r>
      <w:r w:rsidRPr="002A27F6">
        <w:rPr>
          <w:b w:val="0"/>
          <w:bCs w:val="0"/>
          <w:sz w:val="22"/>
          <w:szCs w:val="22"/>
        </w:rPr>
        <w:t>same time.</w:t>
      </w:r>
    </w:p>
    <w:p w14:paraId="3B14017B" w14:textId="77777777" w:rsidR="00F20E4F" w:rsidRPr="002A27F6" w:rsidRDefault="00000000">
      <w:pPr>
        <w:spacing w:before="360" w:after="100" w:afterAutospacing="1"/>
        <w:ind w:right="-83"/>
        <w:jc w:val="center"/>
        <w:rPr>
          <w:b/>
          <w:spacing w:val="4"/>
          <w:sz w:val="16"/>
          <w:szCs w:val="16"/>
        </w:rPr>
      </w:pPr>
      <w:r w:rsidRPr="002A27F6">
        <w:rPr>
          <w:b/>
          <w:spacing w:val="4"/>
          <w:sz w:val="16"/>
          <w:szCs w:val="16"/>
        </w:rPr>
        <w:t>Fig. 15 ECC and DG performance of the proposed structure in the operating frequency band at switch on state and switch off state.</w:t>
      </w:r>
    </w:p>
    <w:p w14:paraId="0989A5AD" w14:textId="77777777" w:rsidR="00F20E4F" w:rsidRPr="002A27F6" w:rsidRDefault="00F20E4F">
      <w:pPr>
        <w:ind w:right="-83"/>
        <w:jc w:val="center"/>
        <w:rPr>
          <w:b/>
          <w:bCs/>
          <w:sz w:val="16"/>
          <w:szCs w:val="16"/>
        </w:rPr>
      </w:pPr>
    </w:p>
    <w:p w14:paraId="00A59719" w14:textId="77777777" w:rsidR="00F20E4F" w:rsidRPr="002A27F6" w:rsidRDefault="00000000">
      <w:pPr>
        <w:widowControl/>
        <w:autoSpaceDE/>
        <w:autoSpaceDN/>
        <w:spacing w:after="160" w:line="259" w:lineRule="auto"/>
        <w:ind w:left="426" w:right="484"/>
        <w:jc w:val="center"/>
      </w:pPr>
      <w:r w:rsidRPr="002A27F6">
        <w:br w:type="page"/>
      </w:r>
      <w:r w:rsidRPr="002A27F6">
        <w:rPr>
          <w:b/>
          <w:sz w:val="36"/>
        </w:rPr>
        <w:lastRenderedPageBreak/>
        <w:t>To prove the effectiveness of the proposed design the proposed work is compared with some previously reported work and shows better</w:t>
      </w:r>
      <w:r w:rsidRPr="002A27F6">
        <w:rPr>
          <w:b/>
          <w:spacing w:val="1"/>
          <w:sz w:val="36"/>
        </w:rPr>
        <w:t xml:space="preserve"> </w:t>
      </w:r>
      <w:r w:rsidRPr="002A27F6">
        <w:rPr>
          <w:b/>
          <w:sz w:val="36"/>
        </w:rPr>
        <w:t>performance</w:t>
      </w:r>
      <w:r w:rsidRPr="002A27F6">
        <w:rPr>
          <w:b/>
          <w:spacing w:val="-1"/>
          <w:sz w:val="36"/>
        </w:rPr>
        <w:t xml:space="preserve"> </w:t>
      </w:r>
      <w:r w:rsidRPr="002A27F6">
        <w:rPr>
          <w:b/>
          <w:sz w:val="36"/>
        </w:rPr>
        <w:t>is</w:t>
      </w:r>
      <w:r w:rsidRPr="002A27F6">
        <w:rPr>
          <w:b/>
          <w:spacing w:val="-3"/>
          <w:sz w:val="36"/>
        </w:rPr>
        <w:t xml:space="preserve"> </w:t>
      </w:r>
      <w:r w:rsidRPr="002A27F6">
        <w:rPr>
          <w:b/>
          <w:sz w:val="36"/>
        </w:rPr>
        <w:t>highlighted in</w:t>
      </w:r>
      <w:r w:rsidRPr="002A27F6">
        <w:rPr>
          <w:b/>
          <w:spacing w:val="-3"/>
          <w:sz w:val="36"/>
        </w:rPr>
        <w:t xml:space="preserve"> </w:t>
      </w:r>
      <w:r w:rsidRPr="002A27F6">
        <w:rPr>
          <w:b/>
          <w:sz w:val="36"/>
        </w:rPr>
        <w:t>Table</w:t>
      </w:r>
      <w:r w:rsidRPr="002A27F6">
        <w:rPr>
          <w:b/>
          <w:spacing w:val="2"/>
          <w:sz w:val="36"/>
        </w:rPr>
        <w:t xml:space="preserve"> </w:t>
      </w:r>
      <w:r w:rsidRPr="002A27F6">
        <w:rPr>
          <w:b/>
          <w:sz w:val="36"/>
        </w:rPr>
        <w:t>2.</w:t>
      </w:r>
    </w:p>
    <w:p w14:paraId="6BA244DD" w14:textId="77777777" w:rsidR="00F20E4F" w:rsidRPr="002A27F6" w:rsidRDefault="00F20E4F">
      <w:pPr>
        <w:spacing w:before="240" w:after="100" w:afterAutospacing="1"/>
        <w:ind w:left="567" w:right="482"/>
        <w:jc w:val="both"/>
        <w:rPr>
          <w:b/>
          <w:bCs/>
          <w:sz w:val="25"/>
          <w:szCs w:val="25"/>
        </w:rPr>
      </w:pPr>
    </w:p>
    <w:p w14:paraId="4B38C7A0" w14:textId="77777777" w:rsidR="00F20E4F" w:rsidRPr="002A27F6" w:rsidRDefault="00000000">
      <w:pPr>
        <w:spacing w:before="240" w:after="100" w:afterAutospacing="1"/>
        <w:ind w:right="-83"/>
        <w:jc w:val="center"/>
        <w:rPr>
          <w:b/>
          <w:bCs/>
          <w:sz w:val="24"/>
          <w:szCs w:val="24"/>
        </w:rPr>
      </w:pPr>
      <w:r w:rsidRPr="002A27F6">
        <w:rPr>
          <w:b/>
          <w:bCs/>
          <w:sz w:val="24"/>
          <w:szCs w:val="24"/>
        </w:rPr>
        <w:t>Table</w:t>
      </w:r>
      <w:r w:rsidRPr="002A27F6">
        <w:rPr>
          <w:b/>
          <w:bCs/>
          <w:spacing w:val="-5"/>
          <w:sz w:val="24"/>
          <w:szCs w:val="24"/>
        </w:rPr>
        <w:t xml:space="preserve"> </w:t>
      </w:r>
      <w:r w:rsidRPr="002A27F6">
        <w:rPr>
          <w:b/>
          <w:bCs/>
          <w:sz w:val="24"/>
          <w:szCs w:val="24"/>
        </w:rPr>
        <w:t>2.</w:t>
      </w:r>
      <w:r w:rsidRPr="002A27F6">
        <w:rPr>
          <w:b/>
          <w:bCs/>
          <w:spacing w:val="-2"/>
          <w:sz w:val="24"/>
          <w:szCs w:val="24"/>
        </w:rPr>
        <w:t xml:space="preserve"> </w:t>
      </w:r>
      <w:r w:rsidRPr="002A27F6">
        <w:rPr>
          <w:b/>
          <w:bCs/>
          <w:sz w:val="24"/>
          <w:szCs w:val="24"/>
        </w:rPr>
        <w:t>Performance</w:t>
      </w:r>
      <w:r w:rsidRPr="002A27F6">
        <w:rPr>
          <w:b/>
          <w:bCs/>
          <w:spacing w:val="-5"/>
          <w:sz w:val="24"/>
          <w:szCs w:val="24"/>
        </w:rPr>
        <w:t xml:space="preserve"> </w:t>
      </w:r>
      <w:r w:rsidRPr="002A27F6">
        <w:rPr>
          <w:b/>
          <w:bCs/>
          <w:sz w:val="24"/>
          <w:szCs w:val="24"/>
        </w:rPr>
        <w:t>comparison</w:t>
      </w:r>
      <w:r w:rsidRPr="002A27F6">
        <w:rPr>
          <w:b/>
          <w:bCs/>
          <w:spacing w:val="-4"/>
          <w:sz w:val="24"/>
          <w:szCs w:val="24"/>
        </w:rPr>
        <w:t xml:space="preserve"> </w:t>
      </w:r>
      <w:r w:rsidRPr="002A27F6">
        <w:rPr>
          <w:b/>
          <w:bCs/>
          <w:sz w:val="24"/>
          <w:szCs w:val="24"/>
        </w:rPr>
        <w:t>of</w:t>
      </w:r>
      <w:r w:rsidRPr="002A27F6">
        <w:rPr>
          <w:b/>
          <w:bCs/>
          <w:spacing w:val="-4"/>
          <w:sz w:val="24"/>
          <w:szCs w:val="24"/>
        </w:rPr>
        <w:t xml:space="preserve"> </w:t>
      </w:r>
      <w:r w:rsidRPr="002A27F6">
        <w:rPr>
          <w:b/>
          <w:bCs/>
          <w:sz w:val="24"/>
          <w:szCs w:val="24"/>
        </w:rPr>
        <w:t>the</w:t>
      </w:r>
      <w:r w:rsidRPr="002A27F6">
        <w:rPr>
          <w:b/>
          <w:bCs/>
          <w:spacing w:val="-5"/>
          <w:sz w:val="24"/>
          <w:szCs w:val="24"/>
        </w:rPr>
        <w:t xml:space="preserve"> </w:t>
      </w:r>
      <w:r w:rsidRPr="002A27F6">
        <w:rPr>
          <w:b/>
          <w:bCs/>
          <w:sz w:val="24"/>
          <w:szCs w:val="24"/>
        </w:rPr>
        <w:t>proposed</w:t>
      </w:r>
      <w:r w:rsidRPr="002A27F6">
        <w:rPr>
          <w:b/>
          <w:bCs/>
          <w:spacing w:val="-3"/>
          <w:sz w:val="24"/>
          <w:szCs w:val="24"/>
        </w:rPr>
        <w:t xml:space="preserve"> </w:t>
      </w:r>
      <w:r w:rsidRPr="002A27F6">
        <w:rPr>
          <w:b/>
          <w:bCs/>
          <w:sz w:val="24"/>
          <w:szCs w:val="24"/>
        </w:rPr>
        <w:t>work</w:t>
      </w:r>
      <w:r w:rsidRPr="002A27F6">
        <w:rPr>
          <w:b/>
          <w:bCs/>
          <w:spacing w:val="-3"/>
          <w:sz w:val="24"/>
          <w:szCs w:val="24"/>
        </w:rPr>
        <w:t xml:space="preserve"> </w:t>
      </w:r>
      <w:r w:rsidRPr="002A27F6">
        <w:rPr>
          <w:b/>
          <w:bCs/>
          <w:sz w:val="24"/>
          <w:szCs w:val="24"/>
        </w:rPr>
        <w:t>with</w:t>
      </w:r>
      <w:r w:rsidRPr="002A27F6">
        <w:rPr>
          <w:b/>
          <w:bCs/>
          <w:spacing w:val="-1"/>
          <w:sz w:val="24"/>
          <w:szCs w:val="24"/>
        </w:rPr>
        <w:t xml:space="preserve"> </w:t>
      </w:r>
      <w:r w:rsidRPr="002A27F6">
        <w:rPr>
          <w:b/>
          <w:bCs/>
          <w:sz w:val="24"/>
          <w:szCs w:val="24"/>
        </w:rPr>
        <w:t>some</w:t>
      </w:r>
      <w:r w:rsidRPr="002A27F6">
        <w:rPr>
          <w:b/>
          <w:bCs/>
          <w:spacing w:val="-1"/>
          <w:sz w:val="24"/>
          <w:szCs w:val="24"/>
        </w:rPr>
        <w:t xml:space="preserve"> </w:t>
      </w:r>
      <w:r w:rsidRPr="002A27F6">
        <w:rPr>
          <w:b/>
          <w:bCs/>
          <w:sz w:val="24"/>
          <w:szCs w:val="24"/>
        </w:rPr>
        <w:t>other</w:t>
      </w:r>
      <w:r w:rsidRPr="002A27F6">
        <w:rPr>
          <w:b/>
          <w:bCs/>
          <w:spacing w:val="-2"/>
          <w:sz w:val="24"/>
          <w:szCs w:val="24"/>
        </w:rPr>
        <w:t xml:space="preserve"> </w:t>
      </w:r>
      <w:r w:rsidRPr="002A27F6">
        <w:rPr>
          <w:b/>
          <w:bCs/>
          <w:sz w:val="24"/>
          <w:szCs w:val="24"/>
        </w:rPr>
        <w:t>reported works.</w:t>
      </w:r>
    </w:p>
    <w:tbl>
      <w:tblPr>
        <w:tblStyle w:val="TableGrid"/>
        <w:tblW w:w="10348" w:type="dxa"/>
        <w:tblInd w:w="137" w:type="dxa"/>
        <w:tblLook w:val="04A0" w:firstRow="1" w:lastRow="0" w:firstColumn="1" w:lastColumn="0" w:noHBand="0" w:noVBand="1"/>
      </w:tblPr>
      <w:tblGrid>
        <w:gridCol w:w="2098"/>
        <w:gridCol w:w="1310"/>
        <w:gridCol w:w="1163"/>
        <w:gridCol w:w="1729"/>
        <w:gridCol w:w="1716"/>
        <w:gridCol w:w="876"/>
        <w:gridCol w:w="1456"/>
      </w:tblGrid>
      <w:tr w:rsidR="00F20E4F" w:rsidRPr="002A27F6" w14:paraId="3C5C9F83" w14:textId="77777777">
        <w:tc>
          <w:tcPr>
            <w:tcW w:w="2098" w:type="dxa"/>
          </w:tcPr>
          <w:p w14:paraId="5C4F155F" w14:textId="77777777" w:rsidR="00F20E4F" w:rsidRPr="002A27F6" w:rsidRDefault="00F20E4F">
            <w:pPr>
              <w:spacing w:before="58" w:after="100" w:afterAutospacing="1"/>
              <w:ind w:right="601"/>
              <w:rPr>
                <w:b/>
              </w:rPr>
            </w:pPr>
          </w:p>
        </w:tc>
        <w:tc>
          <w:tcPr>
            <w:tcW w:w="1310" w:type="dxa"/>
          </w:tcPr>
          <w:p w14:paraId="60F3CBF4" w14:textId="77777777" w:rsidR="00F20E4F" w:rsidRPr="002A27F6" w:rsidRDefault="00000000">
            <w:pPr>
              <w:spacing w:before="58"/>
              <w:ind w:right="-114"/>
              <w:rPr>
                <w:b/>
              </w:rPr>
            </w:pPr>
            <w:r w:rsidRPr="002A27F6">
              <w:rPr>
                <w:b/>
              </w:rPr>
              <w:t>Dimension</w:t>
            </w:r>
          </w:p>
          <w:p w14:paraId="03E445CE" w14:textId="77777777" w:rsidR="00F20E4F" w:rsidRPr="002A27F6" w:rsidRDefault="00000000">
            <w:pPr>
              <w:spacing w:before="40" w:after="100" w:afterAutospacing="1"/>
              <w:ind w:right="-114"/>
              <w:rPr>
                <w:b/>
              </w:rPr>
            </w:pPr>
            <w:r w:rsidRPr="002A27F6">
              <w:rPr>
                <w:b/>
              </w:rPr>
              <w:t>(mm)</w:t>
            </w:r>
          </w:p>
        </w:tc>
        <w:tc>
          <w:tcPr>
            <w:tcW w:w="1163" w:type="dxa"/>
          </w:tcPr>
          <w:p w14:paraId="6756B478" w14:textId="77777777" w:rsidR="00F20E4F" w:rsidRPr="002A27F6" w:rsidRDefault="00000000">
            <w:pPr>
              <w:spacing w:before="58" w:after="100" w:afterAutospacing="1"/>
              <w:ind w:right="-144"/>
              <w:rPr>
                <w:b/>
              </w:rPr>
            </w:pPr>
            <w:r w:rsidRPr="002A27F6">
              <w:rPr>
                <w:b/>
              </w:rPr>
              <w:t>No. of antenna Elements</w:t>
            </w:r>
          </w:p>
        </w:tc>
        <w:tc>
          <w:tcPr>
            <w:tcW w:w="1729" w:type="dxa"/>
          </w:tcPr>
          <w:p w14:paraId="0456481F" w14:textId="77777777" w:rsidR="00F20E4F" w:rsidRPr="002A27F6" w:rsidRDefault="00000000">
            <w:pPr>
              <w:spacing w:before="58" w:after="100" w:afterAutospacing="1"/>
              <w:ind w:right="-78"/>
              <w:rPr>
                <w:b/>
              </w:rPr>
            </w:pPr>
            <w:r w:rsidRPr="002A27F6">
              <w:rPr>
                <w:b/>
              </w:rPr>
              <w:t>Frequency Range</w:t>
            </w:r>
          </w:p>
        </w:tc>
        <w:tc>
          <w:tcPr>
            <w:tcW w:w="1716" w:type="dxa"/>
          </w:tcPr>
          <w:p w14:paraId="7D198FA5" w14:textId="77777777" w:rsidR="00F20E4F" w:rsidRPr="002A27F6" w:rsidRDefault="00000000">
            <w:pPr>
              <w:spacing w:before="58" w:after="100" w:afterAutospacing="1"/>
              <w:ind w:right="-138"/>
              <w:rPr>
                <w:b/>
              </w:rPr>
            </w:pPr>
            <w:r w:rsidRPr="002A27F6">
              <w:rPr>
                <w:b/>
              </w:rPr>
              <w:t>Transmission Coefficient</w:t>
            </w:r>
          </w:p>
        </w:tc>
        <w:tc>
          <w:tcPr>
            <w:tcW w:w="876" w:type="dxa"/>
          </w:tcPr>
          <w:p w14:paraId="58A8AA98" w14:textId="77777777" w:rsidR="00F20E4F" w:rsidRPr="002A27F6" w:rsidRDefault="00000000">
            <w:pPr>
              <w:spacing w:before="58" w:after="100" w:afterAutospacing="1"/>
              <w:ind w:right="-94"/>
              <w:rPr>
                <w:b/>
              </w:rPr>
            </w:pPr>
            <w:r w:rsidRPr="002A27F6">
              <w:rPr>
                <w:b/>
              </w:rPr>
              <w:t>ECC</w:t>
            </w:r>
          </w:p>
        </w:tc>
        <w:tc>
          <w:tcPr>
            <w:tcW w:w="1456" w:type="dxa"/>
          </w:tcPr>
          <w:p w14:paraId="59A57A96" w14:textId="77777777" w:rsidR="00F20E4F" w:rsidRPr="002A27F6" w:rsidRDefault="00000000">
            <w:pPr>
              <w:spacing w:before="58" w:after="100" w:afterAutospacing="1"/>
              <w:ind w:right="-60"/>
              <w:rPr>
                <w:b/>
              </w:rPr>
            </w:pPr>
            <w:r w:rsidRPr="002A27F6">
              <w:rPr>
                <w:b/>
              </w:rPr>
              <w:t>Circular polarization</w:t>
            </w:r>
          </w:p>
        </w:tc>
      </w:tr>
      <w:tr w:rsidR="00F20E4F" w:rsidRPr="002A27F6" w14:paraId="512934C4" w14:textId="77777777">
        <w:tc>
          <w:tcPr>
            <w:tcW w:w="2098" w:type="dxa"/>
          </w:tcPr>
          <w:p w14:paraId="48604852" w14:textId="77777777" w:rsidR="00F20E4F" w:rsidRPr="002A27F6" w:rsidRDefault="00000000">
            <w:pPr>
              <w:spacing w:before="58" w:after="240"/>
              <w:jc w:val="both"/>
              <w:rPr>
                <w:b/>
              </w:rPr>
            </w:pPr>
            <w:r w:rsidRPr="002A27F6">
              <w:rPr>
                <w:b/>
              </w:rPr>
              <w:t xml:space="preserve">1. </w:t>
            </w:r>
            <w:r w:rsidRPr="002A27F6">
              <w:rPr>
                <w:bCs/>
                <w:color w:val="000000"/>
                <w:lang w:val="en-IN" w:eastAsia="en-IN"/>
              </w:rPr>
              <w:t>A Compact Frequency-Reconfigurable Multiband LTE MIMO Antenna for Laptop Applications</w:t>
            </w:r>
          </w:p>
        </w:tc>
        <w:tc>
          <w:tcPr>
            <w:tcW w:w="1310" w:type="dxa"/>
          </w:tcPr>
          <w:p w14:paraId="30C34290" w14:textId="77777777" w:rsidR="00F20E4F" w:rsidRPr="002A27F6" w:rsidRDefault="00000000">
            <w:pPr>
              <w:spacing w:before="58" w:after="100" w:afterAutospacing="1"/>
              <w:ind w:left="-84" w:right="-126" w:hanging="141"/>
              <w:jc w:val="center"/>
              <w:pPrChange w:id="626" w:author="Subhrajit Nandy" w:date="2023-05-23T15:08:00Z">
                <w:pPr>
                  <w:spacing w:before="58" w:after="100" w:afterAutospacing="1"/>
                  <w:ind w:right="-126"/>
                  <w:jc w:val="center"/>
                </w:pPr>
              </w:pPrChange>
            </w:pPr>
            <w:r w:rsidRPr="002A27F6">
              <w:t>5 x 125 x 1</w:t>
            </w:r>
          </w:p>
        </w:tc>
        <w:tc>
          <w:tcPr>
            <w:tcW w:w="1163" w:type="dxa"/>
          </w:tcPr>
          <w:p w14:paraId="4DDD60CF" w14:textId="77777777" w:rsidR="00F20E4F" w:rsidRPr="002A27F6" w:rsidRDefault="00000000">
            <w:pPr>
              <w:spacing w:before="58" w:after="100" w:afterAutospacing="1"/>
              <w:jc w:val="center"/>
            </w:pPr>
            <w:r w:rsidRPr="002A27F6">
              <w:t>2</w:t>
            </w:r>
          </w:p>
        </w:tc>
        <w:tc>
          <w:tcPr>
            <w:tcW w:w="1729" w:type="dxa"/>
          </w:tcPr>
          <w:p w14:paraId="40D7BE84" w14:textId="77777777" w:rsidR="00F20E4F" w:rsidRPr="002A27F6" w:rsidRDefault="00000000">
            <w:pPr>
              <w:pStyle w:val="TableParagraph"/>
              <w:spacing w:before="40" w:line="236" w:lineRule="exact"/>
              <w:ind w:left="108" w:right="132"/>
              <w:jc w:val="both"/>
              <w:pPrChange w:id="627" w:author="Subhrajit Nandy" w:date="2023-05-23T15:41:00Z">
                <w:pPr>
                  <w:pStyle w:val="TableParagraph"/>
                  <w:spacing w:line="236" w:lineRule="exact"/>
                  <w:ind w:left="108" w:right="132"/>
                  <w:jc w:val="both"/>
                </w:pPr>
              </w:pPrChange>
            </w:pPr>
            <w:r w:rsidRPr="002A27F6">
              <w:t>17/13</w:t>
            </w:r>
            <w:r w:rsidRPr="002A27F6">
              <w:rPr>
                <w:spacing w:val="1"/>
              </w:rPr>
              <w:t xml:space="preserve"> </w:t>
            </w:r>
            <w:r w:rsidRPr="002A27F6">
              <w:t>Band</w:t>
            </w:r>
          </w:p>
          <w:p w14:paraId="2FB49536" w14:textId="77777777" w:rsidR="00F20E4F" w:rsidRPr="002A27F6" w:rsidRDefault="00000000">
            <w:pPr>
              <w:pStyle w:val="TableParagraph"/>
              <w:spacing w:before="40" w:line="236" w:lineRule="exact"/>
              <w:ind w:left="108" w:right="132"/>
              <w:jc w:val="both"/>
              <w:pPrChange w:id="628" w:author="Subhrajit Nandy" w:date="2023-05-23T15:41:00Z">
                <w:pPr>
                  <w:pStyle w:val="TableParagraph"/>
                  <w:spacing w:line="236" w:lineRule="exact"/>
                  <w:ind w:left="108" w:right="132"/>
                  <w:jc w:val="both"/>
                </w:pPr>
              </w:pPrChange>
            </w:pPr>
            <w:r w:rsidRPr="002A27F6">
              <w:t>704-787MHz</w:t>
            </w:r>
          </w:p>
          <w:p w14:paraId="3DCD087E" w14:textId="77777777" w:rsidR="00F20E4F" w:rsidRPr="002A27F6" w:rsidRDefault="00000000">
            <w:pPr>
              <w:spacing w:before="40" w:after="100" w:afterAutospacing="1"/>
              <w:ind w:left="120" w:right="132"/>
              <w:jc w:val="both"/>
              <w:pPrChange w:id="629" w:author="Subhrajit Nandy" w:date="2023-05-23T15:41:00Z">
                <w:pPr>
                  <w:spacing w:before="58" w:after="100" w:afterAutospacing="1"/>
                  <w:ind w:left="120" w:right="132"/>
                  <w:jc w:val="both"/>
                </w:pPr>
              </w:pPrChange>
            </w:pPr>
            <w:r w:rsidRPr="002A27F6">
              <w:t>2500-2690MHz</w:t>
            </w:r>
          </w:p>
        </w:tc>
        <w:tc>
          <w:tcPr>
            <w:tcW w:w="1716" w:type="dxa"/>
          </w:tcPr>
          <w:p w14:paraId="7DCB955F" w14:textId="77777777" w:rsidR="00F20E4F" w:rsidRPr="002A27F6" w:rsidRDefault="00000000">
            <w:pPr>
              <w:spacing w:before="58" w:after="100" w:afterAutospacing="1"/>
              <w:jc w:val="both"/>
            </w:pPr>
            <w:r w:rsidRPr="002A27F6">
              <w:t>Isolation</w:t>
            </w:r>
            <w:r w:rsidRPr="002A27F6">
              <w:rPr>
                <w:spacing w:val="-1"/>
              </w:rPr>
              <w:t xml:space="preserve"> </w:t>
            </w:r>
            <w:r w:rsidRPr="002A27F6">
              <w:t>is more than 21dB</w:t>
            </w:r>
          </w:p>
        </w:tc>
        <w:tc>
          <w:tcPr>
            <w:tcW w:w="876" w:type="dxa"/>
          </w:tcPr>
          <w:p w14:paraId="062E6848" w14:textId="77777777" w:rsidR="00F20E4F" w:rsidRPr="002A27F6" w:rsidRDefault="00000000">
            <w:pPr>
              <w:pStyle w:val="TableParagraph"/>
              <w:spacing w:line="236" w:lineRule="exact"/>
              <w:ind w:left="109" w:right="-190" w:hanging="109"/>
            </w:pPr>
            <w:r w:rsidRPr="002A27F6">
              <w:t xml:space="preserve">Less </w:t>
            </w:r>
          </w:p>
          <w:p w14:paraId="3D6354EB" w14:textId="77777777" w:rsidR="00F20E4F" w:rsidRPr="002A27F6" w:rsidRDefault="00000000">
            <w:pPr>
              <w:spacing w:before="58" w:after="100" w:afterAutospacing="1"/>
              <w:ind w:left="109" w:right="-190" w:hanging="109"/>
            </w:pPr>
            <w:r w:rsidRPr="002A27F6">
              <w:t>0.0161</w:t>
            </w:r>
          </w:p>
        </w:tc>
        <w:tc>
          <w:tcPr>
            <w:tcW w:w="1456" w:type="dxa"/>
          </w:tcPr>
          <w:p w14:paraId="26BD8F25" w14:textId="77777777" w:rsidR="00F20E4F" w:rsidRPr="002A27F6" w:rsidRDefault="00000000">
            <w:pPr>
              <w:spacing w:before="58" w:after="100" w:afterAutospacing="1"/>
              <w:ind w:right="-60"/>
              <w:jc w:val="center"/>
            </w:pPr>
            <w:r w:rsidRPr="002A27F6">
              <w:t>No</w:t>
            </w:r>
          </w:p>
        </w:tc>
      </w:tr>
      <w:tr w:rsidR="00F02E9B" w:rsidRPr="002A27F6" w14:paraId="2B49448F" w14:textId="77777777">
        <w:trPr>
          <w:ins w:id="630" w:author="Subhrajit Nandy" w:date="2023-05-23T16:14:00Z"/>
        </w:trPr>
        <w:tc>
          <w:tcPr>
            <w:tcW w:w="2098" w:type="dxa"/>
          </w:tcPr>
          <w:p w14:paraId="0EE515F7" w14:textId="71482DD8" w:rsidR="00F02E9B" w:rsidRPr="002A27F6" w:rsidRDefault="00F02E9B" w:rsidP="00F02E9B">
            <w:pPr>
              <w:spacing w:before="58" w:after="240"/>
              <w:jc w:val="both"/>
              <w:rPr>
                <w:ins w:id="631" w:author="Subhrajit Nandy" w:date="2023-05-23T16:14:00Z"/>
                <w:b/>
              </w:rPr>
            </w:pPr>
            <w:ins w:id="632" w:author="Subhrajit Nandy" w:date="2023-05-23T16:14:00Z">
              <w:r>
                <w:rPr>
                  <w:b/>
                </w:rPr>
                <w:t>2</w:t>
              </w:r>
              <w:r w:rsidRPr="002A27F6">
                <w:rPr>
                  <w:b/>
                </w:rPr>
                <w:t xml:space="preserve">. </w:t>
              </w:r>
              <w:r w:rsidRPr="002539D9">
                <w:rPr>
                  <w:color w:val="000000"/>
                  <w:lang w:val="en-IN" w:eastAsia="en-IN"/>
                </w:rPr>
                <w:t>Planar Antenna in LTCC Technology for the Ultra-Wideband Applications</w:t>
              </w:r>
            </w:ins>
          </w:p>
        </w:tc>
        <w:tc>
          <w:tcPr>
            <w:tcW w:w="1310" w:type="dxa"/>
          </w:tcPr>
          <w:p w14:paraId="05885F8E" w14:textId="281FE601" w:rsidR="00F02E9B" w:rsidRPr="002A27F6" w:rsidRDefault="00F02E9B" w:rsidP="00F02E9B">
            <w:pPr>
              <w:spacing w:before="58" w:after="100" w:afterAutospacing="1"/>
              <w:ind w:left="-84" w:right="-126" w:hanging="141"/>
              <w:jc w:val="center"/>
              <w:rPr>
                <w:ins w:id="633" w:author="Subhrajit Nandy" w:date="2023-05-23T16:14:00Z"/>
              </w:rPr>
            </w:pPr>
            <w:ins w:id="634" w:author="Subhrajit Nandy" w:date="2023-05-23T16:14:00Z">
              <w:r w:rsidRPr="002A27F6">
                <w:t>50 x 25 x 1.2</w:t>
              </w:r>
            </w:ins>
          </w:p>
        </w:tc>
        <w:tc>
          <w:tcPr>
            <w:tcW w:w="1163" w:type="dxa"/>
          </w:tcPr>
          <w:p w14:paraId="5BC66E40" w14:textId="6AC78EF3" w:rsidR="00F02E9B" w:rsidRPr="002A27F6" w:rsidRDefault="00F02E9B" w:rsidP="00F02E9B">
            <w:pPr>
              <w:spacing w:before="58" w:after="100" w:afterAutospacing="1"/>
              <w:jc w:val="center"/>
              <w:rPr>
                <w:ins w:id="635" w:author="Subhrajit Nandy" w:date="2023-05-23T16:14:00Z"/>
              </w:rPr>
            </w:pPr>
            <w:ins w:id="636" w:author="Subhrajit Nandy" w:date="2023-05-23T16:14:00Z">
              <w:r w:rsidRPr="002A27F6">
                <w:t>1</w:t>
              </w:r>
            </w:ins>
          </w:p>
        </w:tc>
        <w:tc>
          <w:tcPr>
            <w:tcW w:w="1729" w:type="dxa"/>
          </w:tcPr>
          <w:p w14:paraId="668078C5" w14:textId="04C3F146" w:rsidR="00F02E9B" w:rsidRPr="002A27F6" w:rsidRDefault="00F02E9B" w:rsidP="00F02E9B">
            <w:pPr>
              <w:pStyle w:val="TableParagraph"/>
              <w:spacing w:before="40" w:line="236" w:lineRule="exact"/>
              <w:ind w:left="108" w:right="132"/>
              <w:jc w:val="both"/>
              <w:rPr>
                <w:ins w:id="637" w:author="Subhrajit Nandy" w:date="2023-05-23T16:14:00Z"/>
              </w:rPr>
            </w:pPr>
            <w:ins w:id="638" w:author="Subhrajit Nandy" w:date="2023-05-23T16:14:00Z">
              <w:r w:rsidRPr="002539D9">
                <w:rPr>
                  <w:rFonts w:eastAsiaTheme="minorHAnsi"/>
                  <w:lang w:val="en-IN" w:eastAsia="en-IN"/>
                </w:rPr>
                <w:t>3.57 to 6.53 GHz</w:t>
              </w:r>
            </w:ins>
          </w:p>
        </w:tc>
        <w:tc>
          <w:tcPr>
            <w:tcW w:w="1716" w:type="dxa"/>
          </w:tcPr>
          <w:p w14:paraId="69A61081" w14:textId="6C0BBA9B" w:rsidR="00F02E9B" w:rsidRPr="002A27F6" w:rsidRDefault="00F02E9B" w:rsidP="00F02E9B">
            <w:pPr>
              <w:spacing w:before="58" w:after="100" w:afterAutospacing="1"/>
              <w:jc w:val="both"/>
              <w:rPr>
                <w:ins w:id="639" w:author="Subhrajit Nandy" w:date="2023-05-23T16:14:00Z"/>
              </w:rPr>
            </w:pPr>
            <w:ins w:id="640" w:author="Subhrajit Nandy" w:date="2023-05-23T16:14:00Z">
              <w:r w:rsidRPr="002A27F6">
                <w:t>Isolation is more than 25dB</w:t>
              </w:r>
            </w:ins>
          </w:p>
        </w:tc>
        <w:tc>
          <w:tcPr>
            <w:tcW w:w="876" w:type="dxa"/>
          </w:tcPr>
          <w:p w14:paraId="22D41722" w14:textId="1902C4A5" w:rsidR="00F02E9B" w:rsidRPr="002A27F6" w:rsidRDefault="00F02E9B" w:rsidP="00F02E9B">
            <w:pPr>
              <w:pStyle w:val="TableParagraph"/>
              <w:spacing w:line="236" w:lineRule="exact"/>
              <w:ind w:left="109" w:right="-190" w:hanging="109"/>
              <w:rPr>
                <w:ins w:id="641" w:author="Subhrajit Nandy" w:date="2023-05-23T16:14:00Z"/>
              </w:rPr>
            </w:pPr>
            <w:ins w:id="642" w:author="Subhrajit Nandy" w:date="2023-05-23T16:14:00Z">
              <w:r>
                <w:t>NA</w:t>
              </w:r>
            </w:ins>
          </w:p>
        </w:tc>
        <w:tc>
          <w:tcPr>
            <w:tcW w:w="1456" w:type="dxa"/>
          </w:tcPr>
          <w:p w14:paraId="3D8826E7" w14:textId="1A3EBCFE" w:rsidR="00F02E9B" w:rsidRPr="002A27F6" w:rsidRDefault="00F02E9B" w:rsidP="00F02E9B">
            <w:pPr>
              <w:spacing w:before="58" w:after="100" w:afterAutospacing="1"/>
              <w:ind w:right="-60"/>
              <w:jc w:val="center"/>
              <w:rPr>
                <w:ins w:id="643" w:author="Subhrajit Nandy" w:date="2023-05-23T16:14:00Z"/>
              </w:rPr>
            </w:pPr>
            <w:ins w:id="644" w:author="Subhrajit Nandy" w:date="2023-05-23T16:14:00Z">
              <w:r>
                <w:t>No</w:t>
              </w:r>
            </w:ins>
          </w:p>
        </w:tc>
      </w:tr>
      <w:tr w:rsidR="00F02E9B" w:rsidRPr="002A27F6" w14:paraId="44C5E0F3" w14:textId="77777777">
        <w:trPr>
          <w:ins w:id="645" w:author="Subhrajit Nandy" w:date="2023-05-23T15:07:00Z"/>
        </w:trPr>
        <w:tc>
          <w:tcPr>
            <w:tcW w:w="2098" w:type="dxa"/>
          </w:tcPr>
          <w:p w14:paraId="0A94CA08" w14:textId="2BB7DB7A" w:rsidR="00F02E9B" w:rsidRPr="002A27F6" w:rsidRDefault="00F02E9B" w:rsidP="00F02E9B">
            <w:pPr>
              <w:spacing w:before="58" w:after="240"/>
              <w:jc w:val="both"/>
              <w:rPr>
                <w:ins w:id="646" w:author="Subhrajit Nandy" w:date="2023-05-23T15:07:00Z"/>
                <w:b/>
              </w:rPr>
            </w:pPr>
            <w:ins w:id="647" w:author="Subhrajit Nandy" w:date="2023-05-23T16:14:00Z">
              <w:r>
                <w:rPr>
                  <w:b/>
                </w:rPr>
                <w:t>3</w:t>
              </w:r>
            </w:ins>
            <w:ins w:id="648" w:author="Subhrajit Nandy" w:date="2023-05-23T15:07:00Z">
              <w:r w:rsidRPr="002A27F6">
                <w:rPr>
                  <w:b/>
                </w:rPr>
                <w:t xml:space="preserve">. </w:t>
              </w:r>
            </w:ins>
            <w:ins w:id="649" w:author="Subhrajit Nandy" w:date="2023-05-23T15:09:00Z">
              <w:r w:rsidRPr="002A27F6">
                <w:rPr>
                  <w:color w:val="000000"/>
                  <w:lang w:val="en-IN" w:eastAsia="en-IN"/>
                  <w:rPrChange w:id="650" w:author="Subhrajit Nandy" w:date="2023-05-23T15:38:00Z">
                    <w:rPr>
                      <w:b/>
                      <w:bCs/>
                      <w:color w:val="000000"/>
                      <w:lang w:val="en-IN" w:eastAsia="en-IN"/>
                    </w:rPr>
                  </w:rPrChange>
                </w:rPr>
                <w:t>Small Printed Ultra-Wideband Antenna with Reduced Ground Plane Effect</w:t>
              </w:r>
            </w:ins>
          </w:p>
        </w:tc>
        <w:tc>
          <w:tcPr>
            <w:tcW w:w="1310" w:type="dxa"/>
          </w:tcPr>
          <w:p w14:paraId="09173C52" w14:textId="2249B5AF" w:rsidR="00F02E9B" w:rsidRPr="002A27F6" w:rsidRDefault="00F02E9B">
            <w:pPr>
              <w:spacing w:before="58" w:after="100" w:afterAutospacing="1"/>
              <w:ind w:right="-126" w:hanging="141"/>
              <w:jc w:val="center"/>
              <w:rPr>
                <w:ins w:id="651" w:author="Subhrajit Nandy" w:date="2023-05-23T15:07:00Z"/>
              </w:rPr>
              <w:pPrChange w:id="652" w:author="Subhrajit Nandy" w:date="2023-05-23T15:08:00Z">
                <w:pPr>
                  <w:spacing w:before="58" w:after="100" w:afterAutospacing="1"/>
                  <w:ind w:right="-126"/>
                  <w:jc w:val="center"/>
                </w:pPr>
              </w:pPrChange>
            </w:pPr>
            <w:ins w:id="653" w:author="Subhrajit Nandy" w:date="2023-05-23T15:07:00Z">
              <w:r w:rsidRPr="002A27F6">
                <w:t>25 x 25 x 1.5</w:t>
              </w:r>
            </w:ins>
          </w:p>
        </w:tc>
        <w:tc>
          <w:tcPr>
            <w:tcW w:w="1163" w:type="dxa"/>
          </w:tcPr>
          <w:p w14:paraId="5B71DE18" w14:textId="3C9F674E" w:rsidR="00F02E9B" w:rsidRPr="002A27F6" w:rsidRDefault="00F02E9B" w:rsidP="00F02E9B">
            <w:pPr>
              <w:spacing w:before="58" w:after="100" w:afterAutospacing="1"/>
              <w:jc w:val="center"/>
              <w:rPr>
                <w:ins w:id="654" w:author="Subhrajit Nandy" w:date="2023-05-23T15:07:00Z"/>
              </w:rPr>
            </w:pPr>
            <w:ins w:id="655" w:author="Subhrajit Nandy" w:date="2023-05-23T15:11:00Z">
              <w:r w:rsidRPr="002A27F6">
                <w:t>2</w:t>
              </w:r>
            </w:ins>
          </w:p>
        </w:tc>
        <w:tc>
          <w:tcPr>
            <w:tcW w:w="1729" w:type="dxa"/>
          </w:tcPr>
          <w:p w14:paraId="3A62236C" w14:textId="3617C85A" w:rsidR="00F02E9B" w:rsidRPr="002A27F6" w:rsidRDefault="00F02E9B">
            <w:pPr>
              <w:pStyle w:val="TableParagraph"/>
              <w:spacing w:before="40" w:line="236" w:lineRule="exact"/>
              <w:ind w:left="108" w:right="130"/>
              <w:jc w:val="both"/>
              <w:rPr>
                <w:ins w:id="656" w:author="Subhrajit Nandy" w:date="2023-05-23T15:07:00Z"/>
              </w:rPr>
              <w:pPrChange w:id="657" w:author="Subhrajit Nandy" w:date="2023-05-23T15:41:00Z">
                <w:pPr>
                  <w:pStyle w:val="TableParagraph"/>
                  <w:spacing w:line="236" w:lineRule="exact"/>
                  <w:ind w:left="108" w:right="132"/>
                  <w:jc w:val="both"/>
                </w:pPr>
              </w:pPrChange>
            </w:pPr>
            <w:ins w:id="658" w:author="Subhrajit Nandy" w:date="2023-05-23T15:12:00Z">
              <w:r w:rsidRPr="002A27F6">
                <w:rPr>
                  <w:color w:val="000000"/>
                  <w:lang w:val="en-IN" w:eastAsia="en-IN"/>
                </w:rPr>
                <w:t>2.9 GHz to 11.6 GHz</w:t>
              </w:r>
            </w:ins>
          </w:p>
        </w:tc>
        <w:tc>
          <w:tcPr>
            <w:tcW w:w="1716" w:type="dxa"/>
          </w:tcPr>
          <w:p w14:paraId="61F5C4DE" w14:textId="5274A655" w:rsidR="00F02E9B" w:rsidRPr="002A27F6" w:rsidRDefault="00F02E9B" w:rsidP="00F02E9B">
            <w:pPr>
              <w:spacing w:before="58" w:after="100" w:afterAutospacing="1"/>
              <w:jc w:val="both"/>
              <w:rPr>
                <w:ins w:id="659" w:author="Subhrajit Nandy" w:date="2023-05-23T15:07:00Z"/>
              </w:rPr>
            </w:pPr>
            <w:ins w:id="660" w:author="Subhrajit Nandy" w:date="2023-05-23T15:14:00Z">
              <w:r w:rsidRPr="002A27F6">
                <w:t xml:space="preserve">Isolation is more </w:t>
              </w:r>
            </w:ins>
            <w:ins w:id="661" w:author="Subhrajit Nandy" w:date="2023-05-23T15:32:00Z">
              <w:r w:rsidRPr="002A27F6">
                <w:t>than</w:t>
              </w:r>
            </w:ins>
            <w:ins w:id="662" w:author="Subhrajit Nandy" w:date="2023-05-23T15:14:00Z">
              <w:r w:rsidRPr="002A27F6">
                <w:t xml:space="preserve"> 25dB</w:t>
              </w:r>
            </w:ins>
          </w:p>
        </w:tc>
        <w:tc>
          <w:tcPr>
            <w:tcW w:w="876" w:type="dxa"/>
          </w:tcPr>
          <w:p w14:paraId="2C8E624D" w14:textId="3BBACF5C" w:rsidR="00F02E9B" w:rsidRPr="002A27F6" w:rsidRDefault="00F02E9B" w:rsidP="00F02E9B">
            <w:pPr>
              <w:pStyle w:val="TableParagraph"/>
              <w:spacing w:line="236" w:lineRule="exact"/>
              <w:ind w:left="109" w:right="-190" w:hanging="109"/>
              <w:rPr>
                <w:ins w:id="663" w:author="Subhrajit Nandy" w:date="2023-05-23T15:07:00Z"/>
              </w:rPr>
            </w:pPr>
            <w:ins w:id="664" w:author="Subhrajit Nandy" w:date="2023-05-23T15:13:00Z">
              <w:r w:rsidRPr="002A27F6">
                <w:t>NA</w:t>
              </w:r>
            </w:ins>
          </w:p>
        </w:tc>
        <w:tc>
          <w:tcPr>
            <w:tcW w:w="1456" w:type="dxa"/>
          </w:tcPr>
          <w:p w14:paraId="6D5DDBCB" w14:textId="5841A644" w:rsidR="00F02E9B" w:rsidRPr="002A27F6" w:rsidRDefault="00F02E9B" w:rsidP="00F02E9B">
            <w:pPr>
              <w:spacing w:before="58" w:after="100" w:afterAutospacing="1"/>
              <w:ind w:right="-60"/>
              <w:jc w:val="center"/>
              <w:rPr>
                <w:ins w:id="665" w:author="Subhrajit Nandy" w:date="2023-05-23T15:07:00Z"/>
              </w:rPr>
            </w:pPr>
            <w:ins w:id="666" w:author="Subhrajit Nandy" w:date="2023-05-23T15:13:00Z">
              <w:r w:rsidRPr="002A27F6">
                <w:t>Yes</w:t>
              </w:r>
            </w:ins>
          </w:p>
        </w:tc>
      </w:tr>
      <w:tr w:rsidR="00F02E9B" w:rsidRPr="002A27F6" w14:paraId="7FD8968F" w14:textId="77777777">
        <w:tc>
          <w:tcPr>
            <w:tcW w:w="2098" w:type="dxa"/>
          </w:tcPr>
          <w:p w14:paraId="34DA1121" w14:textId="614D23DF" w:rsidR="00F02E9B" w:rsidRPr="002A27F6" w:rsidRDefault="00F02E9B" w:rsidP="00F02E9B">
            <w:pPr>
              <w:spacing w:before="58" w:after="240"/>
              <w:jc w:val="both"/>
              <w:rPr>
                <w:b/>
              </w:rPr>
            </w:pPr>
            <w:del w:id="667" w:author="Subhrajit Nandy" w:date="2023-05-23T15:07:00Z">
              <w:r w:rsidRPr="002A27F6" w:rsidDel="009D7709">
                <w:rPr>
                  <w:b/>
                  <w:bCs/>
                </w:rPr>
                <w:delText>2</w:delText>
              </w:r>
            </w:del>
            <w:ins w:id="668" w:author="Subhrajit Nandy" w:date="2023-05-23T15:42:00Z">
              <w:r>
                <w:rPr>
                  <w:b/>
                  <w:bCs/>
                </w:rPr>
                <w:t>4</w:t>
              </w:r>
            </w:ins>
            <w:r w:rsidRPr="002A27F6">
              <w:rPr>
                <w:b/>
                <w:bCs/>
              </w:rPr>
              <w:t>.</w:t>
            </w:r>
            <w:r w:rsidRPr="002A27F6">
              <w:t xml:space="preserve"> </w:t>
            </w:r>
            <w:r w:rsidRPr="002A27F6">
              <w:rPr>
                <w:bCs/>
                <w:color w:val="000000"/>
                <w:lang w:val="en-IN" w:eastAsia="en-IN"/>
              </w:rPr>
              <w:t>Frequency Reconfigurable Microstrip Loop Antenna Covering LTE Bands with MIMO Implementation and Wideband Microstrip Slot Antenna all for Portable Wireless DTV Media Player</w:t>
            </w:r>
          </w:p>
        </w:tc>
        <w:tc>
          <w:tcPr>
            <w:tcW w:w="1310" w:type="dxa"/>
          </w:tcPr>
          <w:p w14:paraId="2CCFF53B" w14:textId="77777777" w:rsidR="00F02E9B" w:rsidRPr="002A27F6" w:rsidRDefault="00F02E9B">
            <w:pPr>
              <w:spacing w:before="58" w:after="100" w:afterAutospacing="1"/>
              <w:ind w:right="-126" w:hanging="141"/>
              <w:jc w:val="center"/>
              <w:pPrChange w:id="669" w:author="Subhrajit Nandy" w:date="2023-05-23T15:08:00Z">
                <w:pPr>
                  <w:spacing w:before="58" w:after="100" w:afterAutospacing="1"/>
                  <w:ind w:right="-126"/>
                  <w:jc w:val="center"/>
                </w:pPr>
              </w:pPrChange>
            </w:pPr>
            <w:r w:rsidRPr="002A27F6">
              <w:t>150 x 150 x 0.6</w:t>
            </w:r>
          </w:p>
        </w:tc>
        <w:tc>
          <w:tcPr>
            <w:tcW w:w="1163" w:type="dxa"/>
          </w:tcPr>
          <w:p w14:paraId="40FFB4E5" w14:textId="77777777" w:rsidR="00F02E9B" w:rsidRPr="002A27F6" w:rsidRDefault="00F02E9B" w:rsidP="00F02E9B">
            <w:pPr>
              <w:spacing w:before="58" w:after="100" w:afterAutospacing="1"/>
              <w:jc w:val="center"/>
            </w:pPr>
            <w:r w:rsidRPr="002A27F6">
              <w:t>3</w:t>
            </w:r>
          </w:p>
        </w:tc>
        <w:tc>
          <w:tcPr>
            <w:tcW w:w="1729" w:type="dxa"/>
          </w:tcPr>
          <w:p w14:paraId="2CCB9494" w14:textId="77777777" w:rsidR="00F02E9B" w:rsidRPr="002A27F6" w:rsidRDefault="00F02E9B">
            <w:pPr>
              <w:spacing w:before="40" w:after="100" w:afterAutospacing="1"/>
              <w:ind w:right="132"/>
              <w:jc w:val="both"/>
              <w:pPrChange w:id="670" w:author="Subhrajit Nandy" w:date="2023-05-23T15:41:00Z">
                <w:pPr>
                  <w:spacing w:before="58" w:after="100" w:afterAutospacing="1"/>
                  <w:ind w:right="132"/>
                  <w:jc w:val="both"/>
                </w:pPr>
              </w:pPrChange>
            </w:pPr>
            <w:r w:rsidRPr="002A27F6">
              <w:t>LTE bands 3(1.8 GHz) and 7(2.6GHz)</w:t>
            </w:r>
          </w:p>
        </w:tc>
        <w:tc>
          <w:tcPr>
            <w:tcW w:w="1716" w:type="dxa"/>
          </w:tcPr>
          <w:p w14:paraId="190FAE03" w14:textId="7663FFFB" w:rsidR="00F02E9B" w:rsidRPr="002A27F6" w:rsidRDefault="00F02E9B" w:rsidP="00F02E9B">
            <w:pPr>
              <w:pStyle w:val="TableParagraph"/>
              <w:spacing w:line="235" w:lineRule="exact"/>
              <w:ind w:left="171" w:hanging="171"/>
              <w:jc w:val="both"/>
            </w:pPr>
            <w:r w:rsidRPr="002A27F6">
              <w:t>Isolation</w:t>
            </w:r>
            <w:r w:rsidRPr="002A27F6">
              <w:rPr>
                <w:spacing w:val="-1"/>
              </w:rPr>
              <w:t xml:space="preserve"> </w:t>
            </w:r>
            <w:del w:id="671" w:author="Subhrajit Nandy" w:date="2023-05-23T15:40:00Z">
              <w:r w:rsidRPr="002A27F6" w:rsidDel="002A27F6">
                <w:delText>of</w:delText>
              </w:r>
            </w:del>
            <w:ins w:id="672" w:author="Subhrajit Nandy" w:date="2023-05-23T15:40:00Z">
              <w:r>
                <w:t>is</w:t>
              </w:r>
            </w:ins>
            <w:r w:rsidRPr="002A27F6">
              <w:t xml:space="preserve"> 20dB</w:t>
            </w:r>
          </w:p>
          <w:p w14:paraId="09935E11" w14:textId="77777777" w:rsidR="00F02E9B" w:rsidRPr="002A27F6" w:rsidRDefault="00F02E9B" w:rsidP="00F02E9B">
            <w:pPr>
              <w:spacing w:before="58" w:after="100" w:afterAutospacing="1"/>
              <w:ind w:left="171" w:right="-146" w:hanging="171"/>
              <w:jc w:val="both"/>
            </w:pPr>
            <w:r w:rsidRPr="002A27F6">
              <w:t>Or better</w:t>
            </w:r>
          </w:p>
        </w:tc>
        <w:tc>
          <w:tcPr>
            <w:tcW w:w="876" w:type="dxa"/>
          </w:tcPr>
          <w:p w14:paraId="758C75C2" w14:textId="77777777" w:rsidR="00F02E9B" w:rsidRPr="002A27F6" w:rsidRDefault="00F02E9B" w:rsidP="00F02E9B">
            <w:pPr>
              <w:spacing w:before="58" w:after="100" w:afterAutospacing="1"/>
              <w:ind w:left="109" w:right="-190" w:hanging="109"/>
            </w:pPr>
            <w:r w:rsidRPr="002A27F6">
              <w:t>0.5</w:t>
            </w:r>
          </w:p>
        </w:tc>
        <w:tc>
          <w:tcPr>
            <w:tcW w:w="1456" w:type="dxa"/>
          </w:tcPr>
          <w:p w14:paraId="288E8D89" w14:textId="77777777" w:rsidR="00F02E9B" w:rsidRPr="002A27F6" w:rsidRDefault="00F02E9B" w:rsidP="00F02E9B">
            <w:pPr>
              <w:spacing w:before="58" w:after="100" w:afterAutospacing="1"/>
              <w:ind w:right="-60"/>
              <w:jc w:val="center"/>
            </w:pPr>
            <w:r w:rsidRPr="002A27F6">
              <w:t>No</w:t>
            </w:r>
          </w:p>
        </w:tc>
      </w:tr>
      <w:tr w:rsidR="00F02E9B" w:rsidRPr="002A27F6" w14:paraId="3A764D9C" w14:textId="77777777">
        <w:tc>
          <w:tcPr>
            <w:tcW w:w="2098" w:type="dxa"/>
          </w:tcPr>
          <w:p w14:paraId="3314EB54" w14:textId="430753C9" w:rsidR="00F02E9B" w:rsidRPr="002A27F6" w:rsidRDefault="00F02E9B" w:rsidP="00F02E9B">
            <w:pPr>
              <w:spacing w:before="58" w:after="240"/>
              <w:jc w:val="both"/>
              <w:rPr>
                <w:b/>
              </w:rPr>
            </w:pPr>
            <w:ins w:id="673" w:author="Subhrajit Nandy" w:date="2023-05-23T15:42:00Z">
              <w:r>
                <w:rPr>
                  <w:b/>
                </w:rPr>
                <w:t>5</w:t>
              </w:r>
            </w:ins>
            <w:del w:id="674" w:author="Subhrajit Nandy" w:date="2023-05-23T15:42:00Z">
              <w:r w:rsidRPr="002A27F6" w:rsidDel="002A27F6">
                <w:rPr>
                  <w:b/>
                </w:rPr>
                <w:delText>3</w:delText>
              </w:r>
            </w:del>
            <w:r w:rsidRPr="002A27F6">
              <w:rPr>
                <w:b/>
              </w:rPr>
              <w:t>.</w:t>
            </w:r>
            <w:r w:rsidRPr="002A27F6">
              <w:rPr>
                <w:bCs/>
              </w:rPr>
              <w:t xml:space="preserve"> Two-Port MIMO Wide-Band Antenna with Two-Port MIMO Reconfigurable Antenna for Cognitive</w:t>
            </w:r>
            <w:r w:rsidRPr="002A27F6">
              <w:rPr>
                <w:bCs/>
                <w:spacing w:val="1"/>
              </w:rPr>
              <w:t xml:space="preserve"> </w:t>
            </w:r>
            <w:r w:rsidRPr="002A27F6">
              <w:rPr>
                <w:bCs/>
              </w:rPr>
              <w:t>Radio</w:t>
            </w:r>
            <w:r w:rsidRPr="002A27F6">
              <w:rPr>
                <w:bCs/>
                <w:spacing w:val="-1"/>
              </w:rPr>
              <w:t xml:space="preserve"> </w:t>
            </w:r>
            <w:r w:rsidRPr="002A27F6">
              <w:rPr>
                <w:bCs/>
              </w:rPr>
              <w:t>Platforms</w:t>
            </w:r>
          </w:p>
        </w:tc>
        <w:tc>
          <w:tcPr>
            <w:tcW w:w="1310" w:type="dxa"/>
          </w:tcPr>
          <w:p w14:paraId="4494C743" w14:textId="77777777" w:rsidR="00F02E9B" w:rsidRPr="002A27F6" w:rsidRDefault="00F02E9B" w:rsidP="00F02E9B">
            <w:pPr>
              <w:spacing w:before="58" w:after="100" w:afterAutospacing="1"/>
              <w:jc w:val="center"/>
            </w:pPr>
            <w:r w:rsidRPr="002A27F6">
              <w:t>80 x 80 x 1.6</w:t>
            </w:r>
          </w:p>
        </w:tc>
        <w:tc>
          <w:tcPr>
            <w:tcW w:w="1163" w:type="dxa"/>
          </w:tcPr>
          <w:p w14:paraId="1AAD35B3" w14:textId="77777777" w:rsidR="00F02E9B" w:rsidRPr="002A27F6" w:rsidRDefault="00F02E9B" w:rsidP="00F02E9B">
            <w:pPr>
              <w:spacing w:before="58" w:after="100" w:afterAutospacing="1"/>
              <w:jc w:val="center"/>
            </w:pPr>
            <w:r w:rsidRPr="002A27F6">
              <w:t>4</w:t>
            </w:r>
          </w:p>
        </w:tc>
        <w:tc>
          <w:tcPr>
            <w:tcW w:w="1729" w:type="dxa"/>
          </w:tcPr>
          <w:p w14:paraId="01F1DE23" w14:textId="77777777" w:rsidR="00F02E9B" w:rsidRPr="002A27F6" w:rsidRDefault="00F02E9B" w:rsidP="00F02E9B">
            <w:pPr>
              <w:spacing w:before="58" w:after="40"/>
              <w:ind w:right="130"/>
            </w:pPr>
            <w:r w:rsidRPr="002A27F6">
              <w:t>694 – 790 MHz</w:t>
            </w:r>
          </w:p>
          <w:p w14:paraId="36E38A7B" w14:textId="77777777" w:rsidR="00F02E9B" w:rsidRPr="002A27F6" w:rsidRDefault="00F02E9B" w:rsidP="00F02E9B">
            <w:pPr>
              <w:spacing w:before="58" w:after="100" w:afterAutospacing="1"/>
              <w:ind w:right="132"/>
            </w:pPr>
            <w:r w:rsidRPr="002A27F6">
              <w:t>S11 = -20dB</w:t>
            </w:r>
          </w:p>
        </w:tc>
        <w:tc>
          <w:tcPr>
            <w:tcW w:w="1716" w:type="dxa"/>
          </w:tcPr>
          <w:p w14:paraId="52445924" w14:textId="77777777" w:rsidR="00F02E9B" w:rsidRPr="002A27F6" w:rsidRDefault="00F02E9B" w:rsidP="00F02E9B">
            <w:pPr>
              <w:spacing w:before="58" w:after="100" w:afterAutospacing="1"/>
              <w:ind w:right="-146"/>
            </w:pPr>
            <w:r w:rsidRPr="002A27F6">
              <w:t>Isolation of 20dB or better</w:t>
            </w:r>
          </w:p>
        </w:tc>
        <w:tc>
          <w:tcPr>
            <w:tcW w:w="876" w:type="dxa"/>
          </w:tcPr>
          <w:p w14:paraId="231C9D5C" w14:textId="77777777" w:rsidR="00F02E9B" w:rsidRPr="002A27F6" w:rsidRDefault="00F02E9B" w:rsidP="00F02E9B">
            <w:pPr>
              <w:spacing w:before="58" w:after="100" w:afterAutospacing="1"/>
              <w:ind w:left="109" w:right="-190" w:hanging="109"/>
            </w:pPr>
            <w:r w:rsidRPr="002A27F6">
              <w:t>&lt;0.01</w:t>
            </w:r>
          </w:p>
        </w:tc>
        <w:tc>
          <w:tcPr>
            <w:tcW w:w="1456" w:type="dxa"/>
          </w:tcPr>
          <w:p w14:paraId="1BCD9FC0" w14:textId="77777777" w:rsidR="00F02E9B" w:rsidRPr="002A27F6" w:rsidRDefault="00F02E9B" w:rsidP="00F02E9B">
            <w:pPr>
              <w:spacing w:before="58" w:after="100" w:afterAutospacing="1"/>
              <w:ind w:right="-60"/>
              <w:jc w:val="center"/>
            </w:pPr>
            <w:r w:rsidRPr="002A27F6">
              <w:t>Yes</w:t>
            </w:r>
          </w:p>
        </w:tc>
      </w:tr>
      <w:tr w:rsidR="00F02E9B" w:rsidRPr="002A27F6" w14:paraId="573F5798" w14:textId="77777777">
        <w:tc>
          <w:tcPr>
            <w:tcW w:w="2098" w:type="dxa"/>
          </w:tcPr>
          <w:p w14:paraId="678C30BD" w14:textId="3591F655" w:rsidR="00F02E9B" w:rsidRPr="002A27F6" w:rsidRDefault="00F02E9B" w:rsidP="00F02E9B">
            <w:pPr>
              <w:spacing w:before="58" w:after="240"/>
              <w:rPr>
                <w:b/>
              </w:rPr>
            </w:pPr>
            <w:ins w:id="675" w:author="Subhrajit Nandy" w:date="2023-05-23T15:42:00Z">
              <w:r>
                <w:rPr>
                  <w:b/>
                  <w:bCs/>
                </w:rPr>
                <w:t>6</w:t>
              </w:r>
            </w:ins>
            <w:del w:id="676" w:author="Subhrajit Nandy" w:date="2023-05-23T15:42:00Z">
              <w:r w:rsidRPr="002A27F6" w:rsidDel="002A27F6">
                <w:rPr>
                  <w:b/>
                  <w:bCs/>
                </w:rPr>
                <w:delText>4</w:delText>
              </w:r>
            </w:del>
            <w:r w:rsidRPr="002A27F6">
              <w:rPr>
                <w:b/>
                <w:bCs/>
              </w:rPr>
              <w:t>.</w:t>
            </w:r>
            <w:r w:rsidRPr="002A27F6">
              <w:rPr>
                <w:spacing w:val="-1"/>
              </w:rPr>
              <w:t xml:space="preserve"> </w:t>
            </w:r>
            <w:r w:rsidRPr="002A27F6">
              <w:rPr>
                <w:bCs/>
                <w:color w:val="000000"/>
                <w:lang w:val="en-IN" w:eastAsia="en-IN"/>
              </w:rPr>
              <w:t xml:space="preserve">Two element </w:t>
            </w:r>
            <w:r w:rsidRPr="002A27F6">
              <w:rPr>
                <w:bCs/>
                <w:color w:val="000000"/>
                <w:lang w:val="en-IN" w:eastAsia="en-IN"/>
              </w:rPr>
              <w:lastRenderedPageBreak/>
              <w:t>MIMO antenna with frequency reconfigurable characteristics utilizing RF MEMS for 5G applications</w:t>
            </w:r>
          </w:p>
        </w:tc>
        <w:tc>
          <w:tcPr>
            <w:tcW w:w="1310" w:type="dxa"/>
          </w:tcPr>
          <w:p w14:paraId="08369F0D" w14:textId="77777777" w:rsidR="00F02E9B" w:rsidRPr="002A27F6" w:rsidRDefault="00F02E9B" w:rsidP="00F02E9B">
            <w:pPr>
              <w:spacing w:before="58" w:after="100" w:afterAutospacing="1"/>
              <w:ind w:right="-126"/>
              <w:jc w:val="center"/>
            </w:pPr>
            <w:r w:rsidRPr="002A27F6">
              <w:lastRenderedPageBreak/>
              <w:t>98 x 32 x 1</w:t>
            </w:r>
          </w:p>
        </w:tc>
        <w:tc>
          <w:tcPr>
            <w:tcW w:w="1163" w:type="dxa"/>
          </w:tcPr>
          <w:p w14:paraId="328067C7" w14:textId="77777777" w:rsidR="00F02E9B" w:rsidRPr="002A27F6" w:rsidRDefault="00F02E9B" w:rsidP="00F02E9B">
            <w:pPr>
              <w:spacing w:before="58" w:after="100" w:afterAutospacing="1"/>
              <w:jc w:val="center"/>
            </w:pPr>
            <w:r w:rsidRPr="002A27F6">
              <w:t>4</w:t>
            </w:r>
          </w:p>
        </w:tc>
        <w:tc>
          <w:tcPr>
            <w:tcW w:w="1729" w:type="dxa"/>
          </w:tcPr>
          <w:p w14:paraId="0319FDA9" w14:textId="77777777" w:rsidR="00F02E9B" w:rsidRPr="002A27F6" w:rsidRDefault="00F02E9B" w:rsidP="00F02E9B">
            <w:pPr>
              <w:spacing w:before="58" w:after="100" w:afterAutospacing="1"/>
              <w:ind w:right="132"/>
            </w:pPr>
            <w:r w:rsidRPr="002A27F6">
              <w:t xml:space="preserve">600 MHz, </w:t>
            </w:r>
            <w:r w:rsidRPr="002A27F6">
              <w:lastRenderedPageBreak/>
              <w:t>1.8,2.4,3.5,5.5</w:t>
            </w:r>
          </w:p>
        </w:tc>
        <w:tc>
          <w:tcPr>
            <w:tcW w:w="1716" w:type="dxa"/>
          </w:tcPr>
          <w:p w14:paraId="1724F0FF" w14:textId="77777777" w:rsidR="00F02E9B" w:rsidRPr="002A27F6" w:rsidRDefault="00F02E9B" w:rsidP="00F02E9B">
            <w:pPr>
              <w:pStyle w:val="TableParagraph"/>
              <w:spacing w:line="237" w:lineRule="exact"/>
              <w:ind w:left="322" w:hanging="322"/>
            </w:pPr>
            <w:r w:rsidRPr="002A27F6">
              <w:lastRenderedPageBreak/>
              <w:t>Isolation</w:t>
            </w:r>
            <w:r w:rsidRPr="002A27F6">
              <w:rPr>
                <w:spacing w:val="-1"/>
              </w:rPr>
              <w:t xml:space="preserve"> </w:t>
            </w:r>
            <w:r w:rsidRPr="002A27F6">
              <w:t>of 15dB</w:t>
            </w:r>
          </w:p>
          <w:p w14:paraId="7F3E2DBE" w14:textId="77777777" w:rsidR="00F02E9B" w:rsidRPr="002A27F6" w:rsidRDefault="00F02E9B" w:rsidP="00F02E9B">
            <w:pPr>
              <w:spacing w:before="58" w:after="100" w:afterAutospacing="1"/>
              <w:ind w:left="322" w:right="-146" w:hanging="322"/>
            </w:pPr>
            <w:r w:rsidRPr="002A27F6">
              <w:lastRenderedPageBreak/>
              <w:t>Or better</w:t>
            </w:r>
          </w:p>
        </w:tc>
        <w:tc>
          <w:tcPr>
            <w:tcW w:w="876" w:type="dxa"/>
          </w:tcPr>
          <w:p w14:paraId="0F6DD154" w14:textId="77777777" w:rsidR="00F02E9B" w:rsidRPr="002A27F6" w:rsidRDefault="00F02E9B" w:rsidP="00F02E9B">
            <w:pPr>
              <w:spacing w:before="58" w:after="100" w:afterAutospacing="1"/>
              <w:ind w:left="109" w:right="-190" w:hanging="109"/>
            </w:pPr>
            <w:r w:rsidRPr="002A27F6">
              <w:lastRenderedPageBreak/>
              <w:t>&lt;0.05</w:t>
            </w:r>
          </w:p>
        </w:tc>
        <w:tc>
          <w:tcPr>
            <w:tcW w:w="1456" w:type="dxa"/>
          </w:tcPr>
          <w:p w14:paraId="03044E5F" w14:textId="77777777" w:rsidR="00F02E9B" w:rsidRPr="002A27F6" w:rsidRDefault="00F02E9B" w:rsidP="00F02E9B">
            <w:pPr>
              <w:spacing w:before="58" w:after="100" w:afterAutospacing="1"/>
              <w:ind w:right="-60"/>
              <w:jc w:val="center"/>
            </w:pPr>
            <w:r w:rsidRPr="002A27F6">
              <w:t>No</w:t>
            </w:r>
          </w:p>
        </w:tc>
      </w:tr>
      <w:tr w:rsidR="00F02E9B" w:rsidRPr="002A27F6" w14:paraId="47F1EF4B" w14:textId="77777777">
        <w:tc>
          <w:tcPr>
            <w:tcW w:w="2098" w:type="dxa"/>
          </w:tcPr>
          <w:p w14:paraId="34104E32" w14:textId="6836496B" w:rsidR="00F02E9B" w:rsidRPr="002A27F6" w:rsidRDefault="00F02E9B" w:rsidP="00F02E9B">
            <w:pPr>
              <w:spacing w:before="58" w:after="240"/>
              <w:jc w:val="both"/>
              <w:rPr>
                <w:b/>
              </w:rPr>
            </w:pPr>
            <w:ins w:id="677" w:author="Subhrajit Nandy" w:date="2023-05-23T15:42:00Z">
              <w:r>
                <w:rPr>
                  <w:b/>
                </w:rPr>
                <w:t>7</w:t>
              </w:r>
            </w:ins>
            <w:del w:id="678" w:author="Subhrajit Nandy" w:date="2023-05-23T15:42:00Z">
              <w:r w:rsidRPr="002A27F6" w:rsidDel="002A27F6">
                <w:rPr>
                  <w:b/>
                </w:rPr>
                <w:delText>5</w:delText>
              </w:r>
            </w:del>
            <w:r w:rsidRPr="002A27F6">
              <w:rPr>
                <w:b/>
              </w:rPr>
              <w:t xml:space="preserve">. </w:t>
            </w:r>
            <w:r w:rsidRPr="002A27F6">
              <w:rPr>
                <w:bCs/>
              </w:rPr>
              <w:t>Design</w:t>
            </w:r>
            <w:r w:rsidRPr="002A27F6">
              <w:rPr>
                <w:bCs/>
                <w:spacing w:val="-2"/>
              </w:rPr>
              <w:t xml:space="preserve"> </w:t>
            </w:r>
            <w:r w:rsidRPr="002A27F6">
              <w:rPr>
                <w:bCs/>
              </w:rPr>
              <w:t>of</w:t>
            </w:r>
            <w:r w:rsidRPr="002A27F6">
              <w:rPr>
                <w:bCs/>
                <w:spacing w:val="-1"/>
              </w:rPr>
              <w:t xml:space="preserve"> </w:t>
            </w:r>
            <w:r w:rsidRPr="002A27F6">
              <w:rPr>
                <w:bCs/>
              </w:rPr>
              <w:t>a</w:t>
            </w:r>
            <w:r w:rsidRPr="002A27F6">
              <w:rPr>
                <w:bCs/>
                <w:spacing w:val="-1"/>
              </w:rPr>
              <w:t xml:space="preserve"> </w:t>
            </w:r>
            <w:r w:rsidRPr="002A27F6">
              <w:rPr>
                <w:bCs/>
              </w:rPr>
              <w:t>Dual-band</w:t>
            </w:r>
            <w:r w:rsidRPr="002A27F6">
              <w:rPr>
                <w:bCs/>
                <w:spacing w:val="-4"/>
              </w:rPr>
              <w:t xml:space="preserve"> </w:t>
            </w:r>
            <w:r w:rsidRPr="002A27F6">
              <w:rPr>
                <w:bCs/>
              </w:rPr>
              <w:t>MIMO</w:t>
            </w:r>
            <w:r w:rsidRPr="002A27F6">
              <w:rPr>
                <w:bCs/>
                <w:spacing w:val="-1"/>
              </w:rPr>
              <w:t xml:space="preserve"> </w:t>
            </w:r>
            <w:r w:rsidRPr="002A27F6">
              <w:rPr>
                <w:bCs/>
              </w:rPr>
              <w:t>Antenna</w:t>
            </w:r>
            <w:r w:rsidRPr="002A27F6">
              <w:rPr>
                <w:bCs/>
                <w:spacing w:val="-4"/>
              </w:rPr>
              <w:t xml:space="preserve"> </w:t>
            </w:r>
            <w:r w:rsidRPr="002A27F6">
              <w:rPr>
                <w:bCs/>
              </w:rPr>
              <w:t>for</w:t>
            </w:r>
            <w:r w:rsidRPr="002A27F6">
              <w:rPr>
                <w:bCs/>
                <w:spacing w:val="-1"/>
              </w:rPr>
              <w:t xml:space="preserve"> </w:t>
            </w:r>
            <w:r w:rsidRPr="002A27F6">
              <w:rPr>
                <w:bCs/>
              </w:rPr>
              <w:t>5G Smartphone</w:t>
            </w:r>
            <w:r w:rsidRPr="002A27F6">
              <w:rPr>
                <w:bCs/>
                <w:spacing w:val="-2"/>
              </w:rPr>
              <w:t xml:space="preserve"> </w:t>
            </w:r>
            <w:r w:rsidRPr="002A27F6">
              <w:rPr>
                <w:bCs/>
              </w:rPr>
              <w:t>Application</w:t>
            </w:r>
          </w:p>
        </w:tc>
        <w:tc>
          <w:tcPr>
            <w:tcW w:w="1310" w:type="dxa"/>
          </w:tcPr>
          <w:p w14:paraId="709494D3" w14:textId="77777777" w:rsidR="00F02E9B" w:rsidRPr="002A27F6" w:rsidRDefault="00F02E9B" w:rsidP="00F02E9B">
            <w:pPr>
              <w:spacing w:before="58" w:after="100" w:afterAutospacing="1"/>
              <w:ind w:right="-126"/>
              <w:jc w:val="center"/>
            </w:pPr>
            <w:r w:rsidRPr="002A27F6">
              <w:t>130 x</w:t>
            </w:r>
            <w:r w:rsidRPr="002A27F6">
              <w:rPr>
                <w:spacing w:val="1"/>
              </w:rPr>
              <w:t xml:space="preserve"> </w:t>
            </w:r>
            <w:r w:rsidRPr="002A27F6">
              <w:t>74</w:t>
            </w:r>
            <w:r w:rsidRPr="002A27F6">
              <w:rPr>
                <w:spacing w:val="1"/>
              </w:rPr>
              <w:t xml:space="preserve"> </w:t>
            </w:r>
            <w:r w:rsidRPr="002A27F6">
              <w:t>x</w:t>
            </w:r>
            <w:r w:rsidRPr="002A27F6">
              <w:rPr>
                <w:spacing w:val="-3"/>
              </w:rPr>
              <w:t xml:space="preserve"> </w:t>
            </w:r>
            <w:r w:rsidRPr="002A27F6">
              <w:t>0.8</w:t>
            </w:r>
          </w:p>
        </w:tc>
        <w:tc>
          <w:tcPr>
            <w:tcW w:w="1163" w:type="dxa"/>
          </w:tcPr>
          <w:p w14:paraId="0F1E597E" w14:textId="77777777" w:rsidR="00F02E9B" w:rsidRPr="002A27F6" w:rsidRDefault="00F02E9B" w:rsidP="00F02E9B">
            <w:pPr>
              <w:spacing w:before="58" w:after="100" w:afterAutospacing="1"/>
              <w:jc w:val="center"/>
            </w:pPr>
            <w:r w:rsidRPr="002A27F6">
              <w:t>4</w:t>
            </w:r>
          </w:p>
        </w:tc>
        <w:tc>
          <w:tcPr>
            <w:tcW w:w="1729" w:type="dxa"/>
          </w:tcPr>
          <w:p w14:paraId="1A5BED8C" w14:textId="77777777" w:rsidR="00F02E9B" w:rsidRPr="002A27F6" w:rsidRDefault="00F02E9B" w:rsidP="00F02E9B">
            <w:pPr>
              <w:spacing w:before="58" w:after="40"/>
              <w:ind w:right="130"/>
            </w:pPr>
            <w:r w:rsidRPr="002A27F6">
              <w:t>3300 – 3600 MHz</w:t>
            </w:r>
          </w:p>
          <w:p w14:paraId="53B4E53B" w14:textId="77777777" w:rsidR="00F02E9B" w:rsidRPr="002A27F6" w:rsidRDefault="00F02E9B" w:rsidP="00F02E9B">
            <w:pPr>
              <w:spacing w:before="58" w:after="100" w:afterAutospacing="1"/>
              <w:ind w:right="132"/>
            </w:pPr>
            <w:r w:rsidRPr="002A27F6">
              <w:t>4800 – 5000 MHZ</w:t>
            </w:r>
          </w:p>
        </w:tc>
        <w:tc>
          <w:tcPr>
            <w:tcW w:w="1716" w:type="dxa"/>
          </w:tcPr>
          <w:p w14:paraId="5DCAEC50" w14:textId="77777777" w:rsidR="00F02E9B" w:rsidRPr="002A27F6" w:rsidRDefault="00F02E9B" w:rsidP="00F02E9B">
            <w:pPr>
              <w:spacing w:before="58" w:after="40"/>
              <w:ind w:right="-147"/>
            </w:pPr>
            <w:r w:rsidRPr="002A27F6">
              <w:t>Isolation</w:t>
            </w:r>
            <w:r w:rsidRPr="002A27F6">
              <w:rPr>
                <w:spacing w:val="-1"/>
              </w:rPr>
              <w:t xml:space="preserve"> </w:t>
            </w:r>
            <w:r w:rsidRPr="002A27F6">
              <w:t>of 20dB</w:t>
            </w:r>
          </w:p>
          <w:p w14:paraId="4CD897C5" w14:textId="77777777" w:rsidR="00F02E9B" w:rsidRPr="002A27F6" w:rsidRDefault="00F02E9B" w:rsidP="00F02E9B">
            <w:pPr>
              <w:spacing w:before="58" w:after="100" w:afterAutospacing="1"/>
              <w:ind w:right="-146"/>
            </w:pPr>
            <w:r w:rsidRPr="002A27F6">
              <w:t>Or better</w:t>
            </w:r>
          </w:p>
        </w:tc>
        <w:tc>
          <w:tcPr>
            <w:tcW w:w="876" w:type="dxa"/>
          </w:tcPr>
          <w:p w14:paraId="2C43512F" w14:textId="77777777" w:rsidR="00F02E9B" w:rsidRPr="002A27F6" w:rsidRDefault="00F02E9B" w:rsidP="00F02E9B">
            <w:pPr>
              <w:spacing w:before="58" w:after="100" w:afterAutospacing="1"/>
              <w:ind w:left="109" w:right="-190" w:hanging="109"/>
            </w:pPr>
            <w:r w:rsidRPr="002A27F6">
              <w:t>&lt;0.1</w:t>
            </w:r>
          </w:p>
        </w:tc>
        <w:tc>
          <w:tcPr>
            <w:tcW w:w="1456" w:type="dxa"/>
          </w:tcPr>
          <w:p w14:paraId="2D8E5224" w14:textId="77777777" w:rsidR="00F02E9B" w:rsidRPr="002A27F6" w:rsidRDefault="00F02E9B" w:rsidP="00F02E9B">
            <w:pPr>
              <w:spacing w:before="58" w:after="100" w:afterAutospacing="1"/>
              <w:ind w:right="-60"/>
              <w:jc w:val="center"/>
            </w:pPr>
            <w:r w:rsidRPr="002A27F6">
              <w:t>No</w:t>
            </w:r>
          </w:p>
        </w:tc>
      </w:tr>
      <w:tr w:rsidR="00F02E9B" w:rsidRPr="002A27F6" w14:paraId="512F2BE1" w14:textId="77777777">
        <w:tc>
          <w:tcPr>
            <w:tcW w:w="2098" w:type="dxa"/>
          </w:tcPr>
          <w:p w14:paraId="2775DD46" w14:textId="62300383" w:rsidR="00F02E9B" w:rsidRPr="002A27F6" w:rsidRDefault="00F02E9B" w:rsidP="00F02E9B">
            <w:pPr>
              <w:spacing w:before="58" w:after="240"/>
              <w:rPr>
                <w:b/>
              </w:rPr>
            </w:pPr>
            <w:ins w:id="679" w:author="Subhrajit Nandy" w:date="2023-05-23T15:42:00Z">
              <w:r>
                <w:rPr>
                  <w:b/>
                  <w:bCs/>
                </w:rPr>
                <w:t>8</w:t>
              </w:r>
            </w:ins>
            <w:del w:id="680" w:author="Subhrajit Nandy" w:date="2023-05-23T15:42:00Z">
              <w:r w:rsidRPr="002A27F6" w:rsidDel="002A27F6">
                <w:rPr>
                  <w:b/>
                  <w:bCs/>
                </w:rPr>
                <w:delText>6</w:delText>
              </w:r>
            </w:del>
            <w:r w:rsidRPr="002A27F6">
              <w:rPr>
                <w:b/>
                <w:bCs/>
              </w:rPr>
              <w:t>.</w:t>
            </w:r>
            <w:r w:rsidRPr="002A27F6">
              <w:t xml:space="preserve"> </w:t>
            </w:r>
            <w:r w:rsidRPr="002A27F6">
              <w:rPr>
                <w:color w:val="000000" w:themeColor="text1"/>
              </w:rPr>
              <w:t>Pattern-Reconfigurable MIMO Antenna for High Isolation and Low Correlation</w:t>
            </w:r>
          </w:p>
        </w:tc>
        <w:tc>
          <w:tcPr>
            <w:tcW w:w="1310" w:type="dxa"/>
          </w:tcPr>
          <w:p w14:paraId="6FB695C7" w14:textId="77777777" w:rsidR="00F02E9B" w:rsidRPr="002A27F6" w:rsidRDefault="00F02E9B" w:rsidP="00F02E9B">
            <w:pPr>
              <w:spacing w:before="58" w:after="100" w:afterAutospacing="1"/>
              <w:ind w:right="-126"/>
              <w:jc w:val="center"/>
            </w:pPr>
            <w:r w:rsidRPr="002A27F6">
              <w:t>120 x 70 x 1.6</w:t>
            </w:r>
          </w:p>
        </w:tc>
        <w:tc>
          <w:tcPr>
            <w:tcW w:w="1163" w:type="dxa"/>
          </w:tcPr>
          <w:p w14:paraId="4A9CDAD8" w14:textId="77777777" w:rsidR="00F02E9B" w:rsidRPr="002A27F6" w:rsidRDefault="00F02E9B" w:rsidP="00F02E9B">
            <w:pPr>
              <w:spacing w:before="58" w:after="100" w:afterAutospacing="1"/>
              <w:jc w:val="center"/>
            </w:pPr>
            <w:r w:rsidRPr="002A27F6">
              <w:t>3</w:t>
            </w:r>
          </w:p>
        </w:tc>
        <w:tc>
          <w:tcPr>
            <w:tcW w:w="1729" w:type="dxa"/>
          </w:tcPr>
          <w:p w14:paraId="7E846B81" w14:textId="77777777" w:rsidR="00F02E9B" w:rsidRPr="002A27F6" w:rsidRDefault="00F02E9B" w:rsidP="00F02E9B">
            <w:pPr>
              <w:spacing w:before="58" w:after="100" w:afterAutospacing="1"/>
              <w:ind w:right="132"/>
            </w:pPr>
            <w:r w:rsidRPr="002A27F6">
              <w:t>The half-power beamwidths are 80,75,95</w:t>
            </w:r>
          </w:p>
        </w:tc>
        <w:tc>
          <w:tcPr>
            <w:tcW w:w="1716" w:type="dxa"/>
          </w:tcPr>
          <w:p w14:paraId="391D284D" w14:textId="39BDFC80" w:rsidR="00F02E9B" w:rsidRPr="002A27F6" w:rsidRDefault="00F02E9B" w:rsidP="00F02E9B">
            <w:pPr>
              <w:spacing w:before="58" w:after="100" w:afterAutospacing="1"/>
              <w:ind w:right="-146"/>
            </w:pPr>
            <w:ins w:id="681" w:author="Subhrajit Nandy" w:date="2023-05-23T15:42:00Z">
              <w:r w:rsidRPr="002A27F6">
                <w:t xml:space="preserve">Isolation is </w:t>
              </w:r>
              <w:r>
                <w:t>less</w:t>
              </w:r>
              <w:r w:rsidRPr="002A27F6">
                <w:t xml:space="preserve"> than </w:t>
              </w:r>
            </w:ins>
            <w:del w:id="682" w:author="Subhrajit Nandy" w:date="2023-05-23T15:42:00Z">
              <w:r w:rsidRPr="002A27F6" w:rsidDel="002A27F6">
                <w:delText>&gt;</w:delText>
              </w:r>
            </w:del>
            <w:r w:rsidRPr="002A27F6">
              <w:t>21dB</w:t>
            </w:r>
          </w:p>
        </w:tc>
        <w:tc>
          <w:tcPr>
            <w:tcW w:w="876" w:type="dxa"/>
          </w:tcPr>
          <w:p w14:paraId="2E9FF64E" w14:textId="77777777" w:rsidR="00F02E9B" w:rsidRPr="002A27F6" w:rsidRDefault="00F02E9B" w:rsidP="00F02E9B">
            <w:pPr>
              <w:spacing w:before="58" w:after="100" w:afterAutospacing="1"/>
              <w:ind w:left="109" w:right="-190" w:hanging="109"/>
            </w:pPr>
            <w:r w:rsidRPr="002A27F6">
              <w:t>NA</w:t>
            </w:r>
          </w:p>
        </w:tc>
        <w:tc>
          <w:tcPr>
            <w:tcW w:w="1456" w:type="dxa"/>
          </w:tcPr>
          <w:p w14:paraId="49B8CA21" w14:textId="77777777" w:rsidR="00F02E9B" w:rsidRPr="002A27F6" w:rsidRDefault="00F02E9B" w:rsidP="00F02E9B">
            <w:pPr>
              <w:spacing w:before="58" w:after="100" w:afterAutospacing="1"/>
              <w:ind w:right="-60"/>
              <w:jc w:val="center"/>
            </w:pPr>
            <w:r w:rsidRPr="002A27F6">
              <w:t>No</w:t>
            </w:r>
          </w:p>
        </w:tc>
      </w:tr>
      <w:tr w:rsidR="00F02E9B" w:rsidRPr="002A27F6" w14:paraId="6CA62002" w14:textId="77777777">
        <w:tc>
          <w:tcPr>
            <w:tcW w:w="2098" w:type="dxa"/>
          </w:tcPr>
          <w:p w14:paraId="19B3330D" w14:textId="4CC8D1FD" w:rsidR="00F02E9B" w:rsidRPr="002A27F6" w:rsidRDefault="00F02E9B" w:rsidP="00F02E9B">
            <w:pPr>
              <w:spacing w:before="58" w:after="240"/>
              <w:rPr>
                <w:b/>
              </w:rPr>
            </w:pPr>
            <w:ins w:id="683" w:author="Subhrajit Nandy" w:date="2023-05-23T15:42:00Z">
              <w:r>
                <w:rPr>
                  <w:b/>
                  <w:bCs/>
                </w:rPr>
                <w:t>9</w:t>
              </w:r>
            </w:ins>
            <w:del w:id="684" w:author="Subhrajit Nandy" w:date="2023-05-23T15:42:00Z">
              <w:r w:rsidRPr="002A27F6" w:rsidDel="002A27F6">
                <w:rPr>
                  <w:b/>
                  <w:bCs/>
                </w:rPr>
                <w:delText>7</w:delText>
              </w:r>
            </w:del>
            <w:r w:rsidRPr="002A27F6">
              <w:rPr>
                <w:b/>
                <w:bCs/>
              </w:rPr>
              <w:t>.</w:t>
            </w:r>
            <w:r w:rsidRPr="002A27F6">
              <w:t xml:space="preserve"> Four Elements Reconfigurable MIMO Antenna for Dual Band Applications</w:t>
            </w:r>
          </w:p>
        </w:tc>
        <w:tc>
          <w:tcPr>
            <w:tcW w:w="1310" w:type="dxa"/>
          </w:tcPr>
          <w:p w14:paraId="0ABA4B2C" w14:textId="77777777" w:rsidR="00F02E9B" w:rsidRPr="002A27F6" w:rsidRDefault="00F02E9B" w:rsidP="00F02E9B">
            <w:pPr>
              <w:spacing w:before="58" w:after="100" w:afterAutospacing="1"/>
              <w:ind w:right="-126"/>
              <w:jc w:val="center"/>
            </w:pPr>
            <w:r w:rsidRPr="002A27F6">
              <w:t>60 x</w:t>
            </w:r>
            <w:r w:rsidRPr="002A27F6">
              <w:rPr>
                <w:spacing w:val="1"/>
              </w:rPr>
              <w:t xml:space="preserve"> </w:t>
            </w:r>
            <w:r w:rsidRPr="002A27F6">
              <w:t>80</w:t>
            </w:r>
            <w:r w:rsidRPr="002A27F6">
              <w:rPr>
                <w:spacing w:val="-2"/>
              </w:rPr>
              <w:t xml:space="preserve"> </w:t>
            </w:r>
            <w:r w:rsidRPr="002A27F6">
              <w:t>x 1.6</w:t>
            </w:r>
          </w:p>
        </w:tc>
        <w:tc>
          <w:tcPr>
            <w:tcW w:w="1163" w:type="dxa"/>
          </w:tcPr>
          <w:p w14:paraId="27E29B78" w14:textId="77777777" w:rsidR="00F02E9B" w:rsidRPr="002A27F6" w:rsidRDefault="00F02E9B" w:rsidP="00F02E9B">
            <w:pPr>
              <w:spacing w:before="58" w:after="100" w:afterAutospacing="1"/>
              <w:jc w:val="center"/>
            </w:pPr>
            <w:r w:rsidRPr="002A27F6">
              <w:t>4</w:t>
            </w:r>
          </w:p>
        </w:tc>
        <w:tc>
          <w:tcPr>
            <w:tcW w:w="1729" w:type="dxa"/>
          </w:tcPr>
          <w:p w14:paraId="3B73252F" w14:textId="77777777" w:rsidR="00F02E9B" w:rsidRPr="002A27F6" w:rsidRDefault="00F02E9B" w:rsidP="00F02E9B">
            <w:pPr>
              <w:spacing w:before="58" w:after="100" w:afterAutospacing="1"/>
              <w:ind w:right="132"/>
            </w:pPr>
            <w:r w:rsidRPr="002A27F6">
              <w:t>Dual band</w:t>
            </w:r>
          </w:p>
        </w:tc>
        <w:tc>
          <w:tcPr>
            <w:tcW w:w="1716" w:type="dxa"/>
          </w:tcPr>
          <w:p w14:paraId="4B6646B4" w14:textId="4AB4CBFE" w:rsidR="00F02E9B" w:rsidRPr="002A27F6" w:rsidRDefault="00F02E9B" w:rsidP="00F02E9B">
            <w:pPr>
              <w:spacing w:before="58" w:after="100" w:afterAutospacing="1"/>
              <w:ind w:right="-146"/>
            </w:pPr>
            <w:r w:rsidRPr="002A27F6">
              <w:t xml:space="preserve">Isolation </w:t>
            </w:r>
            <w:del w:id="685" w:author="Subhrajit Nandy" w:date="2023-05-23T15:43:00Z">
              <w:r w:rsidRPr="002A27F6" w:rsidDel="00EE7A02">
                <w:delText xml:space="preserve">&gt; </w:delText>
              </w:r>
            </w:del>
            <w:ins w:id="686" w:author="Subhrajit Nandy" w:date="2023-05-23T15:43:00Z">
              <w:r>
                <w:t>is less than</w:t>
              </w:r>
              <w:r w:rsidRPr="002A27F6">
                <w:t xml:space="preserve"> </w:t>
              </w:r>
            </w:ins>
            <w:r w:rsidRPr="002A27F6">
              <w:t>28 dB</w:t>
            </w:r>
          </w:p>
        </w:tc>
        <w:tc>
          <w:tcPr>
            <w:tcW w:w="876" w:type="dxa"/>
          </w:tcPr>
          <w:p w14:paraId="2DB33DEF" w14:textId="77777777" w:rsidR="00F02E9B" w:rsidRPr="002A27F6" w:rsidRDefault="00F02E9B" w:rsidP="00F02E9B">
            <w:pPr>
              <w:spacing w:before="58" w:after="100" w:afterAutospacing="1"/>
              <w:ind w:left="109" w:right="-190" w:hanging="109"/>
            </w:pPr>
            <w:r w:rsidRPr="002A27F6">
              <w:t>&lt;0.1</w:t>
            </w:r>
          </w:p>
        </w:tc>
        <w:tc>
          <w:tcPr>
            <w:tcW w:w="1456" w:type="dxa"/>
          </w:tcPr>
          <w:p w14:paraId="505BCBCC" w14:textId="77777777" w:rsidR="00F02E9B" w:rsidRPr="002A27F6" w:rsidRDefault="00F02E9B" w:rsidP="00F02E9B">
            <w:pPr>
              <w:spacing w:before="58" w:after="100" w:afterAutospacing="1"/>
              <w:ind w:right="-60"/>
              <w:jc w:val="center"/>
            </w:pPr>
            <w:r w:rsidRPr="002A27F6">
              <w:t>No</w:t>
            </w:r>
          </w:p>
        </w:tc>
      </w:tr>
      <w:tr w:rsidR="00F02E9B" w:rsidRPr="002A27F6" w14:paraId="1B17F7EC" w14:textId="77777777">
        <w:tc>
          <w:tcPr>
            <w:tcW w:w="2098" w:type="dxa"/>
          </w:tcPr>
          <w:p w14:paraId="3C26D0D5" w14:textId="77777777" w:rsidR="00F02E9B" w:rsidRPr="002A27F6" w:rsidRDefault="00F02E9B" w:rsidP="00F02E9B">
            <w:pPr>
              <w:spacing w:before="58" w:after="100" w:afterAutospacing="1"/>
            </w:pPr>
            <w:r w:rsidRPr="002A27F6">
              <w:rPr>
                <w:b/>
              </w:rPr>
              <w:t>Our work</w:t>
            </w:r>
          </w:p>
        </w:tc>
        <w:tc>
          <w:tcPr>
            <w:tcW w:w="1310" w:type="dxa"/>
          </w:tcPr>
          <w:p w14:paraId="382648A1" w14:textId="77777777" w:rsidR="00F02E9B" w:rsidRPr="002A27F6" w:rsidRDefault="00F02E9B" w:rsidP="00F02E9B">
            <w:pPr>
              <w:spacing w:before="58" w:after="240"/>
              <w:ind w:right="-125"/>
              <w:jc w:val="center"/>
            </w:pPr>
            <w:r w:rsidRPr="002A27F6">
              <w:t xml:space="preserve">55 x </w:t>
            </w:r>
            <w:commentRangeStart w:id="687"/>
            <w:commentRangeEnd w:id="687"/>
            <w:r w:rsidRPr="002A27F6">
              <w:commentReference w:id="687"/>
            </w:r>
            <w:r w:rsidRPr="002A27F6">
              <w:t>55 x 1.6</w:t>
            </w:r>
          </w:p>
        </w:tc>
        <w:tc>
          <w:tcPr>
            <w:tcW w:w="1163" w:type="dxa"/>
          </w:tcPr>
          <w:p w14:paraId="076A5037" w14:textId="77777777" w:rsidR="00F02E9B" w:rsidRPr="002A27F6" w:rsidRDefault="00F02E9B" w:rsidP="00F02E9B">
            <w:pPr>
              <w:spacing w:before="58" w:after="100" w:afterAutospacing="1"/>
              <w:jc w:val="center"/>
            </w:pPr>
            <w:r w:rsidRPr="002A27F6">
              <w:t xml:space="preserve"> 8</w:t>
            </w:r>
          </w:p>
        </w:tc>
        <w:tc>
          <w:tcPr>
            <w:tcW w:w="1729" w:type="dxa"/>
          </w:tcPr>
          <w:p w14:paraId="149403A2" w14:textId="77777777" w:rsidR="00F02E9B" w:rsidRPr="002A27F6" w:rsidRDefault="00F02E9B" w:rsidP="00F02E9B">
            <w:pPr>
              <w:spacing w:before="58" w:after="100" w:afterAutospacing="1"/>
              <w:ind w:right="132"/>
            </w:pPr>
            <w:r w:rsidRPr="002A27F6">
              <w:t xml:space="preserve"> 2-20 GHz</w:t>
            </w:r>
          </w:p>
        </w:tc>
        <w:tc>
          <w:tcPr>
            <w:tcW w:w="1716" w:type="dxa"/>
          </w:tcPr>
          <w:p w14:paraId="0D5C136E" w14:textId="38C692C9" w:rsidR="00F02E9B" w:rsidRPr="002A27F6" w:rsidRDefault="00F02E9B">
            <w:pPr>
              <w:spacing w:before="58" w:after="120"/>
              <w:ind w:right="-147"/>
              <w:pPrChange w:id="688" w:author="Subhrajit Nandy" w:date="2023-05-23T15:43:00Z">
                <w:pPr>
                  <w:spacing w:before="58" w:after="100" w:afterAutospacing="1"/>
                  <w:ind w:right="-146"/>
                </w:pPr>
              </w:pPrChange>
            </w:pPr>
            <w:del w:id="689" w:author="Subhrajit Nandy" w:date="2023-05-23T15:43:00Z">
              <w:r w:rsidRPr="002A27F6" w:rsidDel="00EE7A02">
                <w:delText xml:space="preserve"> </w:delText>
              </w:r>
            </w:del>
            <w:r w:rsidRPr="002A27F6">
              <w:t xml:space="preserve">Isolation </w:t>
            </w:r>
            <w:del w:id="690" w:author="Subhrajit Nandy" w:date="2023-05-23T15:43:00Z">
              <w:r w:rsidRPr="002A27F6" w:rsidDel="00EE7A02">
                <w:delText xml:space="preserve">&gt; </w:delText>
              </w:r>
            </w:del>
            <w:ins w:id="691" w:author="Subhrajit Nandy" w:date="2023-05-23T15:43:00Z">
              <w:r>
                <w:t>is less than</w:t>
              </w:r>
              <w:r w:rsidRPr="002A27F6">
                <w:t xml:space="preserve"> </w:t>
              </w:r>
            </w:ins>
            <w:r w:rsidRPr="002A27F6">
              <w:t>30dB</w:t>
            </w:r>
          </w:p>
        </w:tc>
        <w:tc>
          <w:tcPr>
            <w:tcW w:w="876" w:type="dxa"/>
          </w:tcPr>
          <w:p w14:paraId="20621192" w14:textId="77777777" w:rsidR="00F02E9B" w:rsidRPr="002A27F6" w:rsidRDefault="00F02E9B" w:rsidP="00F02E9B">
            <w:pPr>
              <w:spacing w:before="58" w:after="100" w:afterAutospacing="1"/>
              <w:ind w:left="109" w:right="-190" w:hanging="109"/>
            </w:pPr>
            <w:r w:rsidRPr="002A27F6">
              <w:t>&lt;0.5</w:t>
            </w:r>
          </w:p>
        </w:tc>
        <w:tc>
          <w:tcPr>
            <w:tcW w:w="1456" w:type="dxa"/>
          </w:tcPr>
          <w:p w14:paraId="6D48C0C3" w14:textId="77777777" w:rsidR="00F02E9B" w:rsidRPr="002A27F6" w:rsidRDefault="00F02E9B" w:rsidP="00F02E9B">
            <w:pPr>
              <w:spacing w:before="58" w:after="100" w:afterAutospacing="1"/>
              <w:ind w:right="-60"/>
              <w:jc w:val="center"/>
            </w:pPr>
            <w:r w:rsidRPr="002A27F6">
              <w:t>Yes</w:t>
            </w:r>
          </w:p>
        </w:tc>
      </w:tr>
    </w:tbl>
    <w:p w14:paraId="018ECE9D" w14:textId="77777777" w:rsidR="00F20E4F" w:rsidRPr="002A27F6" w:rsidRDefault="00F20E4F">
      <w:pPr>
        <w:spacing w:before="58" w:after="100" w:afterAutospacing="1"/>
        <w:ind w:left="601" w:right="601"/>
        <w:rPr>
          <w:b/>
        </w:rPr>
      </w:pPr>
    </w:p>
    <w:p w14:paraId="5E990126" w14:textId="77777777" w:rsidR="00F20E4F" w:rsidRPr="002A27F6" w:rsidRDefault="00000000">
      <w:pPr>
        <w:widowControl/>
        <w:autoSpaceDE/>
        <w:autoSpaceDN/>
        <w:spacing w:after="160" w:line="259" w:lineRule="auto"/>
        <w:rPr>
          <w:b/>
          <w:sz w:val="24"/>
          <w:szCs w:val="24"/>
        </w:rPr>
      </w:pPr>
      <w:r w:rsidRPr="002A27F6">
        <w:rPr>
          <w:b/>
          <w:sz w:val="24"/>
          <w:szCs w:val="24"/>
        </w:rPr>
        <w:br w:type="page"/>
      </w:r>
    </w:p>
    <w:p w14:paraId="2ECDFDC7" w14:textId="77777777" w:rsidR="00F20E4F" w:rsidRPr="002A27F6" w:rsidRDefault="00000000">
      <w:pPr>
        <w:pStyle w:val="ListParagraph"/>
        <w:ind w:left="927" w:firstLine="0"/>
        <w:rPr>
          <w:b/>
          <w:sz w:val="36"/>
          <w:szCs w:val="36"/>
        </w:rPr>
      </w:pPr>
      <w:r w:rsidRPr="002A27F6">
        <w:rPr>
          <w:b/>
          <w:sz w:val="28"/>
          <w:szCs w:val="28"/>
        </w:rPr>
        <w:lastRenderedPageBreak/>
        <w:t xml:space="preserve">                                             </w:t>
      </w:r>
      <w:r w:rsidRPr="002A27F6">
        <w:rPr>
          <w:b/>
          <w:sz w:val="36"/>
          <w:szCs w:val="36"/>
        </w:rPr>
        <w:t>Conclusion</w:t>
      </w:r>
    </w:p>
    <w:p w14:paraId="2F8D7A9C" w14:textId="77777777" w:rsidR="00F20E4F" w:rsidRPr="002A27F6" w:rsidRDefault="00F20E4F">
      <w:pPr>
        <w:pStyle w:val="ListParagraph"/>
        <w:ind w:left="927" w:firstLine="0"/>
        <w:rPr>
          <w:b/>
          <w:sz w:val="28"/>
          <w:szCs w:val="28"/>
        </w:rPr>
      </w:pPr>
    </w:p>
    <w:p w14:paraId="61A578CE" w14:textId="77777777" w:rsidR="00F20E4F" w:rsidRPr="002A27F6" w:rsidRDefault="00000000">
      <w:pPr>
        <w:pStyle w:val="pb-2"/>
        <w:numPr>
          <w:ilvl w:val="0"/>
          <w:numId w:val="46"/>
        </w:numPr>
        <w:ind w:left="851" w:right="393" w:hanging="425"/>
        <w:jc w:val="both"/>
        <w:rPr>
          <w:sz w:val="22"/>
          <w:szCs w:val="22"/>
        </w:rPr>
      </w:pPr>
      <w:r w:rsidRPr="002A27F6">
        <w:rPr>
          <w:sz w:val="22"/>
          <w:szCs w:val="22"/>
        </w:rPr>
        <w:t>Our antenna measures 55mm x 55mm x 1.6mm, which is extremely compact</w:t>
      </w:r>
    </w:p>
    <w:p w14:paraId="24185147" w14:textId="77777777" w:rsidR="00F20E4F" w:rsidRPr="002A27F6" w:rsidRDefault="00000000">
      <w:pPr>
        <w:pStyle w:val="pb-2"/>
        <w:numPr>
          <w:ilvl w:val="0"/>
          <w:numId w:val="46"/>
        </w:numPr>
        <w:spacing w:before="40" w:beforeAutospacing="0" w:after="10" w:afterAutospacing="0"/>
        <w:ind w:left="850" w:right="393" w:hanging="425"/>
        <w:jc w:val="both"/>
        <w:rPr>
          <w:sz w:val="22"/>
          <w:szCs w:val="22"/>
        </w:rPr>
      </w:pPr>
      <w:r w:rsidRPr="002A27F6">
        <w:rPr>
          <w:sz w:val="22"/>
          <w:szCs w:val="22"/>
        </w:rPr>
        <w:t>Eight identical circular-shaped radiation patches and a partial ground plane make up the proposed antenna.</w:t>
      </w:r>
    </w:p>
    <w:p w14:paraId="53F2CD7C" w14:textId="77777777" w:rsidR="00F20E4F" w:rsidRPr="002A27F6" w:rsidRDefault="00000000">
      <w:pPr>
        <w:pStyle w:val="pb-2"/>
        <w:numPr>
          <w:ilvl w:val="0"/>
          <w:numId w:val="46"/>
        </w:numPr>
        <w:spacing w:after="40" w:afterAutospacing="0"/>
        <w:ind w:left="850" w:right="393" w:hanging="425"/>
        <w:jc w:val="both"/>
        <w:rPr>
          <w:sz w:val="22"/>
          <w:szCs w:val="22"/>
        </w:rPr>
      </w:pPr>
      <w:r w:rsidRPr="002A27F6">
        <w:rPr>
          <w:sz w:val="22"/>
          <w:szCs w:val="22"/>
        </w:rPr>
        <w:t>The bandwidth range we have is 8-16 GHz, which is considered to be super wide band.</w:t>
      </w:r>
    </w:p>
    <w:p w14:paraId="24C1ECD5" w14:textId="77777777" w:rsidR="00F20E4F" w:rsidRPr="002A27F6" w:rsidRDefault="00000000">
      <w:pPr>
        <w:pStyle w:val="pb-2"/>
        <w:numPr>
          <w:ilvl w:val="0"/>
          <w:numId w:val="46"/>
        </w:numPr>
        <w:spacing w:after="40" w:afterAutospacing="0"/>
        <w:ind w:left="850" w:right="393" w:hanging="425"/>
        <w:jc w:val="both"/>
        <w:rPr>
          <w:sz w:val="22"/>
          <w:szCs w:val="22"/>
        </w:rPr>
      </w:pPr>
      <w:r w:rsidRPr="002A27F6">
        <w:rPr>
          <w:sz w:val="22"/>
          <w:szCs w:val="22"/>
        </w:rPr>
        <w:t>At the desired frequency, circular polarization, polarization diversity, and pattern diversity are achieved.</w:t>
      </w:r>
    </w:p>
    <w:p w14:paraId="3EA7789A" w14:textId="77777777" w:rsidR="00F20E4F" w:rsidRPr="002A27F6" w:rsidRDefault="00000000">
      <w:pPr>
        <w:pStyle w:val="pb-2"/>
        <w:numPr>
          <w:ilvl w:val="0"/>
          <w:numId w:val="46"/>
        </w:numPr>
        <w:ind w:left="851" w:right="393" w:hanging="425"/>
        <w:jc w:val="both"/>
        <w:rPr>
          <w:sz w:val="22"/>
          <w:szCs w:val="22"/>
        </w:rPr>
      </w:pPr>
      <w:r w:rsidRPr="002A27F6">
        <w:rPr>
          <w:sz w:val="22"/>
          <w:szCs w:val="22"/>
        </w:rPr>
        <w:t>In order to maximize isolation, the antenna slots have been clipped from the top.</w:t>
      </w:r>
    </w:p>
    <w:p w14:paraId="39CA81E4" w14:textId="77777777" w:rsidR="00F20E4F" w:rsidRPr="002A27F6" w:rsidRDefault="00000000">
      <w:pPr>
        <w:pStyle w:val="pb-2"/>
        <w:numPr>
          <w:ilvl w:val="0"/>
          <w:numId w:val="46"/>
        </w:numPr>
        <w:spacing w:before="40" w:beforeAutospacing="0" w:after="40" w:afterAutospacing="0"/>
        <w:ind w:left="850" w:right="393" w:hanging="425"/>
        <w:jc w:val="both"/>
        <w:rPr>
          <w:sz w:val="22"/>
          <w:szCs w:val="22"/>
        </w:rPr>
      </w:pPr>
      <w:r w:rsidRPr="002A27F6">
        <w:rPr>
          <w:sz w:val="22"/>
          <w:szCs w:val="22"/>
        </w:rPr>
        <w:t>There is a high Diversity Gain and a low ECC for the antenna.</w:t>
      </w:r>
    </w:p>
    <w:p w14:paraId="28E5C86B" w14:textId="77777777" w:rsidR="00F20E4F" w:rsidRPr="002A27F6" w:rsidRDefault="00000000">
      <w:pPr>
        <w:pStyle w:val="pb-2"/>
        <w:numPr>
          <w:ilvl w:val="0"/>
          <w:numId w:val="46"/>
        </w:numPr>
        <w:ind w:left="851" w:right="393" w:hanging="425"/>
        <w:jc w:val="both"/>
        <w:rPr>
          <w:sz w:val="22"/>
          <w:szCs w:val="22"/>
        </w:rPr>
      </w:pPr>
      <w:r w:rsidRPr="002A27F6">
        <w:rPr>
          <w:sz w:val="22"/>
          <w:szCs w:val="22"/>
        </w:rPr>
        <w:t>The antenna we propose can be used in IOT and 5G communications.</w:t>
      </w:r>
    </w:p>
    <w:p w14:paraId="12467A61" w14:textId="77777777" w:rsidR="00F20E4F" w:rsidRPr="002A27F6" w:rsidRDefault="00000000">
      <w:pPr>
        <w:pStyle w:val="pb-2"/>
        <w:numPr>
          <w:ilvl w:val="0"/>
          <w:numId w:val="46"/>
        </w:numPr>
        <w:spacing w:before="40" w:beforeAutospacing="0" w:after="40" w:afterAutospacing="0"/>
        <w:ind w:left="850" w:right="393" w:hanging="425"/>
        <w:jc w:val="both"/>
        <w:rPr>
          <w:sz w:val="22"/>
          <w:szCs w:val="22"/>
        </w:rPr>
      </w:pPr>
      <w:r w:rsidRPr="002A27F6">
        <w:rPr>
          <w:sz w:val="22"/>
          <w:szCs w:val="22"/>
        </w:rPr>
        <w:t>The ECC of the antenna is very low and Diversity Gain is high.</w:t>
      </w:r>
    </w:p>
    <w:p w14:paraId="34D195FC" w14:textId="77777777" w:rsidR="00F20E4F" w:rsidRPr="002A27F6" w:rsidRDefault="00000000">
      <w:pPr>
        <w:pStyle w:val="pb-2"/>
        <w:numPr>
          <w:ilvl w:val="0"/>
          <w:numId w:val="46"/>
        </w:numPr>
        <w:ind w:left="851" w:right="393" w:hanging="425"/>
        <w:jc w:val="both"/>
        <w:rPr>
          <w:sz w:val="22"/>
          <w:szCs w:val="22"/>
        </w:rPr>
      </w:pPr>
      <w:r w:rsidRPr="002A27F6">
        <w:rPr>
          <w:sz w:val="22"/>
          <w:szCs w:val="22"/>
        </w:rPr>
        <w:t>We are satisfied with the results we obtained.</w:t>
      </w:r>
    </w:p>
    <w:p w14:paraId="6773A79B" w14:textId="77777777" w:rsidR="00F20E4F" w:rsidRPr="002A27F6" w:rsidRDefault="00000000">
      <w:pPr>
        <w:spacing w:after="120"/>
        <w:ind w:left="425"/>
        <w:rPr>
          <w:b/>
        </w:rPr>
      </w:pPr>
      <w:r w:rsidRPr="002A27F6">
        <w:rPr>
          <w:b/>
        </w:rPr>
        <w:t>Future Scope</w:t>
      </w:r>
    </w:p>
    <w:p w14:paraId="5AF1D4F3" w14:textId="77777777" w:rsidR="00F20E4F" w:rsidRPr="002A27F6" w:rsidRDefault="00000000">
      <w:pPr>
        <w:pStyle w:val="ListParagraph"/>
        <w:numPr>
          <w:ilvl w:val="0"/>
          <w:numId w:val="47"/>
        </w:numPr>
        <w:ind w:left="1134" w:right="393"/>
        <w:rPr>
          <w:sz w:val="24"/>
          <w:szCs w:val="24"/>
        </w:rPr>
      </w:pPr>
      <w:r w:rsidRPr="002A27F6">
        <w:rPr>
          <w:sz w:val="24"/>
          <w:szCs w:val="24"/>
        </w:rPr>
        <w:t>The size of the antenna can be reduced and can be made compact.</w:t>
      </w:r>
    </w:p>
    <w:p w14:paraId="0A8360D9" w14:textId="77777777" w:rsidR="00F20E4F" w:rsidRPr="002A27F6" w:rsidRDefault="00000000">
      <w:pPr>
        <w:pStyle w:val="ListParagraph"/>
        <w:numPr>
          <w:ilvl w:val="0"/>
          <w:numId w:val="47"/>
        </w:numPr>
        <w:ind w:left="1134" w:right="393"/>
        <w:rPr>
          <w:sz w:val="24"/>
          <w:szCs w:val="24"/>
        </w:rPr>
      </w:pPr>
      <w:r w:rsidRPr="002A27F6">
        <w:t>The</w:t>
      </w:r>
      <w:r w:rsidRPr="002A27F6">
        <w:rPr>
          <w:spacing w:val="22"/>
        </w:rPr>
        <w:t xml:space="preserve"> </w:t>
      </w:r>
      <w:r w:rsidRPr="002A27F6">
        <w:t>isolation</w:t>
      </w:r>
      <w:r w:rsidRPr="002A27F6">
        <w:rPr>
          <w:spacing w:val="23"/>
        </w:rPr>
        <w:t xml:space="preserve"> </w:t>
      </w:r>
      <w:r w:rsidRPr="002A27F6">
        <w:t>is</w:t>
      </w:r>
      <w:r w:rsidRPr="002A27F6">
        <w:rPr>
          <w:spacing w:val="21"/>
        </w:rPr>
        <w:t xml:space="preserve"> </w:t>
      </w:r>
      <w:r w:rsidRPr="002A27F6">
        <w:t>enhanced</w:t>
      </w:r>
      <w:r w:rsidRPr="002A27F6">
        <w:rPr>
          <w:spacing w:val="20"/>
        </w:rPr>
        <w:t xml:space="preserve"> </w:t>
      </w:r>
      <w:r w:rsidRPr="002A27F6">
        <w:t>but</w:t>
      </w:r>
      <w:r w:rsidRPr="002A27F6">
        <w:rPr>
          <w:spacing w:val="23"/>
        </w:rPr>
        <w:t xml:space="preserve"> </w:t>
      </w:r>
      <w:r w:rsidRPr="002A27F6">
        <w:t>it</w:t>
      </w:r>
      <w:r w:rsidRPr="002A27F6">
        <w:rPr>
          <w:spacing w:val="23"/>
        </w:rPr>
        <w:t xml:space="preserve"> </w:t>
      </w:r>
      <w:r w:rsidRPr="002A27F6">
        <w:t>can</w:t>
      </w:r>
      <w:r w:rsidRPr="002A27F6">
        <w:rPr>
          <w:spacing w:val="20"/>
        </w:rPr>
        <w:t xml:space="preserve"> </w:t>
      </w:r>
      <w:r w:rsidRPr="002A27F6">
        <w:t>be</w:t>
      </w:r>
      <w:r w:rsidRPr="002A27F6">
        <w:rPr>
          <w:spacing w:val="23"/>
        </w:rPr>
        <w:t xml:space="preserve"> </w:t>
      </w:r>
      <w:r w:rsidRPr="002A27F6">
        <w:t>optimized</w:t>
      </w:r>
      <w:r w:rsidRPr="002A27F6">
        <w:rPr>
          <w:spacing w:val="28"/>
        </w:rPr>
        <w:t xml:space="preserve"> </w:t>
      </w:r>
      <w:r w:rsidRPr="002A27F6">
        <w:t>further</w:t>
      </w:r>
      <w:r w:rsidRPr="002A27F6">
        <w:rPr>
          <w:spacing w:val="22"/>
        </w:rPr>
        <w:t xml:space="preserve"> </w:t>
      </w:r>
      <w:r w:rsidRPr="002A27F6">
        <w:t>in</w:t>
      </w:r>
      <w:r w:rsidRPr="002A27F6">
        <w:rPr>
          <w:spacing w:val="23"/>
        </w:rPr>
        <w:t xml:space="preserve"> </w:t>
      </w:r>
      <w:r w:rsidRPr="002A27F6">
        <w:t>the</w:t>
      </w:r>
      <w:r w:rsidRPr="002A27F6">
        <w:rPr>
          <w:spacing w:val="23"/>
        </w:rPr>
        <w:t xml:space="preserve"> </w:t>
      </w:r>
      <w:r w:rsidRPr="002A27F6">
        <w:t>future.</w:t>
      </w:r>
      <w:r w:rsidRPr="002A27F6">
        <w:rPr>
          <w:spacing w:val="23"/>
        </w:rPr>
        <w:t xml:space="preserve"> </w:t>
      </w:r>
      <w:r w:rsidRPr="002A27F6">
        <w:t>We</w:t>
      </w:r>
      <w:r w:rsidRPr="002A27F6">
        <w:rPr>
          <w:spacing w:val="23"/>
        </w:rPr>
        <w:t xml:space="preserve"> </w:t>
      </w:r>
      <w:r w:rsidRPr="002A27F6">
        <w:t>will</w:t>
      </w:r>
      <w:r w:rsidRPr="002A27F6">
        <w:rPr>
          <w:spacing w:val="21"/>
        </w:rPr>
        <w:t xml:space="preserve"> </w:t>
      </w:r>
      <w:r w:rsidRPr="002A27F6">
        <w:t>try</w:t>
      </w:r>
      <w:r w:rsidRPr="002A27F6">
        <w:rPr>
          <w:spacing w:val="23"/>
        </w:rPr>
        <w:t xml:space="preserve"> </w:t>
      </w:r>
      <w:r w:rsidRPr="002A27F6">
        <w:t>to</w:t>
      </w:r>
      <w:r w:rsidRPr="002A27F6">
        <w:rPr>
          <w:spacing w:val="23"/>
        </w:rPr>
        <w:t xml:space="preserve"> </w:t>
      </w:r>
      <w:r w:rsidRPr="002A27F6">
        <w:t>use</w:t>
      </w:r>
      <w:r w:rsidRPr="002A27F6">
        <w:rPr>
          <w:spacing w:val="23"/>
        </w:rPr>
        <w:t xml:space="preserve"> </w:t>
      </w:r>
      <w:r w:rsidRPr="002A27F6">
        <w:t>different</w:t>
      </w:r>
      <w:r w:rsidRPr="002A27F6">
        <w:rPr>
          <w:spacing w:val="-52"/>
        </w:rPr>
        <w:t xml:space="preserve"> </w:t>
      </w:r>
      <w:r w:rsidRPr="002A27F6">
        <w:t>novel</w:t>
      </w:r>
      <w:r w:rsidRPr="002A27F6">
        <w:rPr>
          <w:spacing w:val="-2"/>
        </w:rPr>
        <w:t xml:space="preserve"> </w:t>
      </w:r>
      <w:r w:rsidRPr="002A27F6">
        <w:t>decoupling</w:t>
      </w:r>
      <w:r w:rsidRPr="002A27F6">
        <w:rPr>
          <w:spacing w:val="-3"/>
        </w:rPr>
        <w:t xml:space="preserve"> </w:t>
      </w:r>
      <w:r w:rsidRPr="002A27F6">
        <w:t>techniques to optimize</w:t>
      </w:r>
      <w:r w:rsidRPr="002A27F6">
        <w:rPr>
          <w:spacing w:val="-2"/>
        </w:rPr>
        <w:t xml:space="preserve"> </w:t>
      </w:r>
      <w:r w:rsidRPr="002A27F6">
        <w:t>the</w:t>
      </w:r>
      <w:r w:rsidRPr="002A27F6">
        <w:rPr>
          <w:spacing w:val="-2"/>
        </w:rPr>
        <w:t xml:space="preserve"> </w:t>
      </w:r>
      <w:r w:rsidRPr="002A27F6">
        <w:t>isolation even</w:t>
      </w:r>
      <w:r w:rsidRPr="002A27F6">
        <w:rPr>
          <w:spacing w:val="-1"/>
        </w:rPr>
        <w:t xml:space="preserve"> </w:t>
      </w:r>
      <w:r w:rsidRPr="002A27F6">
        <w:t>more.</w:t>
      </w:r>
    </w:p>
    <w:p w14:paraId="6D270DE4" w14:textId="77777777" w:rsidR="00F20E4F" w:rsidRPr="002A27F6" w:rsidRDefault="00000000">
      <w:pPr>
        <w:pStyle w:val="ListParagraph"/>
        <w:numPr>
          <w:ilvl w:val="0"/>
          <w:numId w:val="47"/>
        </w:numPr>
        <w:ind w:left="1134" w:right="393"/>
        <w:rPr>
          <w:sz w:val="24"/>
          <w:szCs w:val="24"/>
        </w:rPr>
      </w:pPr>
      <w:r w:rsidRPr="002A27F6">
        <w:t>The</w:t>
      </w:r>
      <w:r w:rsidRPr="002A27F6">
        <w:rPr>
          <w:spacing w:val="-2"/>
        </w:rPr>
        <w:t xml:space="preserve"> </w:t>
      </w:r>
      <w:r w:rsidRPr="002A27F6">
        <w:t>Circular</w:t>
      </w:r>
      <w:r w:rsidRPr="002A27F6">
        <w:rPr>
          <w:spacing w:val="-1"/>
        </w:rPr>
        <w:t xml:space="preserve"> </w:t>
      </w:r>
      <w:r w:rsidRPr="002A27F6">
        <w:t>Polarization</w:t>
      </w:r>
      <w:r w:rsidRPr="002A27F6">
        <w:rPr>
          <w:spacing w:val="-4"/>
        </w:rPr>
        <w:t xml:space="preserve"> </w:t>
      </w:r>
      <w:r w:rsidRPr="002A27F6">
        <w:t>band</w:t>
      </w:r>
      <w:r w:rsidRPr="002A27F6">
        <w:rPr>
          <w:spacing w:val="-2"/>
        </w:rPr>
        <w:t xml:space="preserve"> </w:t>
      </w:r>
      <w:r w:rsidRPr="002A27F6">
        <w:t>can</w:t>
      </w:r>
      <w:r w:rsidRPr="002A27F6">
        <w:rPr>
          <w:spacing w:val="-2"/>
        </w:rPr>
        <w:t xml:space="preserve"> </w:t>
      </w:r>
      <w:r w:rsidRPr="002A27F6">
        <w:t>be</w:t>
      </w:r>
      <w:r w:rsidRPr="002A27F6">
        <w:rPr>
          <w:spacing w:val="-3"/>
        </w:rPr>
        <w:t xml:space="preserve"> </w:t>
      </w:r>
      <w:r w:rsidRPr="002A27F6">
        <w:t>improved</w:t>
      </w:r>
      <w:r w:rsidRPr="002A27F6">
        <w:rPr>
          <w:spacing w:val="-2"/>
        </w:rPr>
        <w:t xml:space="preserve"> </w:t>
      </w:r>
      <w:r w:rsidRPr="002A27F6">
        <w:t>in</w:t>
      </w:r>
      <w:r w:rsidRPr="002A27F6">
        <w:rPr>
          <w:spacing w:val="-2"/>
        </w:rPr>
        <w:t xml:space="preserve"> </w:t>
      </w:r>
      <w:r w:rsidRPr="002A27F6">
        <w:t>the</w:t>
      </w:r>
      <w:r w:rsidRPr="002A27F6">
        <w:rPr>
          <w:spacing w:val="-3"/>
        </w:rPr>
        <w:t xml:space="preserve"> </w:t>
      </w:r>
      <w:r w:rsidRPr="002A27F6">
        <w:t>future</w:t>
      </w:r>
      <w:r w:rsidRPr="002A27F6">
        <w:rPr>
          <w:spacing w:val="-2"/>
        </w:rPr>
        <w:t xml:space="preserve"> </w:t>
      </w:r>
      <w:r w:rsidRPr="002A27F6">
        <w:t>using</w:t>
      </w:r>
      <w:r w:rsidRPr="002A27F6">
        <w:rPr>
          <w:spacing w:val="-2"/>
        </w:rPr>
        <w:t xml:space="preserve"> </w:t>
      </w:r>
      <w:r w:rsidRPr="002A27F6">
        <w:t>different novel</w:t>
      </w:r>
      <w:r w:rsidRPr="002A27F6">
        <w:rPr>
          <w:spacing w:val="-3"/>
        </w:rPr>
        <w:t xml:space="preserve"> </w:t>
      </w:r>
      <w:r w:rsidRPr="002A27F6">
        <w:t>techniques</w:t>
      </w:r>
    </w:p>
    <w:p w14:paraId="0E4CD25A" w14:textId="77777777" w:rsidR="00F20E4F" w:rsidRPr="002A27F6" w:rsidRDefault="00000000">
      <w:pPr>
        <w:pStyle w:val="ListParagraph"/>
        <w:numPr>
          <w:ilvl w:val="0"/>
          <w:numId w:val="47"/>
        </w:numPr>
        <w:ind w:left="1134" w:right="393"/>
        <w:rPr>
          <w:sz w:val="24"/>
          <w:szCs w:val="24"/>
        </w:rPr>
      </w:pPr>
      <w:r w:rsidRPr="002A27F6">
        <w:rPr>
          <w:sz w:val="24"/>
          <w:szCs w:val="24"/>
        </w:rPr>
        <w:t>Performance of the antenna can be enhanced with the using of FSS (frequency selective surface) and we will apply it in future.</w:t>
      </w:r>
    </w:p>
    <w:p w14:paraId="342E772D" w14:textId="77777777" w:rsidR="00F20E4F" w:rsidRPr="002A27F6" w:rsidRDefault="00000000">
      <w:pPr>
        <w:widowControl/>
        <w:autoSpaceDE/>
        <w:autoSpaceDN/>
        <w:spacing w:after="160" w:line="259" w:lineRule="auto"/>
        <w:rPr>
          <w:sz w:val="24"/>
          <w:szCs w:val="24"/>
        </w:rPr>
      </w:pPr>
      <w:r w:rsidRPr="002A27F6">
        <w:rPr>
          <w:sz w:val="24"/>
          <w:szCs w:val="24"/>
        </w:rPr>
        <w:br w:type="page"/>
      </w:r>
    </w:p>
    <w:p w14:paraId="759EC0D4" w14:textId="77777777" w:rsidR="00F20E4F" w:rsidRPr="002A27F6" w:rsidRDefault="00000000">
      <w:pPr>
        <w:pStyle w:val="Heading2"/>
        <w:spacing w:after="100" w:afterAutospacing="1"/>
        <w:ind w:left="0"/>
        <w:jc w:val="center"/>
        <w:rPr>
          <w:sz w:val="36"/>
          <w:szCs w:val="36"/>
        </w:rPr>
      </w:pPr>
      <w:r w:rsidRPr="002A27F6">
        <w:rPr>
          <w:sz w:val="36"/>
          <w:szCs w:val="36"/>
        </w:rPr>
        <w:lastRenderedPageBreak/>
        <w:t>References</w:t>
      </w:r>
    </w:p>
    <w:p w14:paraId="665869CB" w14:textId="77777777" w:rsidR="00F20E4F" w:rsidRPr="00F02E9B" w:rsidDel="00F02E9B" w:rsidRDefault="00000000">
      <w:pPr>
        <w:pStyle w:val="ListParagraph"/>
        <w:widowControl/>
        <w:numPr>
          <w:ilvl w:val="0"/>
          <w:numId w:val="48"/>
        </w:numPr>
        <w:shd w:val="clear" w:color="auto" w:fill="FFFFFF"/>
        <w:autoSpaceDE/>
        <w:autoSpaceDN/>
        <w:spacing w:after="40" w:line="264" w:lineRule="auto"/>
        <w:ind w:left="709" w:right="393" w:hanging="357"/>
        <w:rPr>
          <w:del w:id="692" w:author="Subhrajit Nandy" w:date="2023-05-23T16:08:00Z"/>
          <w:bCs/>
          <w:lang w:val="en-IN" w:eastAsia="en-IN"/>
          <w:rPrChange w:id="693" w:author="Subhrajit Nandy" w:date="2023-05-23T16:13:00Z">
            <w:rPr>
              <w:del w:id="694" w:author="Subhrajit Nandy" w:date="2023-05-23T16:08:00Z"/>
              <w:shd w:val="clear" w:color="auto" w:fill="FFFFFF"/>
            </w:rPr>
          </w:rPrChange>
        </w:rPr>
      </w:pPr>
      <w:hyperlink r:id="rId46" w:tgtFrame="_self" w:history="1">
        <w:r w:rsidRPr="002A27F6">
          <w:rPr>
            <w:bCs/>
            <w:lang w:val="en-IN" w:eastAsia="en-IN"/>
          </w:rPr>
          <w:t>Byeonggwi Mun</w:t>
        </w:r>
      </w:hyperlink>
      <w:r w:rsidRPr="002A27F6">
        <w:rPr>
          <w:bCs/>
          <w:lang w:val="en-IN" w:eastAsia="en-IN"/>
        </w:rPr>
        <w:t xml:space="preserve">; </w:t>
      </w:r>
      <w:hyperlink r:id="rId47" w:tgtFrame="_self" w:history="1">
        <w:r w:rsidRPr="002A27F6">
          <w:rPr>
            <w:bCs/>
            <w:lang w:val="en-IN" w:eastAsia="en-IN"/>
          </w:rPr>
          <w:t>Changwon Jung</w:t>
        </w:r>
      </w:hyperlink>
      <w:r w:rsidRPr="002A27F6">
        <w:rPr>
          <w:bCs/>
          <w:lang w:val="en-IN" w:eastAsia="en-IN"/>
        </w:rPr>
        <w:t xml:space="preserve">; </w:t>
      </w:r>
      <w:hyperlink r:id="rId48" w:tgtFrame="_self" w:history="1">
        <w:r w:rsidRPr="002A27F6">
          <w:rPr>
            <w:bCs/>
            <w:lang w:val="en-IN" w:eastAsia="en-IN"/>
          </w:rPr>
          <w:t>Myun-Joo Park</w:t>
        </w:r>
      </w:hyperlink>
      <w:r w:rsidRPr="002A27F6">
        <w:rPr>
          <w:bCs/>
          <w:lang w:val="en-IN" w:eastAsia="en-IN"/>
        </w:rPr>
        <w:t xml:space="preserve">; </w:t>
      </w:r>
      <w:hyperlink r:id="rId49" w:tgtFrame="_self" w:history="1">
        <w:r w:rsidRPr="002A27F6">
          <w:rPr>
            <w:bCs/>
            <w:lang w:val="en-IN" w:eastAsia="en-IN"/>
          </w:rPr>
          <w:t>Byungje Lee</w:t>
        </w:r>
      </w:hyperlink>
      <w:r w:rsidRPr="002A27F6">
        <w:rPr>
          <w:bCs/>
          <w:lang w:val="en-IN" w:eastAsia="en-IN"/>
        </w:rPr>
        <w:t xml:space="preserve">, “A Compact Frequency-Reconfigurable Multiband LTE MIMO Antenna for Laptop Applications,” </w:t>
      </w:r>
      <w:hyperlink r:id="rId50" w:history="1">
        <w:r w:rsidRPr="002A27F6">
          <w:rPr>
            <w:bCs/>
            <w:lang w:val="en-IN" w:eastAsia="en-IN"/>
          </w:rPr>
          <w:t>IEEE Antennas and Wireless Propagation Lett</w:t>
        </w:r>
      </w:hyperlink>
      <w:r w:rsidRPr="002A27F6">
        <w:rPr>
          <w:bCs/>
          <w:lang w:val="en-IN" w:eastAsia="en-IN"/>
        </w:rPr>
        <w:t xml:space="preserve">., Vol: 13, pp. </w:t>
      </w:r>
      <w:r w:rsidRPr="002A27F6">
        <w:rPr>
          <w:shd w:val="clear" w:color="auto" w:fill="FFFFFF"/>
        </w:rPr>
        <w:t>1389 – 1392, July. 2014</w:t>
      </w:r>
    </w:p>
    <w:p w14:paraId="6ED853FB" w14:textId="77777777" w:rsidR="00F02E9B" w:rsidRPr="008E6658" w:rsidRDefault="00F02E9B" w:rsidP="008E6658">
      <w:pPr>
        <w:pStyle w:val="ListParagraph"/>
        <w:widowControl/>
        <w:numPr>
          <w:ilvl w:val="0"/>
          <w:numId w:val="48"/>
        </w:numPr>
        <w:shd w:val="clear" w:color="auto" w:fill="FFFFFF"/>
        <w:autoSpaceDE/>
        <w:autoSpaceDN/>
        <w:spacing w:after="40" w:line="264" w:lineRule="auto"/>
        <w:ind w:left="709" w:right="393" w:hanging="357"/>
        <w:rPr>
          <w:ins w:id="695" w:author="Subhrajit Nandy" w:date="2023-05-23T16:13:00Z"/>
          <w:bCs/>
          <w:lang w:val="en-IN" w:eastAsia="en-IN"/>
          <w:rPrChange w:id="696" w:author="Subhrajit Nandy" w:date="2023-05-23T16:08:00Z">
            <w:rPr>
              <w:ins w:id="697" w:author="Subhrajit Nandy" w:date="2023-05-23T16:13:00Z"/>
              <w:shd w:val="clear" w:color="auto" w:fill="FFFFFF"/>
            </w:rPr>
          </w:rPrChange>
        </w:rPr>
      </w:pPr>
    </w:p>
    <w:p w14:paraId="5ABECB01" w14:textId="77777777" w:rsidR="00F02E9B" w:rsidRPr="008E6658" w:rsidDel="008E6658" w:rsidRDefault="00F02E9B" w:rsidP="00F02E9B">
      <w:pPr>
        <w:pStyle w:val="ListParagraph"/>
        <w:widowControl/>
        <w:numPr>
          <w:ilvl w:val="0"/>
          <w:numId w:val="48"/>
        </w:numPr>
        <w:autoSpaceDE/>
        <w:autoSpaceDN/>
        <w:spacing w:after="40" w:line="264" w:lineRule="auto"/>
        <w:ind w:left="709" w:right="393" w:hanging="357"/>
        <w:rPr>
          <w:ins w:id="698" w:author="Subhrajit Nandy" w:date="2023-05-23T16:13:00Z"/>
          <w:del w:id="699" w:author="Subhrajit Nandy" w:date="2023-05-23T16:04:00Z"/>
          <w:bCs/>
          <w:lang w:val="en-IN" w:eastAsia="en-IN"/>
          <w:rPrChange w:id="700" w:author="Subhrajit Nandy" w:date="2023-05-23T16:12:00Z">
            <w:rPr>
              <w:ins w:id="701" w:author="Subhrajit Nandy" w:date="2023-05-23T16:13:00Z"/>
              <w:del w:id="702" w:author="Subhrajit Nandy" w:date="2023-05-23T16:04:00Z"/>
              <w:rFonts w:eastAsiaTheme="minorHAnsi"/>
              <w:lang w:val="en-IN" w:eastAsia="en-IN"/>
            </w:rPr>
          </w:rPrChange>
        </w:rPr>
      </w:pPr>
      <w:ins w:id="703" w:author="Subhrajit Nandy" w:date="2023-05-23T16:13:00Z">
        <w:r w:rsidRPr="00A01787">
          <w:rPr>
            <w:rFonts w:eastAsiaTheme="minorHAnsi"/>
            <w:lang w:val="en-IN" w:eastAsia="en-IN"/>
            <w:rPrChange w:id="704" w:author="Subhrajit Nandy" w:date="2023-05-23T15:56:00Z">
              <w:rPr>
                <w:rFonts w:ascii="Times-Roman" w:eastAsiaTheme="minorHAnsi" w:hAnsi="Times-Roman" w:cs="Times-Roman"/>
                <w:lang w:val="en-IN" w:eastAsia="en-IN"/>
              </w:rPr>
            </w:rPrChange>
          </w:rPr>
          <w:t>Grzegorz Brzezina</w:t>
        </w:r>
        <w:r w:rsidRPr="00A01787">
          <w:rPr>
            <w:rFonts w:eastAsiaTheme="minorHAnsi"/>
            <w:lang w:val="en-IN" w:eastAsia="en-IN"/>
          </w:rPr>
          <w:t>, “</w:t>
        </w:r>
        <w:r w:rsidRPr="00A01787">
          <w:rPr>
            <w:rFonts w:eastAsiaTheme="minorHAnsi"/>
            <w:lang w:val="en-IN" w:eastAsia="en-IN"/>
            <w:rPrChange w:id="705" w:author="Subhrajit Nandy" w:date="2023-05-23T15:56:00Z">
              <w:rPr>
                <w:rFonts w:ascii="Times-Roman" w:eastAsiaTheme="minorHAnsi" w:hAnsi="Times-Roman" w:cs="Times-Roman"/>
                <w:sz w:val="48"/>
                <w:szCs w:val="48"/>
                <w:lang w:val="en-IN" w:eastAsia="en-IN"/>
              </w:rPr>
            </w:rPrChange>
          </w:rPr>
          <w:t xml:space="preserve">Planar Antennas in LTCC Technology </w:t>
        </w:r>
        <w:r w:rsidRPr="00A01787">
          <w:rPr>
            <w:rFonts w:eastAsiaTheme="minorHAnsi"/>
            <w:lang w:val="en-IN" w:eastAsia="en-IN"/>
          </w:rPr>
          <w:t xml:space="preserve">with </w:t>
        </w:r>
        <w:r w:rsidRPr="00A01787">
          <w:rPr>
            <w:rFonts w:eastAsiaTheme="minorHAnsi"/>
            <w:lang w:val="en-IN" w:eastAsia="en-IN"/>
            <w:rPrChange w:id="706" w:author="Subhrajit Nandy" w:date="2023-05-23T15:56:00Z">
              <w:rPr>
                <w:rFonts w:ascii="Times-Roman" w:eastAsiaTheme="minorHAnsi" w:hAnsi="Times-Roman" w:cs="Times-Roman"/>
                <w:sz w:val="48"/>
                <w:szCs w:val="48"/>
                <w:lang w:val="en-IN" w:eastAsia="en-IN"/>
              </w:rPr>
            </w:rPrChange>
          </w:rPr>
          <w:t>Transceiver Integration Capability for</w:t>
        </w:r>
        <w:r>
          <w:rPr>
            <w:rFonts w:eastAsiaTheme="minorHAnsi"/>
            <w:lang w:val="en-IN" w:eastAsia="en-IN"/>
          </w:rPr>
          <w:t xml:space="preserve"> </w:t>
        </w:r>
        <w:r w:rsidRPr="00A01787">
          <w:rPr>
            <w:rFonts w:eastAsiaTheme="minorHAnsi"/>
            <w:lang w:val="en-IN" w:eastAsia="en-IN"/>
            <w:rPrChange w:id="707" w:author="Subhrajit Nandy" w:date="2023-05-23T15:56:00Z">
              <w:rPr>
                <w:rFonts w:ascii="Times-Roman" w:eastAsiaTheme="minorHAnsi" w:hAnsi="Times-Roman" w:cs="Times-Roman"/>
                <w:sz w:val="48"/>
                <w:szCs w:val="48"/>
                <w:lang w:val="en-IN" w:eastAsia="en-IN"/>
              </w:rPr>
            </w:rPrChange>
          </w:rPr>
          <w:t>Ultra-Wideband Applications</w:t>
        </w:r>
        <w:r w:rsidRPr="00A01787">
          <w:rPr>
            <w:rFonts w:eastAsiaTheme="minorHAnsi"/>
            <w:lang w:val="en-IN" w:eastAsia="en-IN"/>
          </w:rPr>
          <w:t>,”</w:t>
        </w:r>
        <w:r w:rsidRPr="00A01787">
          <w:rPr>
            <w:rFonts w:eastAsiaTheme="minorHAnsi"/>
            <w:lang w:val="en-IN" w:eastAsia="en-IN"/>
            <w:rPrChange w:id="708" w:author="Subhrajit Nandy" w:date="2023-05-23T15:57:00Z">
              <w:rPr>
                <w:rFonts w:ascii="Times-Roman" w:eastAsiaTheme="minorHAnsi" w:hAnsi="Times-Roman" w:cs="Times-Roman"/>
                <w:sz w:val="14"/>
                <w:szCs w:val="14"/>
                <w:lang w:val="en-IN" w:eastAsia="en-IN"/>
              </w:rPr>
            </w:rPrChange>
          </w:rPr>
          <w:t xml:space="preserve"> IEEE T</w:t>
        </w:r>
        <w:r>
          <w:rPr>
            <w:rFonts w:eastAsiaTheme="minorHAnsi"/>
            <w:lang w:val="en-IN" w:eastAsia="en-IN"/>
          </w:rPr>
          <w:t>ransaction</w:t>
        </w:r>
        <w:r w:rsidRPr="00A01787">
          <w:rPr>
            <w:rFonts w:eastAsiaTheme="minorHAnsi"/>
            <w:lang w:val="en-IN" w:eastAsia="en-IN"/>
            <w:rPrChange w:id="709" w:author="Subhrajit Nandy" w:date="2023-05-23T15:57:00Z">
              <w:rPr>
                <w:rFonts w:ascii="Times-Roman" w:eastAsiaTheme="minorHAnsi" w:hAnsi="Times-Roman" w:cs="Times-Roman"/>
                <w:sz w:val="14"/>
                <w:szCs w:val="14"/>
                <w:lang w:val="en-IN" w:eastAsia="en-IN"/>
              </w:rPr>
            </w:rPrChange>
          </w:rPr>
          <w:t xml:space="preserve"> </w:t>
        </w:r>
        <w:r>
          <w:rPr>
            <w:rFonts w:eastAsiaTheme="minorHAnsi"/>
            <w:lang w:val="en-IN" w:eastAsia="en-IN"/>
          </w:rPr>
          <w:t>on</w:t>
        </w:r>
        <w:r w:rsidRPr="00A01787">
          <w:rPr>
            <w:rFonts w:eastAsiaTheme="minorHAnsi"/>
            <w:lang w:val="en-IN" w:eastAsia="en-IN"/>
            <w:rPrChange w:id="710" w:author="Subhrajit Nandy" w:date="2023-05-23T15:57:00Z">
              <w:rPr>
                <w:rFonts w:ascii="Times-Roman" w:eastAsiaTheme="minorHAnsi" w:hAnsi="Times-Roman" w:cs="Times-Roman"/>
                <w:sz w:val="14"/>
                <w:szCs w:val="14"/>
                <w:lang w:val="en-IN" w:eastAsia="en-IN"/>
              </w:rPr>
            </w:rPrChange>
          </w:rPr>
          <w:t xml:space="preserve"> </w:t>
        </w:r>
        <w:r>
          <w:rPr>
            <w:rFonts w:eastAsiaTheme="minorHAnsi"/>
            <w:lang w:val="en-IN" w:eastAsia="en-IN"/>
          </w:rPr>
          <w:t>Microwave Theory and Techniques</w:t>
        </w:r>
        <w:r w:rsidRPr="00A01787">
          <w:rPr>
            <w:rFonts w:eastAsiaTheme="minorHAnsi"/>
            <w:lang w:val="en-IN" w:eastAsia="en-IN"/>
            <w:rPrChange w:id="711" w:author="Subhrajit Nandy" w:date="2023-05-23T15:57:00Z">
              <w:rPr>
                <w:rFonts w:ascii="Times-Roman" w:eastAsiaTheme="minorHAnsi" w:hAnsi="Times-Roman" w:cs="Times-Roman"/>
                <w:sz w:val="14"/>
                <w:szCs w:val="14"/>
                <w:lang w:val="en-IN" w:eastAsia="en-IN"/>
              </w:rPr>
            </w:rPrChange>
          </w:rPr>
          <w:t>, V</w:t>
        </w:r>
        <w:r>
          <w:rPr>
            <w:rFonts w:eastAsiaTheme="minorHAnsi"/>
            <w:lang w:val="en-IN" w:eastAsia="en-IN"/>
          </w:rPr>
          <w:t>ol:</w:t>
        </w:r>
        <w:r w:rsidRPr="00A01787">
          <w:rPr>
            <w:rFonts w:eastAsiaTheme="minorHAnsi"/>
            <w:lang w:val="en-IN" w:eastAsia="en-IN"/>
            <w:rPrChange w:id="712" w:author="Subhrajit Nandy" w:date="2023-05-23T15:57:00Z">
              <w:rPr>
                <w:rFonts w:ascii="Times-Roman" w:eastAsiaTheme="minorHAnsi" w:hAnsi="Times-Roman" w:cs="Times-Roman"/>
                <w:sz w:val="14"/>
                <w:szCs w:val="14"/>
                <w:lang w:val="en-IN" w:eastAsia="en-IN"/>
              </w:rPr>
            </w:rPrChange>
          </w:rPr>
          <w:t xml:space="preserve"> 54, </w:t>
        </w:r>
        <w:r>
          <w:rPr>
            <w:rFonts w:eastAsiaTheme="minorHAnsi"/>
            <w:lang w:val="en-IN" w:eastAsia="en-IN"/>
          </w:rPr>
          <w:t>Issue: 6, pp.</w:t>
        </w:r>
        <w:r w:rsidRPr="00A01787">
          <w:rPr>
            <w:rFonts w:eastAsiaTheme="minorHAnsi"/>
            <w:lang w:val="en-IN" w:eastAsia="en-IN"/>
          </w:rPr>
          <w:t xml:space="preserve"> </w:t>
        </w:r>
        <w:r w:rsidRPr="00A01787">
          <w:rPr>
            <w:color w:val="333333"/>
            <w:shd w:val="clear" w:color="auto" w:fill="FFFFFF"/>
            <w:rPrChange w:id="713" w:author="Subhrajit Nandy" w:date="2023-05-23T16:00:00Z">
              <w:rPr>
                <w:rFonts w:ascii="Arial" w:hAnsi="Arial" w:cs="Arial"/>
                <w:color w:val="333333"/>
                <w:sz w:val="27"/>
                <w:szCs w:val="27"/>
                <w:shd w:val="clear" w:color="auto" w:fill="FFFFFF"/>
              </w:rPr>
            </w:rPrChange>
          </w:rPr>
          <w:t>2830 </w:t>
        </w:r>
        <w:r>
          <w:rPr>
            <w:color w:val="333333"/>
            <w:shd w:val="clear" w:color="auto" w:fill="FFFFFF"/>
          </w:rPr>
          <w:t>–</w:t>
        </w:r>
        <w:r w:rsidRPr="00A01787">
          <w:rPr>
            <w:color w:val="333333"/>
            <w:shd w:val="clear" w:color="auto" w:fill="FFFFFF"/>
            <w:rPrChange w:id="714" w:author="Subhrajit Nandy" w:date="2023-05-23T16:00:00Z">
              <w:rPr>
                <w:rFonts w:ascii="Arial" w:hAnsi="Arial" w:cs="Arial"/>
                <w:color w:val="333333"/>
                <w:sz w:val="27"/>
                <w:szCs w:val="27"/>
                <w:shd w:val="clear" w:color="auto" w:fill="FFFFFF"/>
              </w:rPr>
            </w:rPrChange>
          </w:rPr>
          <w:t xml:space="preserve"> 2839</w:t>
        </w:r>
        <w:r>
          <w:rPr>
            <w:color w:val="333333"/>
            <w:shd w:val="clear" w:color="auto" w:fill="FFFFFF"/>
          </w:rPr>
          <w:t>,</w:t>
        </w:r>
        <w:r>
          <w:rPr>
            <w:rFonts w:eastAsiaTheme="minorHAnsi"/>
            <w:lang w:val="en-IN" w:eastAsia="en-IN"/>
          </w:rPr>
          <w:t xml:space="preserve"> </w:t>
        </w:r>
        <w:r w:rsidRPr="00A01787">
          <w:rPr>
            <w:rFonts w:eastAsiaTheme="minorHAnsi"/>
            <w:lang w:val="en-IN" w:eastAsia="en-IN"/>
            <w:rPrChange w:id="715" w:author="Subhrajit Nandy" w:date="2023-05-23T15:57:00Z">
              <w:rPr>
                <w:rFonts w:ascii="Times-Roman" w:eastAsiaTheme="minorHAnsi" w:hAnsi="Times-Roman" w:cs="Times-Roman"/>
                <w:sz w:val="14"/>
                <w:szCs w:val="14"/>
                <w:lang w:val="en-IN" w:eastAsia="en-IN"/>
              </w:rPr>
            </w:rPrChange>
          </w:rPr>
          <w:t>J</w:t>
        </w:r>
        <w:r>
          <w:rPr>
            <w:rFonts w:eastAsiaTheme="minorHAnsi"/>
            <w:lang w:val="en-IN" w:eastAsia="en-IN"/>
          </w:rPr>
          <w:t>une</w:t>
        </w:r>
        <w:r w:rsidRPr="00A01787">
          <w:rPr>
            <w:rFonts w:eastAsiaTheme="minorHAnsi"/>
            <w:lang w:val="en-IN" w:eastAsia="en-IN"/>
            <w:rPrChange w:id="716" w:author="Subhrajit Nandy" w:date="2023-05-23T15:57:00Z">
              <w:rPr>
                <w:rFonts w:ascii="Times-Roman" w:eastAsiaTheme="minorHAnsi" w:hAnsi="Times-Roman" w:cs="Times-Roman"/>
                <w:sz w:val="14"/>
                <w:szCs w:val="14"/>
                <w:lang w:val="en-IN" w:eastAsia="en-IN"/>
              </w:rPr>
            </w:rPrChange>
          </w:rPr>
          <w:t xml:space="preserve"> 2006</w:t>
        </w:r>
      </w:ins>
    </w:p>
    <w:p w14:paraId="7FA8141C" w14:textId="77777777" w:rsidR="008E6658" w:rsidRPr="00F02E9B" w:rsidRDefault="008E6658">
      <w:pPr>
        <w:pStyle w:val="ListParagraph"/>
        <w:widowControl/>
        <w:numPr>
          <w:ilvl w:val="0"/>
          <w:numId w:val="48"/>
        </w:numPr>
        <w:autoSpaceDE/>
        <w:autoSpaceDN/>
        <w:spacing w:after="40" w:line="264" w:lineRule="auto"/>
        <w:ind w:left="709" w:right="393" w:hanging="357"/>
        <w:rPr>
          <w:ins w:id="717" w:author="Subhrajit Nandy" w:date="2023-05-23T16:08:00Z"/>
          <w:bCs/>
          <w:lang w:val="en-IN" w:eastAsia="en-IN"/>
        </w:rPr>
        <w:pPrChange w:id="718" w:author="Subhrajit Nandy" w:date="2023-05-23T16:13:00Z">
          <w:pPr>
            <w:pStyle w:val="ListParagraph"/>
            <w:widowControl/>
            <w:numPr>
              <w:numId w:val="48"/>
            </w:numPr>
            <w:shd w:val="clear" w:color="auto" w:fill="FFFFFF"/>
            <w:autoSpaceDE/>
            <w:autoSpaceDN/>
            <w:spacing w:after="40" w:line="264" w:lineRule="auto"/>
            <w:ind w:left="709" w:right="393" w:hanging="357"/>
          </w:pPr>
        </w:pPrChange>
      </w:pPr>
    </w:p>
    <w:p w14:paraId="39724B9F" w14:textId="3C862050" w:rsidR="008E6658" w:rsidRPr="008E6658" w:rsidRDefault="008E6658">
      <w:pPr>
        <w:pStyle w:val="ListParagraph"/>
        <w:widowControl/>
        <w:numPr>
          <w:ilvl w:val="0"/>
          <w:numId w:val="48"/>
        </w:numPr>
        <w:shd w:val="clear" w:color="auto" w:fill="FFFFFF"/>
        <w:autoSpaceDE/>
        <w:autoSpaceDN/>
        <w:spacing w:after="40" w:line="264" w:lineRule="auto"/>
        <w:ind w:left="709" w:right="393" w:hanging="357"/>
        <w:rPr>
          <w:ins w:id="719" w:author="Subhrajit Nandy" w:date="2023-05-23T16:06:00Z"/>
          <w:color w:val="333333"/>
          <w:lang w:val="en-IN" w:eastAsia="en-IN"/>
          <w:rPrChange w:id="720" w:author="Subhrajit Nandy" w:date="2023-05-23T16:08:00Z">
            <w:rPr>
              <w:ins w:id="721" w:author="Subhrajit Nandy" w:date="2023-05-23T16:06:00Z"/>
            </w:rPr>
          </w:rPrChange>
        </w:rPr>
        <w:pPrChange w:id="722" w:author="Subhrajit Nandy" w:date="2023-05-23T16:08:00Z">
          <w:pPr>
            <w:pStyle w:val="ListParagraph"/>
            <w:widowControl/>
            <w:numPr>
              <w:numId w:val="48"/>
            </w:numPr>
            <w:autoSpaceDE/>
            <w:autoSpaceDN/>
            <w:spacing w:after="40" w:line="264" w:lineRule="auto"/>
            <w:ind w:left="709" w:right="393" w:hanging="357"/>
          </w:pPr>
        </w:pPrChange>
      </w:pPr>
      <w:ins w:id="723" w:author="Subhrajit Nandy" w:date="2023-05-23T16:06:00Z">
        <w:r w:rsidRPr="008E6658">
          <w:rPr>
            <w:rStyle w:val="blue-tooltip"/>
            <w:shd w:val="clear" w:color="auto" w:fill="FFFFFF"/>
            <w:rPrChange w:id="724" w:author="Subhrajit Nandy" w:date="2023-05-23T16:08:00Z">
              <w:rPr>
                <w:rStyle w:val="blue-tooltip"/>
                <w:rFonts w:ascii="Arial" w:hAnsi="Arial" w:cs="Arial"/>
                <w:color w:val="333333"/>
                <w:sz w:val="27"/>
                <w:szCs w:val="27"/>
                <w:shd w:val="clear" w:color="auto" w:fill="FFFFFF"/>
              </w:rPr>
            </w:rPrChange>
          </w:rPr>
          <w:fldChar w:fldCharType="begin"/>
        </w:r>
        <w:r w:rsidRPr="008E6658">
          <w:rPr>
            <w:rStyle w:val="blue-tooltip"/>
            <w:shd w:val="clear" w:color="auto" w:fill="FFFFFF"/>
            <w:rPrChange w:id="725" w:author="Subhrajit Nandy" w:date="2023-05-23T16:08:00Z">
              <w:rPr>
                <w:rStyle w:val="blue-tooltip"/>
                <w:rFonts w:ascii="Arial" w:hAnsi="Arial" w:cs="Arial"/>
                <w:color w:val="333333"/>
                <w:sz w:val="27"/>
                <w:szCs w:val="27"/>
                <w:shd w:val="clear" w:color="auto" w:fill="FFFFFF"/>
              </w:rPr>
            </w:rPrChange>
          </w:rPr>
          <w:instrText xml:space="preserve"> HYPERLINK "https://ieeexplore.ieee.org/author/37421295100" </w:instrText>
        </w:r>
        <w:r w:rsidRPr="00110C7F">
          <w:rPr>
            <w:rStyle w:val="blue-tooltip"/>
            <w:shd w:val="clear" w:color="auto" w:fill="FFFFFF"/>
          </w:rPr>
        </w:r>
        <w:r w:rsidRPr="008E6658">
          <w:rPr>
            <w:rStyle w:val="blue-tooltip"/>
            <w:shd w:val="clear" w:color="auto" w:fill="FFFFFF"/>
            <w:rPrChange w:id="726" w:author="Subhrajit Nandy" w:date="2023-05-23T16:08:00Z">
              <w:rPr>
                <w:rStyle w:val="blue-tooltip"/>
                <w:rFonts w:ascii="Arial" w:hAnsi="Arial" w:cs="Arial"/>
                <w:color w:val="333333"/>
                <w:sz w:val="27"/>
                <w:szCs w:val="27"/>
                <w:shd w:val="clear" w:color="auto" w:fill="FFFFFF"/>
              </w:rPr>
            </w:rPrChange>
          </w:rPr>
          <w:fldChar w:fldCharType="separate"/>
        </w:r>
        <w:r w:rsidRPr="008E6658">
          <w:rPr>
            <w:rStyle w:val="Hyperlink"/>
            <w:color w:val="auto"/>
            <w:rPrChange w:id="727" w:author="Subhrajit Nandy" w:date="2023-05-23T16:08:00Z">
              <w:rPr>
                <w:rStyle w:val="Hyperlink"/>
                <w:rFonts w:ascii="Arial" w:hAnsi="Arial" w:cs="Arial"/>
                <w:color w:val="006699"/>
                <w:sz w:val="27"/>
                <w:szCs w:val="27"/>
              </w:rPr>
            </w:rPrChange>
          </w:rPr>
          <w:t>Zhi Ning Chen</w:t>
        </w:r>
        <w:r w:rsidRPr="008E6658">
          <w:rPr>
            <w:rStyle w:val="blue-tooltip"/>
            <w:shd w:val="clear" w:color="auto" w:fill="FFFFFF"/>
            <w:rPrChange w:id="728" w:author="Subhrajit Nandy" w:date="2023-05-23T16:08:00Z">
              <w:rPr>
                <w:rStyle w:val="blue-tooltip"/>
                <w:rFonts w:ascii="Arial" w:hAnsi="Arial" w:cs="Arial"/>
                <w:color w:val="333333"/>
                <w:sz w:val="27"/>
                <w:szCs w:val="27"/>
                <w:shd w:val="clear" w:color="auto" w:fill="FFFFFF"/>
              </w:rPr>
            </w:rPrChange>
          </w:rPr>
          <w:fldChar w:fldCharType="end"/>
        </w:r>
        <w:r w:rsidRPr="008E6658">
          <w:rPr>
            <w:rStyle w:val="authors-info"/>
            <w:shd w:val="clear" w:color="auto" w:fill="FFFFFF"/>
            <w:rPrChange w:id="729" w:author="Subhrajit Nandy" w:date="2023-05-23T16:08:00Z">
              <w:rPr>
                <w:rStyle w:val="authors-info"/>
                <w:rFonts w:ascii="Arial" w:hAnsi="Arial" w:cs="Arial"/>
                <w:color w:val="333333"/>
                <w:sz w:val="27"/>
                <w:szCs w:val="27"/>
                <w:shd w:val="clear" w:color="auto" w:fill="FFFFFF"/>
              </w:rPr>
            </w:rPrChange>
          </w:rPr>
          <w:t>; </w:t>
        </w:r>
        <w:r w:rsidRPr="008E6658">
          <w:rPr>
            <w:rStyle w:val="blue-tooltip"/>
            <w:shd w:val="clear" w:color="auto" w:fill="FFFFFF"/>
            <w:rPrChange w:id="730" w:author="Subhrajit Nandy" w:date="2023-05-23T16:08:00Z">
              <w:rPr>
                <w:rStyle w:val="blue-tooltip"/>
                <w:rFonts w:ascii="Arial" w:hAnsi="Arial" w:cs="Arial"/>
                <w:color w:val="333333"/>
                <w:sz w:val="27"/>
                <w:szCs w:val="27"/>
                <w:shd w:val="clear" w:color="auto" w:fill="FFFFFF"/>
              </w:rPr>
            </w:rPrChange>
          </w:rPr>
          <w:fldChar w:fldCharType="begin"/>
        </w:r>
        <w:r w:rsidRPr="008E6658">
          <w:rPr>
            <w:rStyle w:val="blue-tooltip"/>
            <w:shd w:val="clear" w:color="auto" w:fill="FFFFFF"/>
            <w:rPrChange w:id="731" w:author="Subhrajit Nandy" w:date="2023-05-23T16:08:00Z">
              <w:rPr>
                <w:rStyle w:val="blue-tooltip"/>
                <w:rFonts w:ascii="Arial" w:hAnsi="Arial" w:cs="Arial"/>
                <w:color w:val="333333"/>
                <w:sz w:val="27"/>
                <w:szCs w:val="27"/>
                <w:shd w:val="clear" w:color="auto" w:fill="FFFFFF"/>
              </w:rPr>
            </w:rPrChange>
          </w:rPr>
          <w:instrText xml:space="preserve"> HYPERLINK "https://ieeexplore.ieee.org/author/37277334600" </w:instrText>
        </w:r>
        <w:r w:rsidRPr="00110C7F">
          <w:rPr>
            <w:rStyle w:val="blue-tooltip"/>
            <w:shd w:val="clear" w:color="auto" w:fill="FFFFFF"/>
          </w:rPr>
        </w:r>
        <w:r w:rsidRPr="008E6658">
          <w:rPr>
            <w:rStyle w:val="blue-tooltip"/>
            <w:shd w:val="clear" w:color="auto" w:fill="FFFFFF"/>
            <w:rPrChange w:id="732" w:author="Subhrajit Nandy" w:date="2023-05-23T16:08:00Z">
              <w:rPr>
                <w:rStyle w:val="blue-tooltip"/>
                <w:rFonts w:ascii="Arial" w:hAnsi="Arial" w:cs="Arial"/>
                <w:color w:val="333333"/>
                <w:sz w:val="27"/>
                <w:szCs w:val="27"/>
                <w:shd w:val="clear" w:color="auto" w:fill="FFFFFF"/>
              </w:rPr>
            </w:rPrChange>
          </w:rPr>
          <w:fldChar w:fldCharType="separate"/>
        </w:r>
        <w:r w:rsidRPr="008E6658">
          <w:rPr>
            <w:rStyle w:val="Hyperlink"/>
            <w:color w:val="auto"/>
            <w:rPrChange w:id="733" w:author="Subhrajit Nandy" w:date="2023-05-23T16:08:00Z">
              <w:rPr>
                <w:rStyle w:val="Hyperlink"/>
                <w:rFonts w:ascii="Arial" w:hAnsi="Arial" w:cs="Arial"/>
                <w:color w:val="006699"/>
                <w:sz w:val="27"/>
                <w:szCs w:val="27"/>
              </w:rPr>
            </w:rPrChange>
          </w:rPr>
          <w:t>Terence S. P. See</w:t>
        </w:r>
        <w:r w:rsidRPr="008E6658">
          <w:rPr>
            <w:rStyle w:val="blue-tooltip"/>
            <w:shd w:val="clear" w:color="auto" w:fill="FFFFFF"/>
            <w:rPrChange w:id="734" w:author="Subhrajit Nandy" w:date="2023-05-23T16:08:00Z">
              <w:rPr>
                <w:rStyle w:val="blue-tooltip"/>
                <w:rFonts w:ascii="Arial" w:hAnsi="Arial" w:cs="Arial"/>
                <w:color w:val="333333"/>
                <w:sz w:val="27"/>
                <w:szCs w:val="27"/>
                <w:shd w:val="clear" w:color="auto" w:fill="FFFFFF"/>
              </w:rPr>
            </w:rPrChange>
          </w:rPr>
          <w:fldChar w:fldCharType="end"/>
        </w:r>
        <w:r w:rsidRPr="008E6658">
          <w:rPr>
            <w:rStyle w:val="authors-info"/>
            <w:shd w:val="clear" w:color="auto" w:fill="FFFFFF"/>
            <w:rPrChange w:id="735" w:author="Subhrajit Nandy" w:date="2023-05-23T16:08:00Z">
              <w:rPr>
                <w:rStyle w:val="authors-info"/>
                <w:rFonts w:ascii="Arial" w:hAnsi="Arial" w:cs="Arial"/>
                <w:color w:val="333333"/>
                <w:sz w:val="27"/>
                <w:szCs w:val="27"/>
                <w:shd w:val="clear" w:color="auto" w:fill="FFFFFF"/>
              </w:rPr>
            </w:rPrChange>
          </w:rPr>
          <w:t>; </w:t>
        </w:r>
        <w:r w:rsidRPr="008E6658">
          <w:rPr>
            <w:rStyle w:val="blue-tooltip"/>
            <w:shd w:val="clear" w:color="auto" w:fill="FFFFFF"/>
            <w:rPrChange w:id="736" w:author="Subhrajit Nandy" w:date="2023-05-23T16:08:00Z">
              <w:rPr>
                <w:rStyle w:val="blue-tooltip"/>
                <w:rFonts w:ascii="Arial" w:hAnsi="Arial" w:cs="Arial"/>
                <w:color w:val="333333"/>
                <w:sz w:val="27"/>
                <w:szCs w:val="27"/>
                <w:shd w:val="clear" w:color="auto" w:fill="FFFFFF"/>
              </w:rPr>
            </w:rPrChange>
          </w:rPr>
          <w:fldChar w:fldCharType="begin"/>
        </w:r>
        <w:r w:rsidRPr="008E6658">
          <w:rPr>
            <w:rStyle w:val="blue-tooltip"/>
            <w:shd w:val="clear" w:color="auto" w:fill="FFFFFF"/>
            <w:rPrChange w:id="737" w:author="Subhrajit Nandy" w:date="2023-05-23T16:08:00Z">
              <w:rPr>
                <w:rStyle w:val="blue-tooltip"/>
                <w:rFonts w:ascii="Arial" w:hAnsi="Arial" w:cs="Arial"/>
                <w:color w:val="333333"/>
                <w:sz w:val="27"/>
                <w:szCs w:val="27"/>
                <w:shd w:val="clear" w:color="auto" w:fill="FFFFFF"/>
              </w:rPr>
            </w:rPrChange>
          </w:rPr>
          <w:instrText xml:space="preserve"> HYPERLINK "https://ieeexplore.ieee.org/author/37280285100" </w:instrText>
        </w:r>
        <w:r w:rsidRPr="00110C7F">
          <w:rPr>
            <w:rStyle w:val="blue-tooltip"/>
            <w:shd w:val="clear" w:color="auto" w:fill="FFFFFF"/>
          </w:rPr>
        </w:r>
        <w:r w:rsidRPr="008E6658">
          <w:rPr>
            <w:rStyle w:val="blue-tooltip"/>
            <w:shd w:val="clear" w:color="auto" w:fill="FFFFFF"/>
            <w:rPrChange w:id="738" w:author="Subhrajit Nandy" w:date="2023-05-23T16:08:00Z">
              <w:rPr>
                <w:rStyle w:val="blue-tooltip"/>
                <w:rFonts w:ascii="Arial" w:hAnsi="Arial" w:cs="Arial"/>
                <w:color w:val="333333"/>
                <w:sz w:val="27"/>
                <w:szCs w:val="27"/>
                <w:shd w:val="clear" w:color="auto" w:fill="FFFFFF"/>
              </w:rPr>
            </w:rPrChange>
          </w:rPr>
          <w:fldChar w:fldCharType="separate"/>
        </w:r>
        <w:r w:rsidRPr="008E6658">
          <w:rPr>
            <w:rStyle w:val="Hyperlink"/>
            <w:color w:val="auto"/>
            <w:rPrChange w:id="739" w:author="Subhrajit Nandy" w:date="2023-05-23T16:08:00Z">
              <w:rPr>
                <w:rStyle w:val="Hyperlink"/>
                <w:rFonts w:ascii="Arial" w:hAnsi="Arial" w:cs="Arial"/>
                <w:color w:val="006699"/>
                <w:sz w:val="27"/>
                <w:szCs w:val="27"/>
              </w:rPr>
            </w:rPrChange>
          </w:rPr>
          <w:t>Xianming Qing</w:t>
        </w:r>
        <w:r w:rsidRPr="008E6658">
          <w:rPr>
            <w:rStyle w:val="blue-tooltip"/>
            <w:shd w:val="clear" w:color="auto" w:fill="FFFFFF"/>
            <w:rPrChange w:id="740" w:author="Subhrajit Nandy" w:date="2023-05-23T16:08:00Z">
              <w:rPr>
                <w:rStyle w:val="blue-tooltip"/>
                <w:rFonts w:ascii="Arial" w:hAnsi="Arial" w:cs="Arial"/>
                <w:color w:val="333333"/>
                <w:sz w:val="27"/>
                <w:szCs w:val="27"/>
                <w:shd w:val="clear" w:color="auto" w:fill="FFFFFF"/>
              </w:rPr>
            </w:rPrChange>
          </w:rPr>
          <w:fldChar w:fldCharType="end"/>
        </w:r>
      </w:ins>
      <w:ins w:id="741" w:author="Subhrajit Nandy" w:date="2023-05-23T16:07:00Z">
        <w:r w:rsidRPr="008E6658">
          <w:rPr>
            <w:rStyle w:val="blue-tooltip"/>
            <w:shd w:val="clear" w:color="auto" w:fill="FFFFFF"/>
          </w:rPr>
          <w:t>, “</w:t>
        </w:r>
        <w:r w:rsidRPr="008E6658">
          <w:rPr>
            <w:color w:val="333333"/>
          </w:rPr>
          <w:t>Small Printed Ultrawideband Antenna With Reduced Ground Plane Effect</w:t>
        </w:r>
        <w:r w:rsidRPr="008E6658">
          <w:rPr>
            <w:rStyle w:val="blue-tooltip"/>
            <w:shd w:val="clear" w:color="auto" w:fill="FFFFFF"/>
          </w:rPr>
          <w:t>,”</w:t>
        </w:r>
      </w:ins>
      <w:ins w:id="742" w:author="Subhrajit Nandy" w:date="2023-05-23T16:08:00Z">
        <w:r w:rsidRPr="008E6658">
          <w:rPr>
            <w:shd w:val="clear" w:color="auto" w:fill="FFFFFF"/>
            <w:rPrChange w:id="743" w:author="Subhrajit Nandy" w:date="2023-05-23T16:09:00Z">
              <w:rPr>
                <w:rFonts w:ascii="Arial" w:hAnsi="Arial" w:cs="Arial"/>
                <w:color w:val="333333"/>
                <w:sz w:val="27"/>
                <w:szCs w:val="27"/>
                <w:shd w:val="clear" w:color="auto" w:fill="FFFFFF"/>
              </w:rPr>
            </w:rPrChange>
          </w:rPr>
          <w:t xml:space="preserve"> </w:t>
        </w:r>
        <w:r w:rsidRPr="008E6658">
          <w:fldChar w:fldCharType="begin"/>
        </w:r>
        <w:r w:rsidRPr="008E6658">
          <w:instrText xml:space="preserve"> HYPERLINK "https://ieeexplore.ieee.org/xpl/RecentIssue.jsp?punumber=8" </w:instrText>
        </w:r>
        <w:r w:rsidRPr="008E6658">
          <w:fldChar w:fldCharType="separate"/>
        </w:r>
        <w:r w:rsidRPr="008E6658">
          <w:rPr>
            <w:rStyle w:val="Hyperlink"/>
            <w:color w:val="auto"/>
            <w:shd w:val="clear" w:color="auto" w:fill="FFFFFF"/>
            <w:rPrChange w:id="744" w:author="Subhrajit Nandy" w:date="2023-05-23T16:09:00Z">
              <w:rPr>
                <w:rStyle w:val="Hyperlink"/>
                <w:rFonts w:ascii="Arial" w:hAnsi="Arial" w:cs="Arial"/>
                <w:color w:val="006699"/>
                <w:sz w:val="27"/>
                <w:szCs w:val="27"/>
                <w:shd w:val="clear" w:color="auto" w:fill="FFFFFF"/>
              </w:rPr>
            </w:rPrChange>
          </w:rPr>
          <w:t>IEEE Transactions on Antennas and Propagation</w:t>
        </w:r>
        <w:r w:rsidRPr="008E6658">
          <w:fldChar w:fldCharType="end"/>
        </w:r>
      </w:ins>
      <w:ins w:id="745" w:author="Subhrajit Nandy" w:date="2023-05-23T16:09:00Z">
        <w:r>
          <w:t>, Vol:55, Issue:2,</w:t>
        </w:r>
      </w:ins>
      <w:ins w:id="746" w:author="Subhrajit Nandy" w:date="2023-05-23T16:10:00Z">
        <w:r>
          <w:t xml:space="preserve"> pp. 382 – 388, Feb 2007 </w:t>
        </w:r>
      </w:ins>
    </w:p>
    <w:moveFromRangeStart w:id="747" w:author="Subhrajit Nandy" w:date="2023-05-23T16:12:00Z" w:name="move135750787"/>
    <w:p w14:paraId="33842EE9" w14:textId="12591F05" w:rsidR="00A01787" w:rsidRPr="008E6658" w:rsidDel="008E6658" w:rsidRDefault="00000000" w:rsidP="00A01787">
      <w:pPr>
        <w:pStyle w:val="ListParagraph"/>
        <w:widowControl/>
        <w:numPr>
          <w:ilvl w:val="0"/>
          <w:numId w:val="48"/>
        </w:numPr>
        <w:autoSpaceDE/>
        <w:autoSpaceDN/>
        <w:spacing w:after="40" w:line="264" w:lineRule="auto"/>
        <w:ind w:left="709" w:right="393" w:hanging="357"/>
        <w:rPr>
          <w:del w:id="748" w:author="Subhrajit Nandy" w:date="2023-05-23T16:04:00Z"/>
          <w:bCs/>
          <w:lang w:val="en-IN" w:eastAsia="en-IN"/>
          <w:rPrChange w:id="749" w:author="Subhrajit Nandy" w:date="2023-05-23T16:12:00Z">
            <w:rPr>
              <w:del w:id="750" w:author="Subhrajit Nandy" w:date="2023-05-23T16:04:00Z"/>
              <w:rFonts w:eastAsiaTheme="minorHAnsi"/>
              <w:lang w:val="en-IN" w:eastAsia="en-IN"/>
            </w:rPr>
          </w:rPrChange>
        </w:rPr>
      </w:pPr>
      <w:moveFrom w:id="751" w:author="Subhrajit Nandy" w:date="2023-05-23T16:12:00Z">
        <w:del w:id="752" w:author="Subhrajit Nandy" w:date="2023-05-23T16:13:00Z">
          <w:r w:rsidRPr="002A27F6" w:rsidDel="00F02E9B">
            <w:fldChar w:fldCharType="begin"/>
          </w:r>
          <w:r w:rsidRPr="002A27F6" w:rsidDel="00F02E9B">
            <w:delInstrText>HYPERLINK "https://ieeexplore.ieee.org/author/37955736900" \t "_self"</w:delInstrText>
          </w:r>
        </w:del>
      </w:moveFrom>
      <w:del w:id="753" w:author="Subhrajit Nandy" w:date="2023-05-23T16:12:00Z"/>
      <w:moveFrom w:id="754" w:author="Subhrajit Nandy" w:date="2023-05-23T16:12:00Z">
        <w:del w:id="755" w:author="Subhrajit Nandy" w:date="2023-05-23T16:13:00Z">
          <w:r w:rsidRPr="002A27F6" w:rsidDel="00F02E9B">
            <w:fldChar w:fldCharType="separate"/>
          </w:r>
          <w:r w:rsidRPr="002A27F6" w:rsidDel="00F02E9B">
            <w:rPr>
              <w:bCs/>
              <w:lang w:val="en-IN" w:eastAsia="en-IN"/>
            </w:rPr>
            <w:delText>Anup N. Kulkarni</w:delText>
          </w:r>
          <w:r w:rsidRPr="002A27F6" w:rsidDel="00F02E9B">
            <w:rPr>
              <w:bCs/>
              <w:lang w:val="en-IN" w:eastAsia="en-IN"/>
            </w:rPr>
            <w:fldChar w:fldCharType="end"/>
          </w:r>
          <w:r w:rsidRPr="002A27F6" w:rsidDel="00F02E9B">
            <w:rPr>
              <w:bCs/>
              <w:lang w:val="en-IN" w:eastAsia="en-IN"/>
            </w:rPr>
            <w:delText xml:space="preserve">; </w:delText>
          </w:r>
          <w:r w:rsidRPr="002A27F6" w:rsidDel="00F02E9B">
            <w:fldChar w:fldCharType="begin"/>
          </w:r>
          <w:r w:rsidRPr="002A27F6" w:rsidDel="00F02E9B">
            <w:delInstrText>HYPERLINK "https://ieeexplore.ieee.org/author/37270454300" \t "_self"</w:delInstrText>
          </w:r>
        </w:del>
      </w:moveFrom>
      <w:del w:id="756" w:author="Subhrajit Nandy" w:date="2023-05-23T16:12:00Z"/>
      <w:moveFrom w:id="757" w:author="Subhrajit Nandy" w:date="2023-05-23T16:12:00Z">
        <w:del w:id="758" w:author="Subhrajit Nandy" w:date="2023-05-23T16:13:00Z">
          <w:r w:rsidRPr="002A27F6" w:rsidDel="00F02E9B">
            <w:fldChar w:fldCharType="separate"/>
          </w:r>
          <w:r w:rsidRPr="002A27F6" w:rsidDel="00F02E9B">
            <w:rPr>
              <w:bCs/>
              <w:lang w:val="en-IN" w:eastAsia="en-IN"/>
            </w:rPr>
            <w:delText>Satish K. Sharma</w:delText>
          </w:r>
          <w:r w:rsidRPr="002A27F6" w:rsidDel="00F02E9B">
            <w:rPr>
              <w:bCs/>
              <w:lang w:val="en-IN" w:eastAsia="en-IN"/>
            </w:rPr>
            <w:fldChar w:fldCharType="end"/>
          </w:r>
          <w:r w:rsidRPr="002A27F6" w:rsidDel="00F02E9B">
            <w:rPr>
              <w:bCs/>
              <w:lang w:val="en-IN" w:eastAsia="en-IN"/>
            </w:rPr>
            <w:delText>, “Frequency Reconfigurable Microstrip Loop Antenna Covering LTE Bands with MIMO Implementation and Wideband Microstrip Slot Antenna all for Portable Wireless DTV Media Player,”</w:delText>
          </w:r>
          <w:r w:rsidRPr="002A27F6" w:rsidDel="00F02E9B">
            <w:delText xml:space="preserve"> </w:delText>
          </w:r>
          <w:r w:rsidRPr="002A27F6" w:rsidDel="00F02E9B">
            <w:fldChar w:fldCharType="begin"/>
          </w:r>
          <w:r w:rsidRPr="002A27F6" w:rsidDel="00F02E9B">
            <w:delInstrText>HYPERLINK "https://ieeexplore.ieee.org/xpl/RecentIssue.jsp?punumber=8"</w:delInstrText>
          </w:r>
        </w:del>
      </w:moveFrom>
      <w:del w:id="759" w:author="Subhrajit Nandy" w:date="2023-05-23T16:12:00Z"/>
      <w:moveFrom w:id="760" w:author="Subhrajit Nandy" w:date="2023-05-23T16:12:00Z">
        <w:del w:id="761" w:author="Subhrajit Nandy" w:date="2023-05-23T16:13:00Z">
          <w:r w:rsidRPr="002A27F6" w:rsidDel="00F02E9B">
            <w:fldChar w:fldCharType="separate"/>
          </w:r>
          <w:r w:rsidRPr="002A27F6" w:rsidDel="00F02E9B">
            <w:rPr>
              <w:bCs/>
              <w:lang w:val="en-IN" w:eastAsia="en-IN"/>
            </w:rPr>
            <w:delText>IEEE Transactions on Antennas and Propagation</w:delText>
          </w:r>
          <w:r w:rsidRPr="002A27F6" w:rsidDel="00F02E9B">
            <w:rPr>
              <w:bCs/>
              <w:lang w:val="en-IN" w:eastAsia="en-IN"/>
            </w:rPr>
            <w:fldChar w:fldCharType="end"/>
          </w:r>
          <w:r w:rsidRPr="002A27F6" w:rsidDel="00F02E9B">
            <w:rPr>
              <w:bCs/>
              <w:lang w:val="en-IN" w:eastAsia="en-IN"/>
            </w:rPr>
            <w:delText>, Vol: 61, </w:delText>
          </w:r>
          <w:r w:rsidRPr="002A27F6" w:rsidDel="00F02E9B">
            <w:fldChar w:fldCharType="begin"/>
          </w:r>
          <w:r w:rsidRPr="002A27F6" w:rsidDel="00F02E9B">
            <w:delInstrText>HYPERLINK "https://ieeexplore.ieee.org/xpl/tocresult.jsp?isnumber=6423915"</w:delInstrText>
          </w:r>
        </w:del>
      </w:moveFrom>
      <w:del w:id="762" w:author="Subhrajit Nandy" w:date="2023-05-23T16:12:00Z"/>
      <w:moveFrom w:id="763" w:author="Subhrajit Nandy" w:date="2023-05-23T16:12:00Z">
        <w:del w:id="764" w:author="Subhrajit Nandy" w:date="2023-05-23T16:13:00Z">
          <w:r w:rsidRPr="002A27F6" w:rsidDel="00F02E9B">
            <w:fldChar w:fldCharType="separate"/>
          </w:r>
          <w:r w:rsidRPr="002A27F6" w:rsidDel="00F02E9B">
            <w:rPr>
              <w:bCs/>
              <w:lang w:val="en-IN" w:eastAsia="en-IN"/>
            </w:rPr>
            <w:delText>Issue: 2</w:delText>
          </w:r>
          <w:r w:rsidRPr="002A27F6" w:rsidDel="00F02E9B">
            <w:rPr>
              <w:bCs/>
              <w:lang w:val="en-IN" w:eastAsia="en-IN"/>
            </w:rPr>
            <w:fldChar w:fldCharType="end"/>
          </w:r>
          <w:r w:rsidRPr="002A27F6" w:rsidDel="00F02E9B">
            <w:rPr>
              <w:bCs/>
              <w:lang w:val="en-IN" w:eastAsia="en-IN"/>
            </w:rPr>
            <w:delText xml:space="preserve">, pp. </w:delText>
          </w:r>
          <w:r w:rsidRPr="002A27F6" w:rsidDel="00F02E9B">
            <w:rPr>
              <w:shd w:val="clear" w:color="auto" w:fill="FFFFFF"/>
            </w:rPr>
            <w:delText>964 – 968,</w:delText>
          </w:r>
          <w:r w:rsidRPr="002A27F6" w:rsidDel="00F02E9B">
            <w:rPr>
              <w:bCs/>
              <w:lang w:val="en-IN" w:eastAsia="en-IN"/>
            </w:rPr>
            <w:delText xml:space="preserve"> Oct. 2013</w:delText>
          </w:r>
        </w:del>
      </w:moveFrom>
      <w:moveFromRangeEnd w:id="747"/>
    </w:p>
    <w:moveToRangeStart w:id="765" w:author="Subhrajit Nandy" w:date="2023-05-23T16:12:00Z" w:name="move135750787"/>
    <w:p w14:paraId="1DC82271" w14:textId="77777777" w:rsidR="008E6658" w:rsidDel="008E6658" w:rsidRDefault="008E6658" w:rsidP="008E6658">
      <w:pPr>
        <w:pStyle w:val="ListParagraph"/>
        <w:widowControl/>
        <w:numPr>
          <w:ilvl w:val="0"/>
          <w:numId w:val="48"/>
        </w:numPr>
        <w:autoSpaceDE/>
        <w:autoSpaceDN/>
        <w:spacing w:after="40" w:line="264" w:lineRule="auto"/>
        <w:ind w:left="709" w:right="393" w:hanging="357"/>
        <w:rPr>
          <w:del w:id="766" w:author="Subhrajit Nandy" w:date="2023-05-23T16:12:00Z"/>
          <w:moveTo w:id="767" w:author="Subhrajit Nandy" w:date="2023-05-23T16:12:00Z"/>
          <w:bCs/>
          <w:lang w:val="en-IN" w:eastAsia="en-IN"/>
        </w:rPr>
      </w:pPr>
      <w:moveTo w:id="768" w:author="Subhrajit Nandy" w:date="2023-05-23T16:12:00Z">
        <w:r w:rsidRPr="002A27F6">
          <w:fldChar w:fldCharType="begin"/>
        </w:r>
        <w:r w:rsidRPr="002A27F6">
          <w:instrText>HYPERLINK "https://ieeexplore.ieee.org/author/37955736900" \t "_self"</w:instrText>
        </w:r>
      </w:moveTo>
      <w:ins w:id="769" w:author="Subhrajit Nandy" w:date="2023-05-23T16:12:00Z"/>
      <w:moveTo w:id="770" w:author="Subhrajit Nandy" w:date="2023-05-23T16:12:00Z">
        <w:r w:rsidRPr="002A27F6">
          <w:fldChar w:fldCharType="separate"/>
        </w:r>
        <w:r w:rsidRPr="002A27F6">
          <w:rPr>
            <w:bCs/>
            <w:lang w:val="en-IN" w:eastAsia="en-IN"/>
          </w:rPr>
          <w:t>Anup N. Kulkarni</w:t>
        </w:r>
        <w:r w:rsidRPr="002A27F6">
          <w:rPr>
            <w:bCs/>
            <w:lang w:val="en-IN" w:eastAsia="en-IN"/>
          </w:rPr>
          <w:fldChar w:fldCharType="end"/>
        </w:r>
        <w:r w:rsidRPr="002A27F6">
          <w:rPr>
            <w:bCs/>
            <w:lang w:val="en-IN" w:eastAsia="en-IN"/>
          </w:rPr>
          <w:t xml:space="preserve">; </w:t>
        </w:r>
        <w:r w:rsidRPr="002A27F6">
          <w:fldChar w:fldCharType="begin"/>
        </w:r>
        <w:r w:rsidRPr="002A27F6">
          <w:instrText>HYPERLINK "https://ieeexplore.ieee.org/author/37270454300" \t "_self"</w:instrText>
        </w:r>
      </w:moveTo>
      <w:ins w:id="771" w:author="Subhrajit Nandy" w:date="2023-05-23T16:12:00Z"/>
      <w:moveTo w:id="772" w:author="Subhrajit Nandy" w:date="2023-05-23T16:12:00Z">
        <w:r w:rsidRPr="002A27F6">
          <w:fldChar w:fldCharType="separate"/>
        </w:r>
        <w:r w:rsidRPr="002A27F6">
          <w:rPr>
            <w:bCs/>
            <w:lang w:val="en-IN" w:eastAsia="en-IN"/>
          </w:rPr>
          <w:t>Satish K. Sharma</w:t>
        </w:r>
        <w:r w:rsidRPr="002A27F6">
          <w:rPr>
            <w:bCs/>
            <w:lang w:val="en-IN" w:eastAsia="en-IN"/>
          </w:rPr>
          <w:fldChar w:fldCharType="end"/>
        </w:r>
        <w:r w:rsidRPr="002A27F6">
          <w:rPr>
            <w:bCs/>
            <w:lang w:val="en-IN" w:eastAsia="en-IN"/>
          </w:rPr>
          <w:t>, “Frequency Reconfigurable Microstrip Loop Antenna Covering LTE Bands with MIMO Implementation and Wideband Microstrip Slot Antenna all for Portable Wireless DTV Media Player,”</w:t>
        </w:r>
        <w:r w:rsidRPr="002A27F6">
          <w:t xml:space="preserve"> </w:t>
        </w:r>
        <w:r w:rsidRPr="002A27F6">
          <w:fldChar w:fldCharType="begin"/>
        </w:r>
        <w:r w:rsidRPr="002A27F6">
          <w:instrText>HYPERLINK "https://ieeexplore.ieee.org/xpl/RecentIssue.jsp?punumber=8"</w:instrText>
        </w:r>
      </w:moveTo>
      <w:ins w:id="773" w:author="Subhrajit Nandy" w:date="2023-05-23T16:12:00Z"/>
      <w:moveTo w:id="774" w:author="Subhrajit Nandy" w:date="2023-05-23T16:12:00Z">
        <w:r w:rsidRPr="002A27F6">
          <w:fldChar w:fldCharType="separate"/>
        </w:r>
        <w:r w:rsidRPr="002A27F6">
          <w:rPr>
            <w:bCs/>
            <w:lang w:val="en-IN" w:eastAsia="en-IN"/>
          </w:rPr>
          <w:t>IEEE Transactions on Antennas and Propagation</w:t>
        </w:r>
        <w:r w:rsidRPr="002A27F6">
          <w:rPr>
            <w:bCs/>
            <w:lang w:val="en-IN" w:eastAsia="en-IN"/>
          </w:rPr>
          <w:fldChar w:fldCharType="end"/>
        </w:r>
        <w:r w:rsidRPr="002A27F6">
          <w:rPr>
            <w:bCs/>
            <w:lang w:val="en-IN" w:eastAsia="en-IN"/>
          </w:rPr>
          <w:t>, Vol: 61, </w:t>
        </w:r>
        <w:r w:rsidRPr="002A27F6">
          <w:fldChar w:fldCharType="begin"/>
        </w:r>
        <w:r w:rsidRPr="002A27F6">
          <w:instrText>HYPERLINK "https://ieeexplore.ieee.org/xpl/tocresult.jsp?isnumber=6423915"</w:instrText>
        </w:r>
      </w:moveTo>
      <w:ins w:id="775" w:author="Subhrajit Nandy" w:date="2023-05-23T16:12:00Z"/>
      <w:moveTo w:id="776" w:author="Subhrajit Nandy" w:date="2023-05-23T16:12:00Z">
        <w:r w:rsidRPr="002A27F6">
          <w:fldChar w:fldCharType="separate"/>
        </w:r>
        <w:r w:rsidRPr="002A27F6">
          <w:rPr>
            <w:bCs/>
            <w:lang w:val="en-IN" w:eastAsia="en-IN"/>
          </w:rPr>
          <w:t>Issue: 2</w:t>
        </w:r>
        <w:r w:rsidRPr="002A27F6">
          <w:rPr>
            <w:bCs/>
            <w:lang w:val="en-IN" w:eastAsia="en-IN"/>
          </w:rPr>
          <w:fldChar w:fldCharType="end"/>
        </w:r>
        <w:r w:rsidRPr="002A27F6">
          <w:rPr>
            <w:bCs/>
            <w:lang w:val="en-IN" w:eastAsia="en-IN"/>
          </w:rPr>
          <w:t xml:space="preserve">, pp. </w:t>
        </w:r>
        <w:r w:rsidRPr="002A27F6">
          <w:rPr>
            <w:shd w:val="clear" w:color="auto" w:fill="FFFFFF"/>
          </w:rPr>
          <w:t>964 – 968,</w:t>
        </w:r>
        <w:r w:rsidRPr="002A27F6">
          <w:rPr>
            <w:bCs/>
            <w:lang w:val="en-IN" w:eastAsia="en-IN"/>
          </w:rPr>
          <w:t xml:space="preserve"> Oct. 2013</w:t>
        </w:r>
      </w:moveTo>
    </w:p>
    <w:moveToRangeEnd w:id="765"/>
    <w:p w14:paraId="35A4695A" w14:textId="77777777" w:rsidR="008E6658" w:rsidRPr="008E6658" w:rsidRDefault="008E6658">
      <w:pPr>
        <w:pStyle w:val="ListParagraph"/>
        <w:widowControl/>
        <w:numPr>
          <w:ilvl w:val="0"/>
          <w:numId w:val="48"/>
        </w:numPr>
        <w:autoSpaceDE/>
        <w:autoSpaceDN/>
        <w:spacing w:after="40" w:line="264" w:lineRule="auto"/>
        <w:ind w:left="709" w:right="393" w:hanging="357"/>
        <w:rPr>
          <w:ins w:id="777" w:author="Subhrajit Nandy" w:date="2023-05-23T16:04:00Z"/>
          <w:bCs/>
          <w:lang w:val="en-IN" w:eastAsia="en-IN"/>
        </w:rPr>
        <w:pPrChange w:id="778" w:author="Subhrajit Nandy" w:date="2023-05-23T16:12:00Z">
          <w:pPr>
            <w:pStyle w:val="ListParagraph"/>
            <w:widowControl/>
            <w:numPr>
              <w:numId w:val="51"/>
            </w:numPr>
            <w:autoSpaceDE/>
            <w:autoSpaceDN/>
            <w:spacing w:after="40" w:line="264" w:lineRule="auto"/>
            <w:ind w:left="1429" w:right="393"/>
          </w:pPr>
        </w:pPrChange>
      </w:pPr>
    </w:p>
    <w:p w14:paraId="5FCEF9BB" w14:textId="77777777" w:rsidR="00F20E4F" w:rsidRPr="008E6658" w:rsidRDefault="00000000">
      <w:pPr>
        <w:pStyle w:val="ListParagraph"/>
        <w:widowControl/>
        <w:numPr>
          <w:ilvl w:val="0"/>
          <w:numId w:val="48"/>
        </w:numPr>
        <w:autoSpaceDE/>
        <w:autoSpaceDN/>
        <w:spacing w:after="40" w:line="264" w:lineRule="auto"/>
        <w:ind w:left="709" w:right="393" w:hanging="357"/>
        <w:rPr>
          <w:bCs/>
          <w:lang w:val="en-IN" w:eastAsia="en-IN"/>
        </w:rPr>
        <w:pPrChange w:id="779" w:author="Subhrajit Nandy" w:date="2023-05-23T16:04:00Z">
          <w:pPr>
            <w:pStyle w:val="ListParagraph"/>
            <w:widowControl/>
            <w:numPr>
              <w:numId w:val="51"/>
            </w:numPr>
            <w:shd w:val="clear" w:color="auto" w:fill="FFFFFF"/>
            <w:autoSpaceDE/>
            <w:autoSpaceDN/>
            <w:spacing w:line="264" w:lineRule="auto"/>
            <w:ind w:left="709" w:right="393"/>
          </w:pPr>
        </w:pPrChange>
      </w:pPr>
      <w:r w:rsidRPr="008E6658">
        <w:fldChar w:fldCharType="begin"/>
      </w:r>
      <w:r w:rsidRPr="002A27F6">
        <w:instrText>HYPERLINK "https://ieeexplore.ieee.org/author/37086519723"</w:instrText>
      </w:r>
      <w:r w:rsidRPr="008E6658">
        <w:fldChar w:fldCharType="separate"/>
      </w:r>
      <w:r w:rsidRPr="008E6658">
        <w:rPr>
          <w:rStyle w:val="Hyperlink"/>
          <w:color w:val="auto"/>
        </w:rPr>
        <w:t>Zeba Parveen</w:t>
      </w:r>
      <w:r w:rsidRPr="008E6658">
        <w:rPr>
          <w:rStyle w:val="Hyperlink"/>
          <w:color w:val="auto"/>
        </w:rPr>
        <w:fldChar w:fldCharType="end"/>
      </w:r>
      <w:r w:rsidRPr="008E6658">
        <w:rPr>
          <w:rStyle w:val="authors-info"/>
          <w:shd w:val="clear" w:color="auto" w:fill="FFFFFF"/>
        </w:rPr>
        <w:t>; </w:t>
      </w:r>
      <w:r w:rsidRPr="008E6658">
        <w:fldChar w:fldCharType="begin"/>
      </w:r>
      <w:r w:rsidRPr="002A27F6">
        <w:instrText>HYPERLINK "https://ieeexplore.ieee.org/author/37860423600"</w:instrText>
      </w:r>
      <w:r w:rsidRPr="008E6658">
        <w:fldChar w:fldCharType="separate"/>
      </w:r>
      <w:r w:rsidRPr="008E6658">
        <w:rPr>
          <w:rStyle w:val="Hyperlink"/>
          <w:color w:val="auto"/>
        </w:rPr>
        <w:t>Megha Dadel</w:t>
      </w:r>
      <w:r w:rsidRPr="008E6658">
        <w:rPr>
          <w:rStyle w:val="Hyperlink"/>
          <w:color w:val="auto"/>
        </w:rPr>
        <w:fldChar w:fldCharType="end"/>
      </w:r>
      <w:r w:rsidRPr="008E6658">
        <w:rPr>
          <w:bCs/>
        </w:rPr>
        <w:t xml:space="preserve"> ,“Two-Port MIMO Wide-Band Antenna with Two-Port MIMO Reconfigurable Antenna for Cognitive</w:t>
      </w:r>
      <w:r w:rsidRPr="008E6658">
        <w:rPr>
          <w:bCs/>
          <w:spacing w:val="1"/>
        </w:rPr>
        <w:t xml:space="preserve"> </w:t>
      </w:r>
      <w:r w:rsidRPr="008E6658">
        <w:rPr>
          <w:bCs/>
        </w:rPr>
        <w:t>Radio</w:t>
      </w:r>
      <w:r w:rsidRPr="008E6658">
        <w:rPr>
          <w:bCs/>
          <w:spacing w:val="-1"/>
        </w:rPr>
        <w:t xml:space="preserve"> </w:t>
      </w:r>
      <w:r w:rsidRPr="008E6658">
        <w:rPr>
          <w:bCs/>
        </w:rPr>
        <w:t>Platforms,” IEEE Indian Conference on Antennas and Propogation (InCAP),</w:t>
      </w:r>
    </w:p>
    <w:p w14:paraId="224F5560" w14:textId="77777777" w:rsidR="00F20E4F" w:rsidRPr="002A27F6" w:rsidRDefault="00000000">
      <w:pPr>
        <w:pStyle w:val="ListParagraph"/>
        <w:widowControl/>
        <w:shd w:val="clear" w:color="auto" w:fill="FFFFFF"/>
        <w:autoSpaceDE/>
        <w:autoSpaceDN/>
        <w:spacing w:after="40" w:line="264" w:lineRule="auto"/>
        <w:ind w:left="720" w:right="393" w:firstLine="0"/>
        <w:rPr>
          <w:lang w:val="en-IN" w:eastAsia="en-IN"/>
        </w:rPr>
      </w:pPr>
      <w:r w:rsidRPr="002A27F6">
        <w:rPr>
          <w:lang w:val="en-IN" w:eastAsia="en-IN"/>
        </w:rPr>
        <w:t>16 – 19 Dec. 2018</w:t>
      </w:r>
    </w:p>
    <w:p w14:paraId="588B0091" w14:textId="77777777" w:rsidR="00F20E4F" w:rsidRPr="002A27F6" w:rsidRDefault="00000000">
      <w:pPr>
        <w:pStyle w:val="ListParagraph"/>
        <w:widowControl/>
        <w:numPr>
          <w:ilvl w:val="0"/>
          <w:numId w:val="48"/>
        </w:numPr>
        <w:autoSpaceDE/>
        <w:autoSpaceDN/>
        <w:spacing w:after="40"/>
        <w:ind w:left="709" w:right="393" w:hanging="357"/>
        <w:rPr>
          <w:bCs/>
          <w:lang w:val="en-IN" w:eastAsia="en-IN"/>
        </w:rPr>
        <w:pPrChange w:id="780" w:author="Subhrajit Nandy" w:date="2023-05-23T16:03:00Z">
          <w:pPr>
            <w:pStyle w:val="ListParagraph"/>
            <w:widowControl/>
            <w:numPr>
              <w:numId w:val="51"/>
            </w:numPr>
            <w:autoSpaceDE/>
            <w:autoSpaceDN/>
            <w:spacing w:after="40"/>
            <w:ind w:left="709" w:right="393" w:hanging="357"/>
          </w:pPr>
        </w:pPrChange>
      </w:pPr>
      <w:r w:rsidRPr="002A27F6">
        <w:fldChar w:fldCharType="begin"/>
      </w:r>
      <w:r w:rsidRPr="002A27F6">
        <w:instrText>HYPERLINK "https://www.tandfonline.com/author/Hassan%2C+Muhammad+Mateen"</w:instrText>
      </w:r>
      <w:r w:rsidRPr="002A27F6">
        <w:fldChar w:fldCharType="separate"/>
      </w:r>
      <w:r w:rsidRPr="002A27F6">
        <w:rPr>
          <w:rStyle w:val="Hyperlink"/>
          <w:bCs/>
          <w:color w:val="auto"/>
        </w:rPr>
        <w:t>Muhammad Mateen Hassan</w:t>
      </w:r>
      <w:r w:rsidRPr="002A27F6">
        <w:rPr>
          <w:rStyle w:val="Hyperlink"/>
          <w:bCs/>
          <w:color w:val="auto"/>
        </w:rPr>
        <w:fldChar w:fldCharType="end"/>
      </w:r>
      <w:r w:rsidRPr="002A27F6">
        <w:t xml:space="preserve">, </w:t>
      </w:r>
      <w:r w:rsidRPr="002A27F6">
        <w:fldChar w:fldCharType="begin"/>
      </w:r>
      <w:r w:rsidRPr="002A27F6">
        <w:instrText>HYPERLINK "https://www.tandfonline.com/author/Zahid%2C+Zeeshan"</w:instrText>
      </w:r>
      <w:r w:rsidRPr="002A27F6">
        <w:fldChar w:fldCharType="separate"/>
      </w:r>
      <w:r w:rsidRPr="002A27F6">
        <w:rPr>
          <w:rStyle w:val="Hyperlink"/>
          <w:bCs/>
          <w:color w:val="auto"/>
        </w:rPr>
        <w:t>Zeeshan Zahid</w:t>
      </w:r>
      <w:r w:rsidRPr="002A27F6">
        <w:rPr>
          <w:rStyle w:val="Hyperlink"/>
          <w:bCs/>
          <w:color w:val="auto"/>
        </w:rPr>
        <w:fldChar w:fldCharType="end"/>
      </w:r>
      <w:r w:rsidRPr="002A27F6">
        <w:t xml:space="preserve">,, </w:t>
      </w:r>
      <w:r w:rsidRPr="002A27F6">
        <w:fldChar w:fldCharType="begin"/>
      </w:r>
      <w:r w:rsidRPr="002A27F6">
        <w:instrText>HYPERLINK "https://www.tandfonline.com/author/Khan%2C+Adnan+Ahmed"</w:instrText>
      </w:r>
      <w:r w:rsidRPr="002A27F6">
        <w:fldChar w:fldCharType="separate"/>
      </w:r>
      <w:r w:rsidRPr="002A27F6">
        <w:rPr>
          <w:rStyle w:val="Hyperlink"/>
          <w:color w:val="auto"/>
        </w:rPr>
        <w:t>Adnan Ahmed Khan</w:t>
      </w:r>
      <w:r w:rsidRPr="002A27F6">
        <w:rPr>
          <w:rStyle w:val="Hyperlink"/>
          <w:color w:val="auto"/>
        </w:rPr>
        <w:fldChar w:fldCharType="end"/>
      </w:r>
      <w:r w:rsidRPr="002A27F6">
        <w:t>,</w:t>
      </w:r>
      <w:r w:rsidRPr="002A27F6">
        <w:rPr>
          <w:bCs/>
          <w:lang w:val="en-IN" w:eastAsia="en-IN"/>
        </w:rPr>
        <w:t xml:space="preserve"> “Two element MIMO antenna with frequency reconfigurable characteristics utilizing RF MEMS for 5G applications,” Vol: 34, Issue: 9,pp. </w:t>
      </w:r>
      <w:r w:rsidRPr="002A27F6">
        <w:t>1210-1224, Mar. 2020</w:t>
      </w:r>
    </w:p>
    <w:p w14:paraId="67A19975" w14:textId="77777777" w:rsidR="00F20E4F" w:rsidRPr="002A27F6" w:rsidRDefault="00000000">
      <w:pPr>
        <w:pStyle w:val="ListParagraph"/>
        <w:widowControl/>
        <w:numPr>
          <w:ilvl w:val="0"/>
          <w:numId w:val="48"/>
        </w:numPr>
        <w:shd w:val="clear" w:color="auto" w:fill="FFFFFF"/>
        <w:autoSpaceDE/>
        <w:autoSpaceDN/>
        <w:spacing w:after="40" w:line="264" w:lineRule="auto"/>
        <w:ind w:left="709" w:right="393" w:hanging="357"/>
        <w:rPr>
          <w:rStyle w:val="blue-tooltip"/>
          <w:shd w:val="clear" w:color="auto" w:fill="FFFFFF"/>
        </w:rPr>
        <w:pPrChange w:id="781" w:author="Subhrajit Nandy" w:date="2023-05-23T16:03:00Z">
          <w:pPr>
            <w:pStyle w:val="ListParagraph"/>
            <w:widowControl/>
            <w:numPr>
              <w:numId w:val="51"/>
            </w:numPr>
            <w:shd w:val="clear" w:color="auto" w:fill="FFFFFF"/>
            <w:autoSpaceDE/>
            <w:autoSpaceDN/>
            <w:spacing w:after="40" w:line="264" w:lineRule="auto"/>
            <w:ind w:left="709" w:right="393" w:hanging="357"/>
          </w:pPr>
        </w:pPrChange>
      </w:pPr>
      <w:r w:rsidRPr="002A27F6">
        <w:fldChar w:fldCharType="begin"/>
      </w:r>
      <w:r w:rsidRPr="002A27F6">
        <w:instrText>HYPERLINK "https://ieeexplore.ieee.org/author/37086390221"</w:instrText>
      </w:r>
      <w:r w:rsidRPr="002A27F6">
        <w:fldChar w:fldCharType="separate"/>
      </w:r>
      <w:r w:rsidRPr="002A27F6">
        <w:rPr>
          <w:rStyle w:val="Hyperlink"/>
          <w:color w:val="auto"/>
        </w:rPr>
        <w:t>Weijun Zhang</w:t>
      </w:r>
      <w:r w:rsidRPr="002A27F6">
        <w:rPr>
          <w:rStyle w:val="Hyperlink"/>
          <w:color w:val="auto"/>
        </w:rPr>
        <w:fldChar w:fldCharType="end"/>
      </w:r>
      <w:r w:rsidRPr="002A27F6">
        <w:rPr>
          <w:rStyle w:val="authors-info"/>
          <w:shd w:val="clear" w:color="auto" w:fill="FFFFFF"/>
        </w:rPr>
        <w:t>; </w:t>
      </w:r>
      <w:r w:rsidRPr="002A27F6">
        <w:fldChar w:fldCharType="begin"/>
      </w:r>
      <w:r w:rsidRPr="002A27F6">
        <w:instrText>HYPERLINK "https://ieeexplore.ieee.org/author/37299991300"</w:instrText>
      </w:r>
      <w:r w:rsidRPr="002A27F6">
        <w:fldChar w:fldCharType="separate"/>
      </w:r>
      <w:r w:rsidRPr="002A27F6">
        <w:rPr>
          <w:rStyle w:val="Hyperlink"/>
          <w:color w:val="auto"/>
        </w:rPr>
        <w:t>Zibin Weng</w:t>
      </w:r>
      <w:r w:rsidRPr="002A27F6">
        <w:rPr>
          <w:rStyle w:val="Hyperlink"/>
          <w:color w:val="auto"/>
        </w:rPr>
        <w:fldChar w:fldCharType="end"/>
      </w:r>
      <w:r w:rsidRPr="002A27F6">
        <w:rPr>
          <w:rStyle w:val="authors-info"/>
          <w:shd w:val="clear" w:color="auto" w:fill="FFFFFF"/>
        </w:rPr>
        <w:t>; </w:t>
      </w:r>
      <w:r w:rsidRPr="002A27F6">
        <w:fldChar w:fldCharType="begin"/>
      </w:r>
      <w:r w:rsidRPr="002A27F6">
        <w:instrText>HYPERLINK "https://ieeexplore.ieee.org/author/37089611320"</w:instrText>
      </w:r>
      <w:r w:rsidRPr="002A27F6">
        <w:fldChar w:fldCharType="separate"/>
      </w:r>
      <w:r w:rsidRPr="002A27F6">
        <w:rPr>
          <w:rStyle w:val="Hyperlink"/>
          <w:color w:val="auto"/>
        </w:rPr>
        <w:t>Lei Wang</w:t>
      </w:r>
      <w:r w:rsidRPr="002A27F6">
        <w:rPr>
          <w:rStyle w:val="Hyperlink"/>
          <w:color w:val="auto"/>
        </w:rPr>
        <w:fldChar w:fldCharType="end"/>
      </w:r>
      <w:r w:rsidRPr="002A27F6">
        <w:rPr>
          <w:bCs/>
        </w:rPr>
        <w:t>,“Design</w:t>
      </w:r>
      <w:r w:rsidRPr="002A27F6">
        <w:rPr>
          <w:bCs/>
          <w:spacing w:val="-2"/>
        </w:rPr>
        <w:t xml:space="preserve"> </w:t>
      </w:r>
      <w:r w:rsidRPr="002A27F6">
        <w:rPr>
          <w:bCs/>
        </w:rPr>
        <w:t>of</w:t>
      </w:r>
      <w:r w:rsidRPr="002A27F6">
        <w:rPr>
          <w:bCs/>
          <w:spacing w:val="-1"/>
        </w:rPr>
        <w:t xml:space="preserve"> </w:t>
      </w:r>
      <w:r w:rsidRPr="002A27F6">
        <w:rPr>
          <w:bCs/>
        </w:rPr>
        <w:t>a</w:t>
      </w:r>
      <w:r w:rsidRPr="002A27F6">
        <w:rPr>
          <w:bCs/>
          <w:spacing w:val="-1"/>
        </w:rPr>
        <w:t xml:space="preserve"> </w:t>
      </w:r>
      <w:r w:rsidRPr="002A27F6">
        <w:rPr>
          <w:bCs/>
        </w:rPr>
        <w:t>Dual-band</w:t>
      </w:r>
      <w:r w:rsidRPr="002A27F6">
        <w:rPr>
          <w:bCs/>
          <w:spacing w:val="-4"/>
        </w:rPr>
        <w:t xml:space="preserve"> </w:t>
      </w:r>
      <w:r w:rsidRPr="002A27F6">
        <w:rPr>
          <w:bCs/>
        </w:rPr>
        <w:t>MIMO</w:t>
      </w:r>
      <w:r w:rsidRPr="002A27F6">
        <w:rPr>
          <w:bCs/>
          <w:spacing w:val="-1"/>
        </w:rPr>
        <w:t xml:space="preserve"> </w:t>
      </w:r>
      <w:r w:rsidRPr="002A27F6">
        <w:rPr>
          <w:bCs/>
        </w:rPr>
        <w:t>Antenna</w:t>
      </w:r>
      <w:r w:rsidRPr="002A27F6">
        <w:rPr>
          <w:bCs/>
          <w:spacing w:val="-4"/>
        </w:rPr>
        <w:t xml:space="preserve"> </w:t>
      </w:r>
      <w:r w:rsidRPr="002A27F6">
        <w:rPr>
          <w:bCs/>
        </w:rPr>
        <w:t>for</w:t>
      </w:r>
      <w:r w:rsidRPr="002A27F6">
        <w:rPr>
          <w:bCs/>
          <w:spacing w:val="-1"/>
        </w:rPr>
        <w:t xml:space="preserve"> </w:t>
      </w:r>
      <w:r w:rsidRPr="002A27F6">
        <w:rPr>
          <w:bCs/>
        </w:rPr>
        <w:t>5G Smartphone</w:t>
      </w:r>
      <w:r w:rsidRPr="002A27F6">
        <w:rPr>
          <w:bCs/>
          <w:spacing w:val="-2"/>
        </w:rPr>
        <w:t xml:space="preserve"> </w:t>
      </w:r>
      <w:r w:rsidRPr="002A27F6">
        <w:rPr>
          <w:bCs/>
        </w:rPr>
        <w:t xml:space="preserve">Application,” </w:t>
      </w:r>
      <w:r w:rsidRPr="002A27F6">
        <w:fldChar w:fldCharType="begin"/>
      </w:r>
      <w:r w:rsidRPr="002A27F6">
        <w:instrText>HYPERLINK "https://ieeexplore.ieee.org/xpl/conhome/8370890/proceeding"</w:instrText>
      </w:r>
      <w:r w:rsidRPr="002A27F6">
        <w:fldChar w:fldCharType="separate"/>
      </w:r>
      <w:r w:rsidRPr="002A27F6">
        <w:rPr>
          <w:rStyle w:val="Hyperlink"/>
          <w:color w:val="auto"/>
          <w:shd w:val="clear" w:color="auto" w:fill="FFFFFF"/>
        </w:rPr>
        <w:t>International Workshop on Antenna Technology (iWAT)</w:t>
      </w:r>
      <w:r w:rsidRPr="002A27F6">
        <w:rPr>
          <w:rStyle w:val="Hyperlink"/>
          <w:color w:val="auto"/>
          <w:shd w:val="clear" w:color="auto" w:fill="FFFFFF"/>
        </w:rPr>
        <w:fldChar w:fldCharType="end"/>
      </w:r>
      <w:r w:rsidRPr="002A27F6">
        <w:rPr>
          <w:rStyle w:val="Hyperlink"/>
          <w:color w:val="auto"/>
          <w:u w:val="none"/>
          <w:shd w:val="clear" w:color="auto" w:fill="FFFFFF"/>
        </w:rPr>
        <w:t xml:space="preserve">, </w:t>
      </w:r>
      <w:r w:rsidRPr="002A27F6">
        <w:rPr>
          <w:shd w:val="clear" w:color="auto" w:fill="FFFFFF"/>
        </w:rPr>
        <w:t>05-07 March 2018</w:t>
      </w:r>
    </w:p>
    <w:p w14:paraId="3D891517" w14:textId="77777777" w:rsidR="00F20E4F" w:rsidRPr="002A27F6" w:rsidRDefault="00000000">
      <w:pPr>
        <w:pStyle w:val="ListParagraph"/>
        <w:widowControl/>
        <w:numPr>
          <w:ilvl w:val="0"/>
          <w:numId w:val="48"/>
        </w:numPr>
        <w:shd w:val="clear" w:color="auto" w:fill="FFFFFF"/>
        <w:autoSpaceDE/>
        <w:autoSpaceDN/>
        <w:spacing w:after="50" w:line="264" w:lineRule="auto"/>
        <w:ind w:left="709" w:right="393" w:hanging="357"/>
        <w:rPr>
          <w:bCs/>
          <w:lang w:val="en-IN" w:eastAsia="en-IN"/>
        </w:rPr>
        <w:pPrChange w:id="782" w:author="Subhrajit Nandy" w:date="2023-05-23T16:03:00Z">
          <w:pPr>
            <w:pStyle w:val="ListParagraph"/>
            <w:widowControl/>
            <w:numPr>
              <w:numId w:val="51"/>
            </w:numPr>
            <w:shd w:val="clear" w:color="auto" w:fill="FFFFFF"/>
            <w:autoSpaceDE/>
            <w:autoSpaceDN/>
            <w:spacing w:after="50" w:line="264" w:lineRule="auto"/>
            <w:ind w:left="709" w:right="393" w:hanging="357"/>
          </w:pPr>
        </w:pPrChange>
      </w:pPr>
      <w:r w:rsidRPr="002A27F6">
        <w:fldChar w:fldCharType="begin"/>
      </w:r>
      <w:r w:rsidRPr="002A27F6">
        <w:instrText>HYPERLINK "https://ieeexplore.ieee.org/author/37086628090"</w:instrText>
      </w:r>
      <w:r w:rsidRPr="002A27F6">
        <w:fldChar w:fldCharType="separate"/>
      </w:r>
      <w:r w:rsidRPr="002A27F6">
        <w:rPr>
          <w:rStyle w:val="Hyperlink"/>
          <w:color w:val="auto"/>
        </w:rPr>
        <w:t>Changyong Rhee</w:t>
      </w:r>
      <w:r w:rsidRPr="002A27F6">
        <w:rPr>
          <w:rStyle w:val="Hyperlink"/>
          <w:color w:val="auto"/>
        </w:rPr>
        <w:fldChar w:fldCharType="end"/>
      </w:r>
      <w:r w:rsidRPr="002A27F6">
        <w:rPr>
          <w:rStyle w:val="authors-info"/>
          <w:shd w:val="clear" w:color="auto" w:fill="FFFFFF"/>
        </w:rPr>
        <w:t>; </w:t>
      </w:r>
      <w:r w:rsidRPr="002A27F6">
        <w:fldChar w:fldCharType="begin"/>
      </w:r>
      <w:r w:rsidRPr="002A27F6">
        <w:instrText>HYPERLINK "https://ieeexplore.ieee.org/author/37280922000"</w:instrText>
      </w:r>
      <w:r w:rsidRPr="002A27F6">
        <w:fldChar w:fldCharType="separate"/>
      </w:r>
      <w:r w:rsidRPr="002A27F6">
        <w:rPr>
          <w:rStyle w:val="Hyperlink"/>
          <w:color w:val="auto"/>
        </w:rPr>
        <w:t>Yongjin Kim</w:t>
      </w:r>
      <w:r w:rsidRPr="002A27F6">
        <w:rPr>
          <w:rStyle w:val="Hyperlink"/>
          <w:color w:val="auto"/>
        </w:rPr>
        <w:fldChar w:fldCharType="end"/>
      </w:r>
      <w:r w:rsidRPr="002A27F6">
        <w:rPr>
          <w:rStyle w:val="authors-info"/>
          <w:shd w:val="clear" w:color="auto" w:fill="FFFFFF"/>
        </w:rPr>
        <w:t>; </w:t>
      </w:r>
      <w:r w:rsidRPr="002A27F6">
        <w:fldChar w:fldCharType="begin"/>
      </w:r>
      <w:r w:rsidRPr="002A27F6">
        <w:instrText>HYPERLINK "https://ieeexplore.ieee.org/author/38551984000"</w:instrText>
      </w:r>
      <w:r w:rsidRPr="002A27F6">
        <w:fldChar w:fldCharType="separate"/>
      </w:r>
      <w:r w:rsidRPr="002A27F6">
        <w:rPr>
          <w:rStyle w:val="Hyperlink"/>
          <w:color w:val="auto"/>
        </w:rPr>
        <w:t>Taejoon Park</w:t>
      </w:r>
      <w:r w:rsidRPr="002A27F6">
        <w:rPr>
          <w:rStyle w:val="Hyperlink"/>
          <w:color w:val="auto"/>
        </w:rPr>
        <w:fldChar w:fldCharType="end"/>
      </w:r>
      <w:r w:rsidRPr="002A27F6">
        <w:rPr>
          <w:rStyle w:val="authors-info"/>
          <w:shd w:val="clear" w:color="auto" w:fill="FFFFFF"/>
        </w:rPr>
        <w:t>; </w:t>
      </w:r>
      <w:r w:rsidRPr="002A27F6">
        <w:fldChar w:fldCharType="begin"/>
      </w:r>
      <w:r w:rsidRPr="002A27F6">
        <w:instrText>HYPERLINK "https://ieeexplore.ieee.org/author/37086632598"</w:instrText>
      </w:r>
      <w:r w:rsidRPr="002A27F6">
        <w:fldChar w:fldCharType="separate"/>
      </w:r>
      <w:r w:rsidRPr="002A27F6">
        <w:rPr>
          <w:rStyle w:val="Hyperlink"/>
          <w:color w:val="auto"/>
        </w:rPr>
        <w:t xml:space="preserve">Sung-su </w:t>
      </w:r>
      <w:proofErr w:type="spellStart"/>
      <w:r w:rsidRPr="002A27F6">
        <w:rPr>
          <w:rStyle w:val="Hyperlink"/>
          <w:color w:val="auto"/>
        </w:rPr>
        <w:t>Kwoun</w:t>
      </w:r>
      <w:proofErr w:type="spellEnd"/>
      <w:r w:rsidRPr="002A27F6">
        <w:rPr>
          <w:rStyle w:val="Hyperlink"/>
          <w:color w:val="auto"/>
        </w:rPr>
        <w:fldChar w:fldCharType="end"/>
      </w:r>
      <w:r w:rsidRPr="002A27F6">
        <w:rPr>
          <w:rStyle w:val="authors-info"/>
          <w:shd w:val="clear" w:color="auto" w:fill="FFFFFF"/>
        </w:rPr>
        <w:t>; </w:t>
      </w:r>
      <w:r w:rsidRPr="002A27F6">
        <w:fldChar w:fldCharType="begin"/>
      </w:r>
      <w:r w:rsidRPr="002A27F6">
        <w:instrText>HYPERLINK "https://ieeexplore.ieee.org/author/37086631324"</w:instrText>
      </w:r>
      <w:r w:rsidRPr="002A27F6">
        <w:fldChar w:fldCharType="separate"/>
      </w:r>
      <w:r w:rsidRPr="002A27F6">
        <w:rPr>
          <w:rStyle w:val="Hyperlink"/>
          <w:color w:val="auto"/>
        </w:rPr>
        <w:t>Byeonggwi Mun</w:t>
      </w:r>
      <w:r w:rsidRPr="002A27F6">
        <w:rPr>
          <w:rStyle w:val="Hyperlink"/>
          <w:color w:val="auto"/>
        </w:rPr>
        <w:fldChar w:fldCharType="end"/>
      </w:r>
      <w:r w:rsidRPr="002A27F6">
        <w:rPr>
          <w:rStyle w:val="authors-info"/>
          <w:shd w:val="clear" w:color="auto" w:fill="FFFFFF"/>
        </w:rPr>
        <w:t>; </w:t>
      </w:r>
      <w:r w:rsidRPr="002A27F6">
        <w:fldChar w:fldCharType="begin"/>
      </w:r>
      <w:r w:rsidRPr="002A27F6">
        <w:instrText>HYPERLINK "https://ieeexplore.ieee.org/author/37277023800"</w:instrText>
      </w:r>
      <w:r w:rsidRPr="002A27F6">
        <w:fldChar w:fldCharType="separate"/>
      </w:r>
      <w:r w:rsidRPr="002A27F6">
        <w:rPr>
          <w:rStyle w:val="Hyperlink"/>
          <w:color w:val="auto"/>
        </w:rPr>
        <w:t>Changwon Jung</w:t>
      </w:r>
      <w:r w:rsidRPr="002A27F6">
        <w:rPr>
          <w:rStyle w:val="Hyperlink"/>
          <w:color w:val="auto"/>
        </w:rPr>
        <w:fldChar w:fldCharType="end"/>
      </w:r>
      <w:r w:rsidRPr="002A27F6">
        <w:rPr>
          <w:rStyle w:val="blue-tooltip"/>
          <w:shd w:val="clear" w:color="auto" w:fill="FFFFFF"/>
        </w:rPr>
        <w:t xml:space="preserve">; </w:t>
      </w:r>
      <w:r w:rsidRPr="002A27F6">
        <w:fldChar w:fldCharType="begin"/>
      </w:r>
      <w:r w:rsidRPr="002A27F6">
        <w:instrText>HYPERLINK "https://ieeexplore.ieee.org/author/37281108800"</w:instrText>
      </w:r>
      <w:r w:rsidRPr="002A27F6">
        <w:fldChar w:fldCharType="separate"/>
      </w:r>
      <w:r w:rsidRPr="002A27F6">
        <w:rPr>
          <w:rStyle w:val="Hyperlink"/>
          <w:color w:val="auto"/>
        </w:rPr>
        <w:t>Byungje Lee</w:t>
      </w:r>
      <w:r w:rsidRPr="002A27F6">
        <w:rPr>
          <w:rStyle w:val="Hyperlink"/>
          <w:color w:val="auto"/>
        </w:rPr>
        <w:fldChar w:fldCharType="end"/>
      </w:r>
      <w:r w:rsidRPr="002A27F6">
        <w:rPr>
          <w:bCs/>
        </w:rPr>
        <w:t xml:space="preserve">, “Pattern-Reconfigurable MIMO Antenna for High Isolation and Low Correlation,” </w:t>
      </w:r>
      <w:r w:rsidRPr="002A27F6">
        <w:fldChar w:fldCharType="begin"/>
      </w:r>
      <w:r w:rsidRPr="002A27F6">
        <w:instrText>HYPERLINK "https://ieeexplore.ieee.org/xpl/RecentIssue.jsp?punumber=7727"</w:instrText>
      </w:r>
      <w:r w:rsidRPr="002A27F6">
        <w:fldChar w:fldCharType="separate"/>
      </w:r>
      <w:r w:rsidRPr="002A27F6">
        <w:rPr>
          <w:rStyle w:val="Hyperlink"/>
          <w:color w:val="auto"/>
          <w:shd w:val="clear" w:color="auto" w:fill="FFFFFF"/>
        </w:rPr>
        <w:t>IEEE Antennas and Wireless Propagation Letters</w:t>
      </w:r>
      <w:r w:rsidRPr="002A27F6">
        <w:rPr>
          <w:rStyle w:val="Hyperlink"/>
          <w:color w:val="auto"/>
          <w:shd w:val="clear" w:color="auto" w:fill="FFFFFF"/>
        </w:rPr>
        <w:fldChar w:fldCharType="end"/>
      </w:r>
      <w:r w:rsidRPr="002A27F6">
        <w:rPr>
          <w:rStyle w:val="Hyperlink"/>
          <w:color w:val="auto"/>
          <w:u w:val="none"/>
          <w:shd w:val="clear" w:color="auto" w:fill="FFFFFF"/>
        </w:rPr>
        <w:t>,</w:t>
      </w:r>
      <w:r w:rsidRPr="002A27F6">
        <w:rPr>
          <w:shd w:val="clear" w:color="auto" w:fill="FFFFFF"/>
        </w:rPr>
        <w:t xml:space="preserve"> Vol: 13, pp. 1373 – 1376, July </w:t>
      </w:r>
      <w:r w:rsidRPr="002A27F6">
        <w:rPr>
          <w:bCs/>
          <w:lang w:val="en-IN" w:eastAsia="en-IN"/>
        </w:rPr>
        <w:t>2014</w:t>
      </w:r>
    </w:p>
    <w:p w14:paraId="4EFAE94C" w14:textId="77777777" w:rsidR="00F20E4F" w:rsidRPr="002A27F6" w:rsidRDefault="00000000">
      <w:pPr>
        <w:pStyle w:val="ListParagraph"/>
        <w:widowControl/>
        <w:numPr>
          <w:ilvl w:val="0"/>
          <w:numId w:val="48"/>
        </w:numPr>
        <w:shd w:val="clear" w:color="auto" w:fill="FFFFFF"/>
        <w:autoSpaceDE/>
        <w:autoSpaceDN/>
        <w:spacing w:line="264" w:lineRule="auto"/>
        <w:ind w:left="709" w:right="393"/>
        <w:rPr>
          <w:ins w:id="783" w:author="Subhrajit Nandy" w:date="2023-05-23T15:38:00Z"/>
          <w:bCs/>
          <w:lang w:val="en-IN" w:eastAsia="en-IN"/>
          <w:rPrChange w:id="784" w:author="Subhrajit Nandy" w:date="2023-05-23T15:38:00Z">
            <w:rPr>
              <w:ins w:id="785" w:author="Subhrajit Nandy" w:date="2023-05-23T15:38:00Z"/>
              <w:shd w:val="clear" w:color="auto" w:fill="FFFFFF"/>
            </w:rPr>
          </w:rPrChange>
        </w:rPr>
        <w:pPrChange w:id="786" w:author="Subhrajit Nandy" w:date="2023-05-23T16:03:00Z">
          <w:pPr>
            <w:pStyle w:val="ListParagraph"/>
            <w:widowControl/>
            <w:numPr>
              <w:numId w:val="51"/>
            </w:numPr>
            <w:shd w:val="clear" w:color="auto" w:fill="FFFFFF"/>
            <w:autoSpaceDE/>
            <w:autoSpaceDN/>
            <w:spacing w:line="264" w:lineRule="auto"/>
            <w:ind w:left="709" w:right="393"/>
          </w:pPr>
        </w:pPrChange>
      </w:pPr>
      <w:r w:rsidRPr="002A27F6">
        <w:rPr>
          <w:shd w:val="clear" w:color="auto" w:fill="FFFFFF"/>
        </w:rPr>
        <w:t xml:space="preserve">Vipin Choudhary; </w:t>
      </w:r>
      <w:r w:rsidRPr="002A27F6">
        <w:rPr>
          <w:lang w:val="en-IN" w:eastAsia="en-IN"/>
        </w:rPr>
        <w:t xml:space="preserve">Manoj Kumar </w:t>
      </w:r>
      <w:proofErr w:type="spellStart"/>
      <w:r w:rsidRPr="002A27F6">
        <w:rPr>
          <w:lang w:val="en-IN" w:eastAsia="en-IN"/>
        </w:rPr>
        <w:t>Meshram</w:t>
      </w:r>
      <w:proofErr w:type="spellEnd"/>
      <w:r w:rsidRPr="002A27F6">
        <w:rPr>
          <w:lang w:val="en-IN" w:eastAsia="en-IN"/>
        </w:rPr>
        <w:t xml:space="preserve">; </w:t>
      </w:r>
      <w:r w:rsidRPr="002A27F6">
        <w:rPr>
          <w:shd w:val="clear" w:color="auto" w:fill="FFFFFF"/>
        </w:rPr>
        <w:t xml:space="preserve">Jan </w:t>
      </w:r>
      <w:proofErr w:type="spellStart"/>
      <w:r w:rsidRPr="002A27F6">
        <w:rPr>
          <w:shd w:val="clear" w:color="auto" w:fill="FFFFFF"/>
        </w:rPr>
        <w:t>Hesselbarth</w:t>
      </w:r>
      <w:proofErr w:type="spellEnd"/>
      <w:r w:rsidRPr="002A27F6">
        <w:rPr>
          <w:bCs/>
        </w:rPr>
        <w:t>, “Four Elements Reconfigurable MIMO Antenna for Dual Band Applications,”</w:t>
      </w:r>
      <w:r w:rsidRPr="002A27F6">
        <w:rPr>
          <w:shd w:val="clear" w:color="auto" w:fill="FFFFFF"/>
        </w:rPr>
        <w:t xml:space="preserve"> Vol: 7, Issue 1, Feb. 2022| </w:t>
      </w:r>
    </w:p>
    <w:p w14:paraId="0229C3BC" w14:textId="17292039" w:rsidR="002A27F6" w:rsidRPr="00286B65" w:rsidRDefault="00F02E9B">
      <w:pPr>
        <w:pStyle w:val="ListParagraph"/>
        <w:widowControl/>
        <w:numPr>
          <w:ilvl w:val="0"/>
          <w:numId w:val="48"/>
        </w:numPr>
        <w:shd w:val="clear" w:color="auto" w:fill="FFFFFF"/>
        <w:autoSpaceDE/>
        <w:autoSpaceDN/>
        <w:spacing w:line="264" w:lineRule="auto"/>
        <w:ind w:left="709" w:right="393"/>
        <w:rPr>
          <w:bCs/>
          <w:lang w:val="en-IN" w:eastAsia="en-IN"/>
        </w:rPr>
        <w:pPrChange w:id="787" w:author="Subhrajit Nandy" w:date="2023-05-23T16:03:00Z">
          <w:pPr>
            <w:pStyle w:val="ListParagraph"/>
            <w:widowControl/>
            <w:numPr>
              <w:numId w:val="51"/>
            </w:numPr>
            <w:shd w:val="clear" w:color="auto" w:fill="FFFFFF"/>
            <w:autoSpaceDE/>
            <w:autoSpaceDN/>
            <w:spacing w:line="264" w:lineRule="auto"/>
            <w:ind w:left="709" w:right="393"/>
          </w:pPr>
        </w:pPrChange>
      </w:pPr>
      <w:ins w:id="788" w:author="Subhrajit Nandy" w:date="2023-05-23T16:18:00Z">
        <w:r w:rsidRPr="00286B65">
          <w:rPr>
            <w:rFonts w:ascii="TimesNewRoman" w:eastAsiaTheme="minorHAnsi" w:hAnsi="TimesNewRoman" w:cs="TimesNewRoman"/>
            <w:lang w:val="en-IN" w:eastAsia="en-IN"/>
            <w:rPrChange w:id="789" w:author="Subhrajit Nandy" w:date="2023-05-23T16:18:00Z">
              <w:rPr>
                <w:rFonts w:ascii="TimesNewRoman" w:eastAsiaTheme="minorHAnsi" w:hAnsi="TimesNewRoman" w:cs="TimesNewRoman"/>
                <w:sz w:val="32"/>
                <w:szCs w:val="32"/>
                <w:lang w:val="en-IN" w:eastAsia="en-IN"/>
              </w:rPr>
            </w:rPrChange>
          </w:rPr>
          <w:t>J</w:t>
        </w:r>
        <w:r w:rsidRPr="00286B65">
          <w:rPr>
            <w:rFonts w:eastAsiaTheme="minorHAnsi"/>
            <w:lang w:val="en-IN" w:eastAsia="en-IN"/>
            <w:rPrChange w:id="790" w:author="Subhrajit Nandy" w:date="2023-05-23T16:18:00Z">
              <w:rPr>
                <w:rFonts w:ascii="TimesNewRoman" w:eastAsiaTheme="minorHAnsi" w:hAnsi="TimesNewRoman" w:cs="TimesNewRoman"/>
                <w:sz w:val="32"/>
                <w:szCs w:val="32"/>
                <w:lang w:val="en-IN" w:eastAsia="en-IN"/>
              </w:rPr>
            </w:rPrChange>
          </w:rPr>
          <w:t>ohnna Powell</w:t>
        </w:r>
        <w:r w:rsidR="00286B65">
          <w:rPr>
            <w:rFonts w:eastAsiaTheme="minorHAnsi"/>
            <w:lang w:val="en-IN" w:eastAsia="en-IN"/>
          </w:rPr>
          <w:t>, “</w:t>
        </w:r>
      </w:ins>
      <w:ins w:id="791" w:author="Subhrajit Nandy" w:date="2023-05-23T16:19:00Z">
        <w:r w:rsidR="00286B65" w:rsidRPr="00286B65">
          <w:rPr>
            <w:rFonts w:eastAsiaTheme="minorHAnsi"/>
            <w:lang w:val="en-IN" w:eastAsia="en-IN"/>
            <w:rPrChange w:id="792" w:author="Subhrajit Nandy" w:date="2023-05-23T16:19:00Z">
              <w:rPr>
                <w:rFonts w:ascii="TimesNewRoman" w:eastAsiaTheme="minorHAnsi" w:hAnsi="TimesNewRoman" w:cs="TimesNewRoman"/>
                <w:sz w:val="36"/>
                <w:szCs w:val="36"/>
                <w:lang w:val="en-IN" w:eastAsia="en-IN"/>
              </w:rPr>
            </w:rPrChange>
          </w:rPr>
          <w:t xml:space="preserve">Antenna Design for </w:t>
        </w:r>
      </w:ins>
      <w:ins w:id="793" w:author="Subhrajit Nandy" w:date="2023-05-23T16:20:00Z">
        <w:r w:rsidR="00286B65" w:rsidRPr="00286B65">
          <w:rPr>
            <w:rFonts w:eastAsiaTheme="minorHAnsi"/>
            <w:lang w:val="en-IN" w:eastAsia="en-IN"/>
          </w:rPr>
          <w:t>Ultra-Wideband</w:t>
        </w:r>
      </w:ins>
      <w:ins w:id="794" w:author="Subhrajit Nandy" w:date="2023-05-23T16:19:00Z">
        <w:r w:rsidR="00286B65" w:rsidRPr="00286B65">
          <w:rPr>
            <w:rFonts w:eastAsiaTheme="minorHAnsi"/>
            <w:lang w:val="en-IN" w:eastAsia="en-IN"/>
            <w:rPrChange w:id="795" w:author="Subhrajit Nandy" w:date="2023-05-23T16:19:00Z">
              <w:rPr>
                <w:rFonts w:ascii="TimesNewRoman" w:eastAsiaTheme="minorHAnsi" w:hAnsi="TimesNewRoman" w:cs="TimesNewRoman"/>
                <w:sz w:val="36"/>
                <w:szCs w:val="36"/>
                <w:lang w:val="en-IN" w:eastAsia="en-IN"/>
              </w:rPr>
            </w:rPrChange>
          </w:rPr>
          <w:t xml:space="preserve"> Radio</w:t>
        </w:r>
      </w:ins>
      <w:ins w:id="796" w:author="Subhrajit Nandy" w:date="2023-05-23T16:18:00Z">
        <w:r w:rsidR="00286B65">
          <w:rPr>
            <w:rFonts w:eastAsiaTheme="minorHAnsi"/>
            <w:lang w:val="en-IN" w:eastAsia="en-IN"/>
          </w:rPr>
          <w:t>,”</w:t>
        </w:r>
      </w:ins>
      <w:ins w:id="797" w:author="Subhrajit Nandy" w:date="2023-05-23T16:21:00Z">
        <w:r w:rsidR="00286B65">
          <w:rPr>
            <w:rFonts w:eastAsiaTheme="minorHAnsi"/>
            <w:lang w:val="en-IN" w:eastAsia="en-IN"/>
          </w:rPr>
          <w:t xml:space="preserve"> </w:t>
        </w:r>
      </w:ins>
      <w:ins w:id="798" w:author="Subhrajit Nandy" w:date="2023-05-23T16:20:00Z">
        <w:r w:rsidR="00286B65">
          <w:rPr>
            <w:rFonts w:eastAsiaTheme="minorHAnsi"/>
            <w:lang w:val="en-IN" w:eastAsia="en-IN"/>
          </w:rPr>
          <w:t>M.</w:t>
        </w:r>
      </w:ins>
      <w:ins w:id="799" w:author="Subhrajit Nandy" w:date="2023-05-23T16:21:00Z">
        <w:r w:rsidR="00286B65">
          <w:rPr>
            <w:rFonts w:eastAsiaTheme="minorHAnsi"/>
            <w:lang w:val="en-IN" w:eastAsia="en-IN"/>
          </w:rPr>
          <w:t xml:space="preserve"> </w:t>
        </w:r>
      </w:ins>
      <w:ins w:id="800" w:author="Subhrajit Nandy" w:date="2023-05-23T16:20:00Z">
        <w:r w:rsidR="00286B65">
          <w:rPr>
            <w:rFonts w:eastAsiaTheme="minorHAnsi"/>
            <w:lang w:val="en-IN" w:eastAsia="en-IN"/>
          </w:rPr>
          <w:t>A.</w:t>
        </w:r>
      </w:ins>
      <w:ins w:id="801" w:author="Subhrajit Nandy" w:date="2023-05-23T16:21:00Z">
        <w:r w:rsidR="00286B65">
          <w:rPr>
            <w:rFonts w:eastAsiaTheme="minorHAnsi"/>
            <w:lang w:val="en-IN" w:eastAsia="en-IN"/>
          </w:rPr>
          <w:t xml:space="preserve"> </w:t>
        </w:r>
      </w:ins>
      <w:ins w:id="802" w:author="Subhrajit Nandy" w:date="2023-05-23T16:20:00Z">
        <w:r w:rsidR="00286B65">
          <w:rPr>
            <w:rFonts w:eastAsiaTheme="minorHAnsi"/>
            <w:lang w:val="en-IN" w:eastAsia="en-IN"/>
          </w:rPr>
          <w:t>Sc. T</w:t>
        </w:r>
      </w:ins>
      <w:ins w:id="803" w:author="Subhrajit Nandy" w:date="2023-05-23T16:21:00Z">
        <w:r w:rsidR="00286B65">
          <w:rPr>
            <w:rFonts w:eastAsiaTheme="minorHAnsi"/>
            <w:lang w:val="en-IN" w:eastAsia="en-IN"/>
          </w:rPr>
          <w:t>hesis, Massachusetts Institute of Technology, USA, May 2004</w:t>
        </w:r>
      </w:ins>
      <w:ins w:id="804" w:author="Subhrajit Nandy" w:date="2023-05-23T16:22:00Z">
        <w:r w:rsidR="00286B65">
          <w:rPr>
            <w:rFonts w:eastAsiaTheme="minorHAnsi"/>
            <w:lang w:val="en-IN" w:eastAsia="en-IN"/>
          </w:rPr>
          <w:t>.</w:t>
        </w:r>
      </w:ins>
    </w:p>
    <w:sectPr w:rsidR="002A27F6" w:rsidRPr="00286B65">
      <w:pgSz w:w="11910" w:h="16840"/>
      <w:pgMar w:top="1120" w:right="711" w:bottom="280" w:left="600" w:header="720" w:footer="720" w:gutter="0"/>
      <w:pgBorders w:offsetFrom="page">
        <w:top w:val="single" w:sz="12" w:space="31" w:color="auto"/>
        <w:left w:val="single" w:sz="12" w:space="31" w:color="auto"/>
        <w:bottom w:val="single" w:sz="12" w:space="31" w:color="auto"/>
        <w:right w:val="single" w:sz="12" w:space="31" w:color="auto"/>
      </w:pgBorders>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44" w:author="Juin Acharjee" w:date="2023-05-22T11:52:00Z" w:initials="">
    <w:p w14:paraId="6B540982" w14:textId="77777777" w:rsidR="00F20E4F" w:rsidRDefault="00000000">
      <w:pPr>
        <w:pStyle w:val="CommentText"/>
      </w:pPr>
      <w:r>
        <w:t>In the introduction part, no reference!! Have u seen introduction part of any paper?</w:t>
      </w:r>
    </w:p>
  </w:comment>
  <w:comment w:id="237" w:author="Juin Acharjee" w:date="2023-05-22T11:53:00Z" w:initials="">
    <w:p w14:paraId="2F873CE7" w14:textId="77777777" w:rsidR="00F20E4F" w:rsidRDefault="00000000">
      <w:pPr>
        <w:pStyle w:val="CommentText"/>
      </w:pPr>
      <w:r>
        <w:t>Picture quality is too poor.</w:t>
      </w:r>
    </w:p>
  </w:comment>
  <w:comment w:id="242" w:author="Juin Acharjee" w:date="2023-05-22T11:54:00Z" w:initials="">
    <w:p w14:paraId="57E17C51" w14:textId="77777777" w:rsidR="00F20E4F" w:rsidRDefault="00000000">
      <w:pPr>
        <w:pStyle w:val="CommentText"/>
      </w:pPr>
      <w:r>
        <w:t>Picture quality is too poor</w:t>
      </w:r>
    </w:p>
  </w:comment>
  <w:comment w:id="246" w:author="Juin Acharjee" w:date="2023-05-22T11:54:00Z" w:initials="">
    <w:p w14:paraId="18B62F97" w14:textId="77777777" w:rsidR="00F20E4F" w:rsidRDefault="00000000">
      <w:pPr>
        <w:pStyle w:val="CommentText"/>
      </w:pPr>
      <w:r>
        <w:t>In the objection part dimension should be avoided.</w:t>
      </w:r>
    </w:p>
  </w:comment>
  <w:comment w:id="402" w:author="Juin Acharjee" w:date="2023-05-22T13:31:00Z" w:initials="">
    <w:p w14:paraId="232A361E" w14:textId="77777777" w:rsidR="00F20E4F" w:rsidRDefault="00000000">
      <w:pPr>
        <w:pStyle w:val="CommentText"/>
      </w:pPr>
      <w:r>
        <w:t>Put the value as per your design.</w:t>
      </w:r>
    </w:p>
  </w:comment>
  <w:comment w:id="444" w:author="Juin Acharjee" w:date="2023-05-22T13:29:00Z" w:initials="">
    <w:p w14:paraId="01246A12" w14:textId="77777777" w:rsidR="00F20E4F" w:rsidRDefault="00000000">
      <w:pPr>
        <w:pStyle w:val="CommentText"/>
      </w:pPr>
      <w:r>
        <w:t>Mention the size with respect to free space wavelength.</w:t>
      </w:r>
    </w:p>
  </w:comment>
  <w:comment w:id="447" w:author="Juin Acharjee" w:date="2023-05-22T13:30:00Z" w:initials="">
    <w:p w14:paraId="2AE376C0" w14:textId="77777777" w:rsidR="00F20E4F" w:rsidRDefault="00000000">
      <w:pPr>
        <w:pStyle w:val="CommentText"/>
      </w:pPr>
      <w:r>
        <w:t>Have you measured your prototype?</w:t>
      </w:r>
    </w:p>
  </w:comment>
  <w:comment w:id="503" w:author="Juin Acharjee" w:date="2023-05-22T13:43:00Z" w:initials="">
    <w:p w14:paraId="60BA3F44" w14:textId="77777777" w:rsidR="00F20E4F" w:rsidRDefault="00000000">
      <w:pPr>
        <w:pStyle w:val="CommentText"/>
      </w:pPr>
      <w:r>
        <w:t xml:space="preserve">Stepwise improvement is not </w:t>
      </w:r>
      <w:proofErr w:type="spellStart"/>
      <w:proofErr w:type="gramStart"/>
      <w:r>
        <w:t>correct.Steps</w:t>
      </w:r>
      <w:proofErr w:type="spellEnd"/>
      <w:proofErr w:type="gramEnd"/>
      <w:r>
        <w:t xml:space="preserve"> will be only taking </w:t>
      </w:r>
      <w:proofErr w:type="spellStart"/>
      <w:r>
        <w:t>parial</w:t>
      </w:r>
      <w:proofErr w:type="spellEnd"/>
      <w:r>
        <w:t xml:space="preserve"> ground, taking ground slot and modification of the patch. Correct it and accordingly do the simulation to get the stepwise improvement of the graph.</w:t>
      </w:r>
    </w:p>
  </w:comment>
  <w:comment w:id="562" w:author="Juin Acharjee" w:date="2023-05-22T13:34:00Z" w:initials="">
    <w:p w14:paraId="1CD53D89" w14:textId="77777777" w:rsidR="00F20E4F" w:rsidRDefault="00000000">
      <w:pPr>
        <w:pStyle w:val="CommentText"/>
      </w:pPr>
      <w:r>
        <w:t xml:space="preserve">Not understanding the significance of this diagram. In the previous stage </w:t>
      </w:r>
      <w:proofErr w:type="gramStart"/>
      <w:r>
        <w:t>also</w:t>
      </w:r>
      <w:proofErr w:type="gramEnd"/>
      <w:r>
        <w:t xml:space="preserve"> I have commented on this file but no improvement.</w:t>
      </w:r>
    </w:p>
  </w:comment>
  <w:comment w:id="575" w:author="Juin Acharjee" w:date="2023-05-22T13:36:00Z" w:initials="">
    <w:p w14:paraId="61381502" w14:textId="77777777" w:rsidR="00F20E4F" w:rsidRDefault="00000000">
      <w:pPr>
        <w:pStyle w:val="CommentText"/>
      </w:pPr>
      <w:r>
        <w:t>Axis of the figure is not indicated.</w:t>
      </w:r>
    </w:p>
  </w:comment>
  <w:comment w:id="623" w:author="Juin Acharjee" w:date="2023-05-22T13:47:00Z" w:initials="">
    <w:p w14:paraId="280F3990" w14:textId="77777777" w:rsidR="00F20E4F" w:rsidRDefault="00000000">
      <w:pPr>
        <w:pStyle w:val="CommentText"/>
      </w:pPr>
      <w:r>
        <w:t xml:space="preserve">Not </w:t>
      </w:r>
      <w:proofErr w:type="spellStart"/>
      <w:r>
        <w:t>frelated</w:t>
      </w:r>
      <w:proofErr w:type="spellEnd"/>
      <w:r>
        <w:t>. There is no significance of this paragraph.</w:t>
      </w:r>
    </w:p>
  </w:comment>
  <w:comment w:id="687" w:author="Juin Acharjee" w:date="2023-05-22T13:47:00Z" w:initials="">
    <w:p w14:paraId="5A5B2AB1" w14:textId="77777777" w:rsidR="00F02E9B" w:rsidRDefault="00F02E9B">
      <w:pPr>
        <w:pStyle w:val="CommentText"/>
      </w:pPr>
      <w:r>
        <w:t>Mention all the dimensions with respect to wavelength. Insert for all papers.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B540982" w15:done="0"/>
  <w15:commentEx w15:paraId="2F873CE7" w15:done="1"/>
  <w15:commentEx w15:paraId="57E17C51" w15:done="0"/>
  <w15:commentEx w15:paraId="18B62F97" w15:done="0"/>
  <w15:commentEx w15:paraId="232A361E" w15:done="1"/>
  <w15:commentEx w15:paraId="01246A12" w15:done="0"/>
  <w15:commentEx w15:paraId="2AE376C0" w15:done="0"/>
  <w15:commentEx w15:paraId="60BA3F44" w15:done="1"/>
  <w15:commentEx w15:paraId="1CD53D89" w15:done="0"/>
  <w15:commentEx w15:paraId="61381502" w15:done="1"/>
  <w15:commentEx w15:paraId="280F3990" w15:done="0"/>
  <w15:commentEx w15:paraId="5A5B2AB1" w15:done="1"/>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B540982" w16cid:durableId="2816680C"/>
  <w16cid:commentId w16cid:paraId="2F873CE7" w16cid:durableId="2816680D"/>
  <w16cid:commentId w16cid:paraId="57E17C51" w16cid:durableId="2816680E"/>
  <w16cid:commentId w16cid:paraId="18B62F97" w16cid:durableId="2816680F"/>
  <w16cid:commentId w16cid:paraId="232A361E" w16cid:durableId="28166811"/>
  <w16cid:commentId w16cid:paraId="01246A12" w16cid:durableId="28166812"/>
  <w16cid:commentId w16cid:paraId="2AE376C0" w16cid:durableId="28166813"/>
  <w16cid:commentId w16cid:paraId="60BA3F44" w16cid:durableId="28166814"/>
  <w16cid:commentId w16cid:paraId="1CD53D89" w16cid:durableId="28166817"/>
  <w16cid:commentId w16cid:paraId="61381502" w16cid:durableId="28166818"/>
  <w16cid:commentId w16cid:paraId="280F3990" w16cid:durableId="28166819"/>
  <w16cid:commentId w16cid:paraId="5A5B2AB1" w16cid:durableId="2816681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FB738C" w14:textId="77777777" w:rsidR="007432FB" w:rsidRDefault="007432FB">
      <w:r>
        <w:separator/>
      </w:r>
    </w:p>
  </w:endnote>
  <w:endnote w:type="continuationSeparator" w:id="0">
    <w:p w14:paraId="710CBEE0" w14:textId="77777777" w:rsidR="007432FB" w:rsidRDefault="007432F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Arial MT">
    <w:altName w:val="Arial"/>
    <w:charset w:val="01"/>
    <w:family w:val="swiss"/>
    <w:pitch w:val="variable"/>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Times-Roman">
    <w:altName w:val="Times New Roman"/>
    <w:panose1 w:val="00000000000000000000"/>
    <w:charset w:val="00"/>
    <w:family w:val="roman"/>
    <w:notTrueType/>
    <w:pitch w:val="default"/>
    <w:sig w:usb0="00000003" w:usb1="00000000" w:usb2="00000000" w:usb3="00000000" w:csb0="00000001" w:csb1="00000000"/>
  </w:font>
  <w:font w:name="TimesNewRoman">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53778963"/>
      <w:docPartObj>
        <w:docPartGallery w:val="AutoText"/>
      </w:docPartObj>
    </w:sdtPr>
    <w:sdtEndPr>
      <w:rPr>
        <w:color w:val="808080" w:themeColor="background1" w:themeShade="80"/>
        <w:spacing w:val="60"/>
      </w:rPr>
    </w:sdtEndPr>
    <w:sdtContent>
      <w:p w14:paraId="427B9F5D" w14:textId="77777777" w:rsidR="00F20E4F" w:rsidRDefault="00000000">
        <w:pPr>
          <w:pStyle w:val="Footer"/>
          <w:pBdr>
            <w:top w:val="single" w:sz="4" w:space="1" w:color="D9D9D9" w:themeColor="background1" w:themeShade="D9"/>
          </w:pBdr>
          <w:jc w:val="right"/>
        </w:pPr>
        <w:r>
          <w:fldChar w:fldCharType="begin"/>
        </w:r>
        <w:r>
          <w:instrText xml:space="preserve"> PAGE   \* MERGEFORMAT </w:instrText>
        </w:r>
        <w:r>
          <w:fldChar w:fldCharType="separate"/>
        </w:r>
        <w:r>
          <w:t>30</w:t>
        </w:r>
        <w:r>
          <w:fldChar w:fldCharType="end"/>
        </w:r>
        <w:r>
          <w:t xml:space="preserve"> | </w:t>
        </w:r>
        <w:r>
          <w:rPr>
            <w:color w:val="808080" w:themeColor="background1" w:themeShade="80"/>
            <w:spacing w:val="60"/>
          </w:rPr>
          <w:t>Page</w:t>
        </w:r>
      </w:p>
    </w:sdtContent>
  </w:sdt>
  <w:p w14:paraId="1B9D8D00" w14:textId="77777777" w:rsidR="00F20E4F" w:rsidRDefault="00F20E4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06582553"/>
      <w:docPartObj>
        <w:docPartGallery w:val="AutoText"/>
      </w:docPartObj>
    </w:sdtPr>
    <w:sdtEndPr>
      <w:rPr>
        <w:color w:val="808080" w:themeColor="background1" w:themeShade="80"/>
        <w:spacing w:val="60"/>
      </w:rPr>
    </w:sdtEndPr>
    <w:sdtContent>
      <w:p w14:paraId="1830F9D7" w14:textId="77777777" w:rsidR="00F20E4F" w:rsidRDefault="00000000">
        <w:pPr>
          <w:pStyle w:val="Footer"/>
          <w:pBdr>
            <w:top w:val="single" w:sz="4" w:space="1" w:color="D9D9D9" w:themeColor="background1" w:themeShade="D9"/>
          </w:pBdr>
          <w:rPr>
            <w:b/>
            <w:bCs/>
          </w:rPr>
        </w:pPr>
        <w:r>
          <w:t>1</w:t>
        </w:r>
        <w:r>
          <w:rPr>
            <w:b/>
            <w:bCs/>
          </w:rPr>
          <w:t xml:space="preserve"> | </w:t>
        </w:r>
        <w:r>
          <w:rPr>
            <w:color w:val="808080" w:themeColor="background1" w:themeShade="80"/>
            <w:spacing w:val="60"/>
          </w:rPr>
          <w:t>Page</w:t>
        </w:r>
      </w:p>
    </w:sdtContent>
  </w:sdt>
  <w:p w14:paraId="29ED62FB" w14:textId="77777777" w:rsidR="00F20E4F" w:rsidRDefault="00F20E4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E0F468" w14:textId="77777777" w:rsidR="007432FB" w:rsidRDefault="007432FB">
      <w:r>
        <w:separator/>
      </w:r>
    </w:p>
  </w:footnote>
  <w:footnote w:type="continuationSeparator" w:id="0">
    <w:p w14:paraId="2B64353F" w14:textId="77777777" w:rsidR="007432FB" w:rsidRDefault="007432F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80596"/>
    <w:multiLevelType w:val="multilevel"/>
    <w:tmpl w:val="00480596"/>
    <w:lvl w:ilvl="0">
      <w:start w:val="5"/>
      <w:numFmt w:val="decimal"/>
      <w:lvlText w:val="%1"/>
      <w:lvlJc w:val="left"/>
      <w:pPr>
        <w:ind w:left="105" w:hanging="532"/>
      </w:pPr>
      <w:rPr>
        <w:rFonts w:hint="default"/>
        <w:lang w:val="en-US" w:eastAsia="en-US" w:bidi="ar-SA"/>
      </w:rPr>
    </w:lvl>
    <w:lvl w:ilvl="1">
      <w:start w:val="2"/>
      <w:numFmt w:val="decimal"/>
      <w:lvlText w:val="%1.%2"/>
      <w:lvlJc w:val="left"/>
      <w:pPr>
        <w:ind w:left="105" w:hanging="532"/>
      </w:pPr>
      <w:rPr>
        <w:rFonts w:hint="default"/>
        <w:lang w:val="en-US" w:eastAsia="en-US" w:bidi="ar-SA"/>
      </w:rPr>
    </w:lvl>
    <w:lvl w:ilvl="2">
      <w:start w:val="1"/>
      <w:numFmt w:val="decimal"/>
      <w:lvlText w:val="%1.%2.%3"/>
      <w:lvlJc w:val="left"/>
      <w:pPr>
        <w:ind w:left="105" w:hanging="532"/>
      </w:pPr>
      <w:rPr>
        <w:rFonts w:ascii="Times New Roman" w:eastAsia="Times New Roman" w:hAnsi="Times New Roman" w:cs="Times New Roman" w:hint="default"/>
        <w:spacing w:val="0"/>
        <w:w w:val="99"/>
        <w:sz w:val="20"/>
        <w:szCs w:val="20"/>
        <w:lang w:val="en-US" w:eastAsia="en-US" w:bidi="ar-SA"/>
      </w:rPr>
    </w:lvl>
    <w:lvl w:ilvl="3">
      <w:numFmt w:val="bullet"/>
      <w:lvlText w:val="•"/>
      <w:lvlJc w:val="left"/>
      <w:pPr>
        <w:ind w:left="1984" w:hanging="532"/>
      </w:pPr>
      <w:rPr>
        <w:rFonts w:hint="default"/>
        <w:lang w:val="en-US" w:eastAsia="en-US" w:bidi="ar-SA"/>
      </w:rPr>
    </w:lvl>
    <w:lvl w:ilvl="4">
      <w:numFmt w:val="bullet"/>
      <w:lvlText w:val="•"/>
      <w:lvlJc w:val="left"/>
      <w:pPr>
        <w:ind w:left="2612" w:hanging="532"/>
      </w:pPr>
      <w:rPr>
        <w:rFonts w:hint="default"/>
        <w:lang w:val="en-US" w:eastAsia="en-US" w:bidi="ar-SA"/>
      </w:rPr>
    </w:lvl>
    <w:lvl w:ilvl="5">
      <w:numFmt w:val="bullet"/>
      <w:lvlText w:val="•"/>
      <w:lvlJc w:val="left"/>
      <w:pPr>
        <w:ind w:left="3241" w:hanging="532"/>
      </w:pPr>
      <w:rPr>
        <w:rFonts w:hint="default"/>
        <w:lang w:val="en-US" w:eastAsia="en-US" w:bidi="ar-SA"/>
      </w:rPr>
    </w:lvl>
    <w:lvl w:ilvl="6">
      <w:numFmt w:val="bullet"/>
      <w:lvlText w:val="•"/>
      <w:lvlJc w:val="left"/>
      <w:pPr>
        <w:ind w:left="3869" w:hanging="532"/>
      </w:pPr>
      <w:rPr>
        <w:rFonts w:hint="default"/>
        <w:lang w:val="en-US" w:eastAsia="en-US" w:bidi="ar-SA"/>
      </w:rPr>
    </w:lvl>
    <w:lvl w:ilvl="7">
      <w:numFmt w:val="bullet"/>
      <w:lvlText w:val="•"/>
      <w:lvlJc w:val="left"/>
      <w:pPr>
        <w:ind w:left="4497" w:hanging="532"/>
      </w:pPr>
      <w:rPr>
        <w:rFonts w:hint="default"/>
        <w:lang w:val="en-US" w:eastAsia="en-US" w:bidi="ar-SA"/>
      </w:rPr>
    </w:lvl>
    <w:lvl w:ilvl="8">
      <w:numFmt w:val="bullet"/>
      <w:lvlText w:val="•"/>
      <w:lvlJc w:val="left"/>
      <w:pPr>
        <w:ind w:left="5125" w:hanging="532"/>
      </w:pPr>
      <w:rPr>
        <w:rFonts w:hint="default"/>
        <w:lang w:val="en-US" w:eastAsia="en-US" w:bidi="ar-SA"/>
      </w:rPr>
    </w:lvl>
  </w:abstractNum>
  <w:abstractNum w:abstractNumId="1" w15:restartNumberingAfterBreak="0">
    <w:nsid w:val="01350210"/>
    <w:multiLevelType w:val="multilevel"/>
    <w:tmpl w:val="01350210"/>
    <w:lvl w:ilvl="0">
      <w:start w:val="12"/>
      <w:numFmt w:val="decimal"/>
      <w:lvlText w:val="%1"/>
      <w:lvlJc w:val="left"/>
      <w:pPr>
        <w:ind w:left="105" w:hanging="551"/>
      </w:pPr>
      <w:rPr>
        <w:rFonts w:hint="default"/>
        <w:lang w:val="en-US" w:eastAsia="en-US" w:bidi="ar-SA"/>
      </w:rPr>
    </w:lvl>
    <w:lvl w:ilvl="1">
      <w:start w:val="3"/>
      <w:numFmt w:val="decimal"/>
      <w:lvlText w:val="%1.%2"/>
      <w:lvlJc w:val="left"/>
      <w:pPr>
        <w:ind w:left="105" w:hanging="551"/>
      </w:pPr>
      <w:rPr>
        <w:rFonts w:hint="default"/>
        <w:lang w:val="en-US" w:eastAsia="en-US" w:bidi="ar-SA"/>
      </w:rPr>
    </w:lvl>
    <w:lvl w:ilvl="2">
      <w:start w:val="1"/>
      <w:numFmt w:val="decimal"/>
      <w:lvlText w:val="%1.%2.%3"/>
      <w:lvlJc w:val="left"/>
      <w:pPr>
        <w:ind w:left="105" w:hanging="551"/>
      </w:pPr>
      <w:rPr>
        <w:rFonts w:ascii="Times New Roman" w:eastAsia="Times New Roman" w:hAnsi="Times New Roman" w:cs="Times New Roman" w:hint="default"/>
        <w:spacing w:val="-2"/>
        <w:w w:val="99"/>
        <w:sz w:val="20"/>
        <w:szCs w:val="20"/>
        <w:lang w:val="en-US" w:eastAsia="en-US" w:bidi="ar-SA"/>
      </w:rPr>
    </w:lvl>
    <w:lvl w:ilvl="3">
      <w:numFmt w:val="bullet"/>
      <w:lvlText w:val="•"/>
      <w:lvlJc w:val="left"/>
      <w:pPr>
        <w:ind w:left="1984" w:hanging="551"/>
      </w:pPr>
      <w:rPr>
        <w:rFonts w:hint="default"/>
        <w:lang w:val="en-US" w:eastAsia="en-US" w:bidi="ar-SA"/>
      </w:rPr>
    </w:lvl>
    <w:lvl w:ilvl="4">
      <w:numFmt w:val="bullet"/>
      <w:lvlText w:val="•"/>
      <w:lvlJc w:val="left"/>
      <w:pPr>
        <w:ind w:left="2612" w:hanging="551"/>
      </w:pPr>
      <w:rPr>
        <w:rFonts w:hint="default"/>
        <w:lang w:val="en-US" w:eastAsia="en-US" w:bidi="ar-SA"/>
      </w:rPr>
    </w:lvl>
    <w:lvl w:ilvl="5">
      <w:numFmt w:val="bullet"/>
      <w:lvlText w:val="•"/>
      <w:lvlJc w:val="left"/>
      <w:pPr>
        <w:ind w:left="3241" w:hanging="551"/>
      </w:pPr>
      <w:rPr>
        <w:rFonts w:hint="default"/>
        <w:lang w:val="en-US" w:eastAsia="en-US" w:bidi="ar-SA"/>
      </w:rPr>
    </w:lvl>
    <w:lvl w:ilvl="6">
      <w:numFmt w:val="bullet"/>
      <w:lvlText w:val="•"/>
      <w:lvlJc w:val="left"/>
      <w:pPr>
        <w:ind w:left="3869" w:hanging="551"/>
      </w:pPr>
      <w:rPr>
        <w:rFonts w:hint="default"/>
        <w:lang w:val="en-US" w:eastAsia="en-US" w:bidi="ar-SA"/>
      </w:rPr>
    </w:lvl>
    <w:lvl w:ilvl="7">
      <w:numFmt w:val="bullet"/>
      <w:lvlText w:val="•"/>
      <w:lvlJc w:val="left"/>
      <w:pPr>
        <w:ind w:left="4497" w:hanging="551"/>
      </w:pPr>
      <w:rPr>
        <w:rFonts w:hint="default"/>
        <w:lang w:val="en-US" w:eastAsia="en-US" w:bidi="ar-SA"/>
      </w:rPr>
    </w:lvl>
    <w:lvl w:ilvl="8">
      <w:numFmt w:val="bullet"/>
      <w:lvlText w:val="•"/>
      <w:lvlJc w:val="left"/>
      <w:pPr>
        <w:ind w:left="5125" w:hanging="551"/>
      </w:pPr>
      <w:rPr>
        <w:rFonts w:hint="default"/>
        <w:lang w:val="en-US" w:eastAsia="en-US" w:bidi="ar-SA"/>
      </w:rPr>
    </w:lvl>
  </w:abstractNum>
  <w:abstractNum w:abstractNumId="2" w15:restartNumberingAfterBreak="0">
    <w:nsid w:val="0565362F"/>
    <w:multiLevelType w:val="multilevel"/>
    <w:tmpl w:val="0565362F"/>
    <w:lvl w:ilvl="0">
      <w:start w:val="1"/>
      <w:numFmt w:val="bullet"/>
      <w:lvlText w:val=""/>
      <w:lvlJc w:val="left"/>
      <w:pPr>
        <w:ind w:left="1800" w:hanging="360"/>
      </w:pPr>
      <w:rPr>
        <w:rFonts w:ascii="Symbol" w:hAnsi="Symbol" w:hint="default"/>
      </w:rPr>
    </w:lvl>
    <w:lvl w:ilvl="1">
      <w:start w:val="1"/>
      <w:numFmt w:val="bullet"/>
      <w:lvlText w:val="o"/>
      <w:lvlJc w:val="left"/>
      <w:pPr>
        <w:ind w:left="2520" w:hanging="360"/>
      </w:pPr>
      <w:rPr>
        <w:rFonts w:ascii="Courier New" w:hAnsi="Courier New" w:cs="Courier New" w:hint="default"/>
      </w:rPr>
    </w:lvl>
    <w:lvl w:ilvl="2">
      <w:start w:val="1"/>
      <w:numFmt w:val="bullet"/>
      <w:lvlText w:val=""/>
      <w:lvlJc w:val="left"/>
      <w:pPr>
        <w:ind w:left="3240" w:hanging="360"/>
      </w:pPr>
      <w:rPr>
        <w:rFonts w:ascii="Wingdings" w:hAnsi="Wingdings" w:hint="default"/>
      </w:rPr>
    </w:lvl>
    <w:lvl w:ilvl="3">
      <w:start w:val="1"/>
      <w:numFmt w:val="bullet"/>
      <w:lvlText w:val=""/>
      <w:lvlJc w:val="left"/>
      <w:pPr>
        <w:ind w:left="3960" w:hanging="360"/>
      </w:pPr>
      <w:rPr>
        <w:rFonts w:ascii="Symbol" w:hAnsi="Symbol" w:hint="default"/>
      </w:rPr>
    </w:lvl>
    <w:lvl w:ilvl="4">
      <w:start w:val="1"/>
      <w:numFmt w:val="bullet"/>
      <w:lvlText w:val="o"/>
      <w:lvlJc w:val="left"/>
      <w:pPr>
        <w:ind w:left="4680" w:hanging="360"/>
      </w:pPr>
      <w:rPr>
        <w:rFonts w:ascii="Courier New" w:hAnsi="Courier New" w:cs="Courier New" w:hint="default"/>
      </w:rPr>
    </w:lvl>
    <w:lvl w:ilvl="5">
      <w:start w:val="1"/>
      <w:numFmt w:val="bullet"/>
      <w:lvlText w:val=""/>
      <w:lvlJc w:val="left"/>
      <w:pPr>
        <w:ind w:left="5400" w:hanging="360"/>
      </w:pPr>
      <w:rPr>
        <w:rFonts w:ascii="Wingdings" w:hAnsi="Wingdings" w:hint="default"/>
      </w:rPr>
    </w:lvl>
    <w:lvl w:ilvl="6">
      <w:start w:val="1"/>
      <w:numFmt w:val="bullet"/>
      <w:lvlText w:val=""/>
      <w:lvlJc w:val="left"/>
      <w:pPr>
        <w:ind w:left="6120" w:hanging="360"/>
      </w:pPr>
      <w:rPr>
        <w:rFonts w:ascii="Symbol" w:hAnsi="Symbol" w:hint="default"/>
      </w:rPr>
    </w:lvl>
    <w:lvl w:ilvl="7">
      <w:start w:val="1"/>
      <w:numFmt w:val="bullet"/>
      <w:lvlText w:val="o"/>
      <w:lvlJc w:val="left"/>
      <w:pPr>
        <w:ind w:left="6840" w:hanging="360"/>
      </w:pPr>
      <w:rPr>
        <w:rFonts w:ascii="Courier New" w:hAnsi="Courier New" w:cs="Courier New" w:hint="default"/>
      </w:rPr>
    </w:lvl>
    <w:lvl w:ilvl="8">
      <w:start w:val="1"/>
      <w:numFmt w:val="bullet"/>
      <w:lvlText w:val=""/>
      <w:lvlJc w:val="left"/>
      <w:pPr>
        <w:ind w:left="7560" w:hanging="360"/>
      </w:pPr>
      <w:rPr>
        <w:rFonts w:ascii="Wingdings" w:hAnsi="Wingdings" w:hint="default"/>
      </w:rPr>
    </w:lvl>
  </w:abstractNum>
  <w:abstractNum w:abstractNumId="3" w15:restartNumberingAfterBreak="0">
    <w:nsid w:val="0EAC07AE"/>
    <w:multiLevelType w:val="multilevel"/>
    <w:tmpl w:val="0EAC07AE"/>
    <w:lvl w:ilvl="0">
      <w:start w:val="10"/>
      <w:numFmt w:val="decimal"/>
      <w:lvlText w:val="%1"/>
      <w:lvlJc w:val="left"/>
      <w:pPr>
        <w:ind w:left="105" w:hanging="549"/>
      </w:pPr>
      <w:rPr>
        <w:rFonts w:hint="default"/>
        <w:lang w:val="en-US" w:eastAsia="en-US" w:bidi="ar-SA"/>
      </w:rPr>
    </w:lvl>
    <w:lvl w:ilvl="1">
      <w:start w:val="2"/>
      <w:numFmt w:val="decimal"/>
      <w:lvlText w:val="%1.%2"/>
      <w:lvlJc w:val="left"/>
      <w:pPr>
        <w:ind w:left="105" w:hanging="549"/>
      </w:pPr>
      <w:rPr>
        <w:rFonts w:hint="default"/>
        <w:lang w:val="en-US" w:eastAsia="en-US" w:bidi="ar-SA"/>
      </w:rPr>
    </w:lvl>
    <w:lvl w:ilvl="2">
      <w:start w:val="1"/>
      <w:numFmt w:val="decimal"/>
      <w:lvlText w:val="%1.%2.%3"/>
      <w:lvlJc w:val="left"/>
      <w:pPr>
        <w:ind w:left="105" w:hanging="549"/>
      </w:pPr>
      <w:rPr>
        <w:rFonts w:ascii="Times New Roman" w:eastAsia="Times New Roman" w:hAnsi="Times New Roman" w:cs="Times New Roman" w:hint="default"/>
        <w:spacing w:val="-2"/>
        <w:w w:val="99"/>
        <w:sz w:val="20"/>
        <w:szCs w:val="20"/>
        <w:lang w:val="en-US" w:eastAsia="en-US" w:bidi="ar-SA"/>
      </w:rPr>
    </w:lvl>
    <w:lvl w:ilvl="3">
      <w:numFmt w:val="bullet"/>
      <w:lvlText w:val="•"/>
      <w:lvlJc w:val="left"/>
      <w:pPr>
        <w:ind w:left="1984" w:hanging="549"/>
      </w:pPr>
      <w:rPr>
        <w:rFonts w:hint="default"/>
        <w:lang w:val="en-US" w:eastAsia="en-US" w:bidi="ar-SA"/>
      </w:rPr>
    </w:lvl>
    <w:lvl w:ilvl="4">
      <w:numFmt w:val="bullet"/>
      <w:lvlText w:val="•"/>
      <w:lvlJc w:val="left"/>
      <w:pPr>
        <w:ind w:left="2612" w:hanging="549"/>
      </w:pPr>
      <w:rPr>
        <w:rFonts w:hint="default"/>
        <w:lang w:val="en-US" w:eastAsia="en-US" w:bidi="ar-SA"/>
      </w:rPr>
    </w:lvl>
    <w:lvl w:ilvl="5">
      <w:numFmt w:val="bullet"/>
      <w:lvlText w:val="•"/>
      <w:lvlJc w:val="left"/>
      <w:pPr>
        <w:ind w:left="3241" w:hanging="549"/>
      </w:pPr>
      <w:rPr>
        <w:rFonts w:hint="default"/>
        <w:lang w:val="en-US" w:eastAsia="en-US" w:bidi="ar-SA"/>
      </w:rPr>
    </w:lvl>
    <w:lvl w:ilvl="6">
      <w:numFmt w:val="bullet"/>
      <w:lvlText w:val="•"/>
      <w:lvlJc w:val="left"/>
      <w:pPr>
        <w:ind w:left="3869" w:hanging="549"/>
      </w:pPr>
      <w:rPr>
        <w:rFonts w:hint="default"/>
        <w:lang w:val="en-US" w:eastAsia="en-US" w:bidi="ar-SA"/>
      </w:rPr>
    </w:lvl>
    <w:lvl w:ilvl="7">
      <w:numFmt w:val="bullet"/>
      <w:lvlText w:val="•"/>
      <w:lvlJc w:val="left"/>
      <w:pPr>
        <w:ind w:left="4497" w:hanging="549"/>
      </w:pPr>
      <w:rPr>
        <w:rFonts w:hint="default"/>
        <w:lang w:val="en-US" w:eastAsia="en-US" w:bidi="ar-SA"/>
      </w:rPr>
    </w:lvl>
    <w:lvl w:ilvl="8">
      <w:numFmt w:val="bullet"/>
      <w:lvlText w:val="•"/>
      <w:lvlJc w:val="left"/>
      <w:pPr>
        <w:ind w:left="5125" w:hanging="549"/>
      </w:pPr>
      <w:rPr>
        <w:rFonts w:hint="default"/>
        <w:lang w:val="en-US" w:eastAsia="en-US" w:bidi="ar-SA"/>
      </w:rPr>
    </w:lvl>
  </w:abstractNum>
  <w:abstractNum w:abstractNumId="4" w15:restartNumberingAfterBreak="0">
    <w:nsid w:val="0EF3270D"/>
    <w:multiLevelType w:val="multilevel"/>
    <w:tmpl w:val="0EF3270D"/>
    <w:lvl w:ilvl="0">
      <w:start w:val="1"/>
      <w:numFmt w:val="upperLetter"/>
      <w:lvlText w:val="%1."/>
      <w:lvlJc w:val="left"/>
      <w:pPr>
        <w:ind w:left="927" w:hanging="360"/>
      </w:pPr>
      <w:rPr>
        <w:rFonts w:hint="default"/>
      </w:rPr>
    </w:lvl>
    <w:lvl w:ilvl="1">
      <w:start w:val="1"/>
      <w:numFmt w:val="lowerLetter"/>
      <w:lvlText w:val="%2."/>
      <w:lvlJc w:val="left"/>
      <w:pPr>
        <w:ind w:left="1647" w:hanging="360"/>
      </w:pPr>
    </w:lvl>
    <w:lvl w:ilvl="2">
      <w:start w:val="1"/>
      <w:numFmt w:val="lowerRoman"/>
      <w:lvlText w:val="%3."/>
      <w:lvlJc w:val="right"/>
      <w:pPr>
        <w:ind w:left="2367" w:hanging="180"/>
      </w:pPr>
    </w:lvl>
    <w:lvl w:ilvl="3">
      <w:start w:val="1"/>
      <w:numFmt w:val="decimal"/>
      <w:lvlText w:val="%4."/>
      <w:lvlJc w:val="left"/>
      <w:pPr>
        <w:ind w:left="3087" w:hanging="360"/>
      </w:pPr>
    </w:lvl>
    <w:lvl w:ilvl="4">
      <w:start w:val="1"/>
      <w:numFmt w:val="lowerLetter"/>
      <w:lvlText w:val="%5."/>
      <w:lvlJc w:val="left"/>
      <w:pPr>
        <w:ind w:left="3807" w:hanging="360"/>
      </w:pPr>
    </w:lvl>
    <w:lvl w:ilvl="5">
      <w:start w:val="1"/>
      <w:numFmt w:val="lowerRoman"/>
      <w:lvlText w:val="%6."/>
      <w:lvlJc w:val="right"/>
      <w:pPr>
        <w:ind w:left="4527" w:hanging="180"/>
      </w:pPr>
    </w:lvl>
    <w:lvl w:ilvl="6">
      <w:start w:val="1"/>
      <w:numFmt w:val="decimal"/>
      <w:lvlText w:val="%7."/>
      <w:lvlJc w:val="left"/>
      <w:pPr>
        <w:ind w:left="5247" w:hanging="360"/>
      </w:pPr>
    </w:lvl>
    <w:lvl w:ilvl="7">
      <w:start w:val="1"/>
      <w:numFmt w:val="lowerLetter"/>
      <w:lvlText w:val="%8."/>
      <w:lvlJc w:val="left"/>
      <w:pPr>
        <w:ind w:left="5967" w:hanging="360"/>
      </w:pPr>
    </w:lvl>
    <w:lvl w:ilvl="8">
      <w:start w:val="1"/>
      <w:numFmt w:val="lowerRoman"/>
      <w:lvlText w:val="%9."/>
      <w:lvlJc w:val="right"/>
      <w:pPr>
        <w:ind w:left="6687" w:hanging="180"/>
      </w:pPr>
    </w:lvl>
  </w:abstractNum>
  <w:abstractNum w:abstractNumId="5" w15:restartNumberingAfterBreak="0">
    <w:nsid w:val="10F25910"/>
    <w:multiLevelType w:val="multilevel"/>
    <w:tmpl w:val="10F25910"/>
    <w:lvl w:ilvl="0">
      <w:start w:val="1"/>
      <w:numFmt w:val="decimal"/>
      <w:lvlText w:val="%1"/>
      <w:lvlJc w:val="left"/>
      <w:pPr>
        <w:ind w:left="825" w:hanging="720"/>
      </w:pPr>
      <w:rPr>
        <w:rFonts w:hint="default"/>
        <w:lang w:val="en-US" w:eastAsia="en-US" w:bidi="ar-SA"/>
      </w:rPr>
    </w:lvl>
    <w:lvl w:ilvl="1">
      <w:start w:val="1"/>
      <w:numFmt w:val="decimal"/>
      <w:lvlText w:val="%1.%2"/>
      <w:lvlJc w:val="left"/>
      <w:pPr>
        <w:ind w:left="825" w:hanging="720"/>
      </w:pPr>
      <w:rPr>
        <w:rFonts w:hint="default"/>
        <w:lang w:val="en-US" w:eastAsia="en-US" w:bidi="ar-SA"/>
      </w:rPr>
    </w:lvl>
    <w:lvl w:ilvl="2">
      <w:start w:val="1"/>
      <w:numFmt w:val="decimal"/>
      <w:lvlText w:val="%1.%2.%3"/>
      <w:lvlJc w:val="left"/>
      <w:pPr>
        <w:ind w:left="825" w:hanging="720"/>
      </w:pPr>
      <w:rPr>
        <w:rFonts w:hint="default"/>
        <w:w w:val="100"/>
        <w:lang w:val="en-US" w:eastAsia="en-US" w:bidi="ar-SA"/>
      </w:rPr>
    </w:lvl>
    <w:lvl w:ilvl="3">
      <w:numFmt w:val="bullet"/>
      <w:lvlText w:val="•"/>
      <w:lvlJc w:val="left"/>
      <w:pPr>
        <w:ind w:left="2473" w:hanging="720"/>
      </w:pPr>
      <w:rPr>
        <w:rFonts w:hint="default"/>
        <w:lang w:val="en-US" w:eastAsia="en-US" w:bidi="ar-SA"/>
      </w:rPr>
    </w:lvl>
    <w:lvl w:ilvl="4">
      <w:numFmt w:val="bullet"/>
      <w:lvlText w:val="•"/>
      <w:lvlJc w:val="left"/>
      <w:pPr>
        <w:ind w:left="3024" w:hanging="720"/>
      </w:pPr>
      <w:rPr>
        <w:rFonts w:hint="default"/>
        <w:lang w:val="en-US" w:eastAsia="en-US" w:bidi="ar-SA"/>
      </w:rPr>
    </w:lvl>
    <w:lvl w:ilvl="5">
      <w:numFmt w:val="bullet"/>
      <w:lvlText w:val="•"/>
      <w:lvlJc w:val="left"/>
      <w:pPr>
        <w:ind w:left="3575" w:hanging="720"/>
      </w:pPr>
      <w:rPr>
        <w:rFonts w:hint="default"/>
        <w:lang w:val="en-US" w:eastAsia="en-US" w:bidi="ar-SA"/>
      </w:rPr>
    </w:lvl>
    <w:lvl w:ilvl="6">
      <w:numFmt w:val="bullet"/>
      <w:lvlText w:val="•"/>
      <w:lvlJc w:val="left"/>
      <w:pPr>
        <w:ind w:left="4126" w:hanging="720"/>
      </w:pPr>
      <w:rPr>
        <w:rFonts w:hint="default"/>
        <w:lang w:val="en-US" w:eastAsia="en-US" w:bidi="ar-SA"/>
      </w:rPr>
    </w:lvl>
    <w:lvl w:ilvl="7">
      <w:numFmt w:val="bullet"/>
      <w:lvlText w:val="•"/>
      <w:lvlJc w:val="left"/>
      <w:pPr>
        <w:ind w:left="4677" w:hanging="720"/>
      </w:pPr>
      <w:rPr>
        <w:rFonts w:hint="default"/>
        <w:lang w:val="en-US" w:eastAsia="en-US" w:bidi="ar-SA"/>
      </w:rPr>
    </w:lvl>
    <w:lvl w:ilvl="8">
      <w:numFmt w:val="bullet"/>
      <w:lvlText w:val="•"/>
      <w:lvlJc w:val="left"/>
      <w:pPr>
        <w:ind w:left="5228" w:hanging="720"/>
      </w:pPr>
      <w:rPr>
        <w:rFonts w:hint="default"/>
        <w:lang w:val="en-US" w:eastAsia="en-US" w:bidi="ar-SA"/>
      </w:rPr>
    </w:lvl>
  </w:abstractNum>
  <w:abstractNum w:abstractNumId="6" w15:restartNumberingAfterBreak="0">
    <w:nsid w:val="11A05039"/>
    <w:multiLevelType w:val="multilevel"/>
    <w:tmpl w:val="11A05039"/>
    <w:lvl w:ilvl="0">
      <w:start w:val="1"/>
      <w:numFmt w:val="upperLetter"/>
      <w:lvlText w:val="%1."/>
      <w:lvlJc w:val="left"/>
      <w:pPr>
        <w:ind w:left="1429" w:hanging="360"/>
      </w:pPr>
    </w:lvl>
    <w:lvl w:ilvl="1">
      <w:start w:val="1"/>
      <w:numFmt w:val="lowerLetter"/>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7" w15:restartNumberingAfterBreak="0">
    <w:nsid w:val="11F64329"/>
    <w:multiLevelType w:val="multilevel"/>
    <w:tmpl w:val="11F64329"/>
    <w:lvl w:ilvl="0">
      <w:start w:val="3"/>
      <w:numFmt w:val="decimal"/>
      <w:lvlText w:val="%1"/>
      <w:lvlJc w:val="left"/>
      <w:pPr>
        <w:ind w:left="557" w:hanging="453"/>
      </w:pPr>
      <w:rPr>
        <w:rFonts w:hint="default"/>
        <w:lang w:val="en-US" w:eastAsia="en-US" w:bidi="ar-SA"/>
      </w:rPr>
    </w:lvl>
    <w:lvl w:ilvl="1">
      <w:start w:val="1"/>
      <w:numFmt w:val="decimal"/>
      <w:lvlText w:val="%1.%2"/>
      <w:lvlJc w:val="left"/>
      <w:pPr>
        <w:ind w:left="557" w:hanging="453"/>
      </w:pPr>
      <w:rPr>
        <w:rFonts w:hint="default"/>
        <w:lang w:val="en-US" w:eastAsia="en-US" w:bidi="ar-SA"/>
      </w:rPr>
    </w:lvl>
    <w:lvl w:ilvl="2">
      <w:start w:val="1"/>
      <w:numFmt w:val="decimal"/>
      <w:lvlText w:val="%1.%2.%3"/>
      <w:lvlJc w:val="left"/>
      <w:pPr>
        <w:ind w:left="557" w:hanging="453"/>
      </w:pPr>
      <w:rPr>
        <w:rFonts w:ascii="Times New Roman" w:eastAsia="Times New Roman" w:hAnsi="Times New Roman" w:cs="Times New Roman" w:hint="default"/>
        <w:spacing w:val="0"/>
        <w:w w:val="99"/>
        <w:sz w:val="20"/>
        <w:szCs w:val="20"/>
        <w:lang w:val="en-US" w:eastAsia="en-US" w:bidi="ar-SA"/>
      </w:rPr>
    </w:lvl>
    <w:lvl w:ilvl="3">
      <w:numFmt w:val="bullet"/>
      <w:lvlText w:val="•"/>
      <w:lvlJc w:val="left"/>
      <w:pPr>
        <w:ind w:left="2363" w:hanging="453"/>
      </w:pPr>
      <w:rPr>
        <w:rFonts w:hint="default"/>
        <w:lang w:val="en-US" w:eastAsia="en-US" w:bidi="ar-SA"/>
      </w:rPr>
    </w:lvl>
    <w:lvl w:ilvl="4">
      <w:numFmt w:val="bullet"/>
      <w:lvlText w:val="•"/>
      <w:lvlJc w:val="left"/>
      <w:pPr>
        <w:ind w:left="2964" w:hanging="453"/>
      </w:pPr>
      <w:rPr>
        <w:rFonts w:hint="default"/>
        <w:lang w:val="en-US" w:eastAsia="en-US" w:bidi="ar-SA"/>
      </w:rPr>
    </w:lvl>
    <w:lvl w:ilvl="5">
      <w:numFmt w:val="bullet"/>
      <w:lvlText w:val="•"/>
      <w:lvlJc w:val="left"/>
      <w:pPr>
        <w:ind w:left="3565" w:hanging="453"/>
      </w:pPr>
      <w:rPr>
        <w:rFonts w:hint="default"/>
        <w:lang w:val="en-US" w:eastAsia="en-US" w:bidi="ar-SA"/>
      </w:rPr>
    </w:lvl>
    <w:lvl w:ilvl="6">
      <w:numFmt w:val="bullet"/>
      <w:lvlText w:val="•"/>
      <w:lvlJc w:val="left"/>
      <w:pPr>
        <w:ind w:left="4166" w:hanging="453"/>
      </w:pPr>
      <w:rPr>
        <w:rFonts w:hint="default"/>
        <w:lang w:val="en-US" w:eastAsia="en-US" w:bidi="ar-SA"/>
      </w:rPr>
    </w:lvl>
    <w:lvl w:ilvl="7">
      <w:numFmt w:val="bullet"/>
      <w:lvlText w:val="•"/>
      <w:lvlJc w:val="left"/>
      <w:pPr>
        <w:ind w:left="4767" w:hanging="453"/>
      </w:pPr>
      <w:rPr>
        <w:rFonts w:hint="default"/>
        <w:lang w:val="en-US" w:eastAsia="en-US" w:bidi="ar-SA"/>
      </w:rPr>
    </w:lvl>
    <w:lvl w:ilvl="8">
      <w:numFmt w:val="bullet"/>
      <w:lvlText w:val="•"/>
      <w:lvlJc w:val="left"/>
      <w:pPr>
        <w:ind w:left="5368" w:hanging="453"/>
      </w:pPr>
      <w:rPr>
        <w:rFonts w:hint="default"/>
        <w:lang w:val="en-US" w:eastAsia="en-US" w:bidi="ar-SA"/>
      </w:rPr>
    </w:lvl>
  </w:abstractNum>
  <w:abstractNum w:abstractNumId="8" w15:restartNumberingAfterBreak="0">
    <w:nsid w:val="13962674"/>
    <w:multiLevelType w:val="multilevel"/>
    <w:tmpl w:val="1396267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9" w15:restartNumberingAfterBreak="0">
    <w:nsid w:val="1A3E776C"/>
    <w:multiLevelType w:val="multilevel"/>
    <w:tmpl w:val="1A3E776C"/>
    <w:lvl w:ilvl="0">
      <w:start w:val="5"/>
      <w:numFmt w:val="decimal"/>
      <w:lvlText w:val="%1"/>
      <w:lvlJc w:val="left"/>
      <w:pPr>
        <w:ind w:left="557" w:hanging="453"/>
      </w:pPr>
      <w:rPr>
        <w:rFonts w:hint="default"/>
        <w:lang w:val="en-US" w:eastAsia="en-US" w:bidi="ar-SA"/>
      </w:rPr>
    </w:lvl>
    <w:lvl w:ilvl="1">
      <w:start w:val="3"/>
      <w:numFmt w:val="decimal"/>
      <w:lvlText w:val="%1.%2"/>
      <w:lvlJc w:val="left"/>
      <w:pPr>
        <w:ind w:left="557" w:hanging="453"/>
      </w:pPr>
      <w:rPr>
        <w:rFonts w:hint="default"/>
        <w:lang w:val="en-US" w:eastAsia="en-US" w:bidi="ar-SA"/>
      </w:rPr>
    </w:lvl>
    <w:lvl w:ilvl="2">
      <w:start w:val="1"/>
      <w:numFmt w:val="decimal"/>
      <w:lvlText w:val="%1.%2.%3"/>
      <w:lvlJc w:val="left"/>
      <w:pPr>
        <w:ind w:left="557" w:hanging="453"/>
      </w:pPr>
      <w:rPr>
        <w:rFonts w:ascii="Times New Roman" w:eastAsia="Times New Roman" w:hAnsi="Times New Roman" w:cs="Times New Roman" w:hint="default"/>
        <w:spacing w:val="0"/>
        <w:w w:val="99"/>
        <w:sz w:val="20"/>
        <w:szCs w:val="20"/>
        <w:lang w:val="en-US" w:eastAsia="en-US" w:bidi="ar-SA"/>
      </w:rPr>
    </w:lvl>
    <w:lvl w:ilvl="3">
      <w:numFmt w:val="bullet"/>
      <w:lvlText w:val="•"/>
      <w:lvlJc w:val="left"/>
      <w:pPr>
        <w:ind w:left="2306" w:hanging="453"/>
      </w:pPr>
      <w:rPr>
        <w:rFonts w:hint="default"/>
        <w:lang w:val="en-US" w:eastAsia="en-US" w:bidi="ar-SA"/>
      </w:rPr>
    </w:lvl>
    <w:lvl w:ilvl="4">
      <w:numFmt w:val="bullet"/>
      <w:lvlText w:val="•"/>
      <w:lvlJc w:val="left"/>
      <w:pPr>
        <w:ind w:left="2888" w:hanging="453"/>
      </w:pPr>
      <w:rPr>
        <w:rFonts w:hint="default"/>
        <w:lang w:val="en-US" w:eastAsia="en-US" w:bidi="ar-SA"/>
      </w:rPr>
    </w:lvl>
    <w:lvl w:ilvl="5">
      <w:numFmt w:val="bullet"/>
      <w:lvlText w:val="•"/>
      <w:lvlJc w:val="left"/>
      <w:pPr>
        <w:ind w:left="3471" w:hanging="453"/>
      </w:pPr>
      <w:rPr>
        <w:rFonts w:hint="default"/>
        <w:lang w:val="en-US" w:eastAsia="en-US" w:bidi="ar-SA"/>
      </w:rPr>
    </w:lvl>
    <w:lvl w:ilvl="6">
      <w:numFmt w:val="bullet"/>
      <w:lvlText w:val="•"/>
      <w:lvlJc w:val="left"/>
      <w:pPr>
        <w:ind w:left="4053" w:hanging="453"/>
      </w:pPr>
      <w:rPr>
        <w:rFonts w:hint="default"/>
        <w:lang w:val="en-US" w:eastAsia="en-US" w:bidi="ar-SA"/>
      </w:rPr>
    </w:lvl>
    <w:lvl w:ilvl="7">
      <w:numFmt w:val="bullet"/>
      <w:lvlText w:val="•"/>
      <w:lvlJc w:val="left"/>
      <w:pPr>
        <w:ind w:left="4635" w:hanging="453"/>
      </w:pPr>
      <w:rPr>
        <w:rFonts w:hint="default"/>
        <w:lang w:val="en-US" w:eastAsia="en-US" w:bidi="ar-SA"/>
      </w:rPr>
    </w:lvl>
    <w:lvl w:ilvl="8">
      <w:numFmt w:val="bullet"/>
      <w:lvlText w:val="•"/>
      <w:lvlJc w:val="left"/>
      <w:pPr>
        <w:ind w:left="5217" w:hanging="453"/>
      </w:pPr>
      <w:rPr>
        <w:rFonts w:hint="default"/>
        <w:lang w:val="en-US" w:eastAsia="en-US" w:bidi="ar-SA"/>
      </w:rPr>
    </w:lvl>
  </w:abstractNum>
  <w:abstractNum w:abstractNumId="10" w15:restartNumberingAfterBreak="0">
    <w:nsid w:val="1F2619B6"/>
    <w:multiLevelType w:val="multilevel"/>
    <w:tmpl w:val="1F2619B6"/>
    <w:lvl w:ilvl="0">
      <w:start w:val="1"/>
      <w:numFmt w:val="bullet"/>
      <w:lvlText w:val=""/>
      <w:lvlJc w:val="left"/>
      <w:pPr>
        <w:ind w:left="1004" w:hanging="360"/>
      </w:pPr>
      <w:rPr>
        <w:rFonts w:ascii="Symbol" w:hAnsi="Symbol" w:hint="default"/>
      </w:rPr>
    </w:lvl>
    <w:lvl w:ilvl="1">
      <w:start w:val="1"/>
      <w:numFmt w:val="bullet"/>
      <w:lvlText w:val="o"/>
      <w:lvlJc w:val="left"/>
      <w:pPr>
        <w:ind w:left="1724" w:hanging="360"/>
      </w:pPr>
      <w:rPr>
        <w:rFonts w:ascii="Courier New" w:hAnsi="Courier New" w:cs="Courier New" w:hint="default"/>
      </w:rPr>
    </w:lvl>
    <w:lvl w:ilvl="2">
      <w:start w:val="1"/>
      <w:numFmt w:val="bullet"/>
      <w:lvlText w:val=""/>
      <w:lvlJc w:val="left"/>
      <w:pPr>
        <w:ind w:left="2444" w:hanging="360"/>
      </w:pPr>
      <w:rPr>
        <w:rFonts w:ascii="Wingdings" w:hAnsi="Wingdings" w:hint="default"/>
      </w:rPr>
    </w:lvl>
    <w:lvl w:ilvl="3">
      <w:start w:val="1"/>
      <w:numFmt w:val="bullet"/>
      <w:lvlText w:val=""/>
      <w:lvlJc w:val="left"/>
      <w:pPr>
        <w:ind w:left="3164" w:hanging="360"/>
      </w:pPr>
      <w:rPr>
        <w:rFonts w:ascii="Symbol" w:hAnsi="Symbol" w:hint="default"/>
      </w:rPr>
    </w:lvl>
    <w:lvl w:ilvl="4">
      <w:start w:val="1"/>
      <w:numFmt w:val="bullet"/>
      <w:lvlText w:val="o"/>
      <w:lvlJc w:val="left"/>
      <w:pPr>
        <w:ind w:left="3884" w:hanging="360"/>
      </w:pPr>
      <w:rPr>
        <w:rFonts w:ascii="Courier New" w:hAnsi="Courier New" w:cs="Courier New" w:hint="default"/>
      </w:rPr>
    </w:lvl>
    <w:lvl w:ilvl="5">
      <w:start w:val="1"/>
      <w:numFmt w:val="bullet"/>
      <w:lvlText w:val=""/>
      <w:lvlJc w:val="left"/>
      <w:pPr>
        <w:ind w:left="4604" w:hanging="360"/>
      </w:pPr>
      <w:rPr>
        <w:rFonts w:ascii="Wingdings" w:hAnsi="Wingdings" w:hint="default"/>
      </w:rPr>
    </w:lvl>
    <w:lvl w:ilvl="6">
      <w:start w:val="1"/>
      <w:numFmt w:val="bullet"/>
      <w:lvlText w:val=""/>
      <w:lvlJc w:val="left"/>
      <w:pPr>
        <w:ind w:left="5324" w:hanging="360"/>
      </w:pPr>
      <w:rPr>
        <w:rFonts w:ascii="Symbol" w:hAnsi="Symbol" w:hint="default"/>
      </w:rPr>
    </w:lvl>
    <w:lvl w:ilvl="7">
      <w:start w:val="1"/>
      <w:numFmt w:val="bullet"/>
      <w:lvlText w:val="o"/>
      <w:lvlJc w:val="left"/>
      <w:pPr>
        <w:ind w:left="6044" w:hanging="360"/>
      </w:pPr>
      <w:rPr>
        <w:rFonts w:ascii="Courier New" w:hAnsi="Courier New" w:cs="Courier New" w:hint="default"/>
      </w:rPr>
    </w:lvl>
    <w:lvl w:ilvl="8">
      <w:start w:val="1"/>
      <w:numFmt w:val="bullet"/>
      <w:lvlText w:val=""/>
      <w:lvlJc w:val="left"/>
      <w:pPr>
        <w:ind w:left="6764" w:hanging="360"/>
      </w:pPr>
      <w:rPr>
        <w:rFonts w:ascii="Wingdings" w:hAnsi="Wingdings" w:hint="default"/>
      </w:rPr>
    </w:lvl>
  </w:abstractNum>
  <w:abstractNum w:abstractNumId="11" w15:restartNumberingAfterBreak="0">
    <w:nsid w:val="202149BF"/>
    <w:multiLevelType w:val="multilevel"/>
    <w:tmpl w:val="202149BF"/>
    <w:lvl w:ilvl="0">
      <w:start w:val="7"/>
      <w:numFmt w:val="decimal"/>
      <w:lvlText w:val="%1"/>
      <w:lvlJc w:val="left"/>
      <w:pPr>
        <w:ind w:left="557" w:hanging="453"/>
      </w:pPr>
      <w:rPr>
        <w:rFonts w:hint="default"/>
        <w:lang w:val="en-US" w:eastAsia="en-US" w:bidi="ar-SA"/>
      </w:rPr>
    </w:lvl>
    <w:lvl w:ilvl="1">
      <w:start w:val="2"/>
      <w:numFmt w:val="decimal"/>
      <w:lvlText w:val="%1.%2"/>
      <w:lvlJc w:val="left"/>
      <w:pPr>
        <w:ind w:left="557" w:hanging="453"/>
      </w:pPr>
      <w:rPr>
        <w:rFonts w:hint="default"/>
        <w:lang w:val="en-US" w:eastAsia="en-US" w:bidi="ar-SA"/>
      </w:rPr>
    </w:lvl>
    <w:lvl w:ilvl="2">
      <w:start w:val="1"/>
      <w:numFmt w:val="decimal"/>
      <w:lvlText w:val="%1.%2.%3"/>
      <w:lvlJc w:val="left"/>
      <w:pPr>
        <w:ind w:left="557" w:hanging="453"/>
      </w:pPr>
      <w:rPr>
        <w:rFonts w:ascii="Times New Roman" w:eastAsia="Times New Roman" w:hAnsi="Times New Roman" w:cs="Times New Roman" w:hint="default"/>
        <w:spacing w:val="0"/>
        <w:w w:val="99"/>
        <w:sz w:val="20"/>
        <w:szCs w:val="20"/>
        <w:lang w:val="en-US" w:eastAsia="en-US" w:bidi="ar-SA"/>
      </w:rPr>
    </w:lvl>
    <w:lvl w:ilvl="3">
      <w:numFmt w:val="bullet"/>
      <w:lvlText w:val="•"/>
      <w:lvlJc w:val="left"/>
      <w:pPr>
        <w:ind w:left="2306" w:hanging="453"/>
      </w:pPr>
      <w:rPr>
        <w:rFonts w:hint="default"/>
        <w:lang w:val="en-US" w:eastAsia="en-US" w:bidi="ar-SA"/>
      </w:rPr>
    </w:lvl>
    <w:lvl w:ilvl="4">
      <w:numFmt w:val="bullet"/>
      <w:lvlText w:val="•"/>
      <w:lvlJc w:val="left"/>
      <w:pPr>
        <w:ind w:left="2888" w:hanging="453"/>
      </w:pPr>
      <w:rPr>
        <w:rFonts w:hint="default"/>
        <w:lang w:val="en-US" w:eastAsia="en-US" w:bidi="ar-SA"/>
      </w:rPr>
    </w:lvl>
    <w:lvl w:ilvl="5">
      <w:numFmt w:val="bullet"/>
      <w:lvlText w:val="•"/>
      <w:lvlJc w:val="left"/>
      <w:pPr>
        <w:ind w:left="3471" w:hanging="453"/>
      </w:pPr>
      <w:rPr>
        <w:rFonts w:hint="default"/>
        <w:lang w:val="en-US" w:eastAsia="en-US" w:bidi="ar-SA"/>
      </w:rPr>
    </w:lvl>
    <w:lvl w:ilvl="6">
      <w:numFmt w:val="bullet"/>
      <w:lvlText w:val="•"/>
      <w:lvlJc w:val="left"/>
      <w:pPr>
        <w:ind w:left="4053" w:hanging="453"/>
      </w:pPr>
      <w:rPr>
        <w:rFonts w:hint="default"/>
        <w:lang w:val="en-US" w:eastAsia="en-US" w:bidi="ar-SA"/>
      </w:rPr>
    </w:lvl>
    <w:lvl w:ilvl="7">
      <w:numFmt w:val="bullet"/>
      <w:lvlText w:val="•"/>
      <w:lvlJc w:val="left"/>
      <w:pPr>
        <w:ind w:left="4635" w:hanging="453"/>
      </w:pPr>
      <w:rPr>
        <w:rFonts w:hint="default"/>
        <w:lang w:val="en-US" w:eastAsia="en-US" w:bidi="ar-SA"/>
      </w:rPr>
    </w:lvl>
    <w:lvl w:ilvl="8">
      <w:numFmt w:val="bullet"/>
      <w:lvlText w:val="•"/>
      <w:lvlJc w:val="left"/>
      <w:pPr>
        <w:ind w:left="5217" w:hanging="453"/>
      </w:pPr>
      <w:rPr>
        <w:rFonts w:hint="default"/>
        <w:lang w:val="en-US" w:eastAsia="en-US" w:bidi="ar-SA"/>
      </w:rPr>
    </w:lvl>
  </w:abstractNum>
  <w:abstractNum w:abstractNumId="12" w15:restartNumberingAfterBreak="0">
    <w:nsid w:val="220857F9"/>
    <w:multiLevelType w:val="multilevel"/>
    <w:tmpl w:val="220857F9"/>
    <w:lvl w:ilvl="0">
      <w:start w:val="2"/>
      <w:numFmt w:val="decimal"/>
      <w:lvlText w:val="%1"/>
      <w:lvlJc w:val="left"/>
      <w:pPr>
        <w:ind w:left="108" w:hanging="497"/>
      </w:pPr>
      <w:rPr>
        <w:rFonts w:hint="default"/>
        <w:lang w:val="en-US" w:eastAsia="en-US" w:bidi="ar-SA"/>
      </w:rPr>
    </w:lvl>
    <w:lvl w:ilvl="1">
      <w:start w:val="3"/>
      <w:numFmt w:val="decimal"/>
      <w:lvlText w:val="%1.%2"/>
      <w:lvlJc w:val="left"/>
      <w:pPr>
        <w:ind w:left="108" w:hanging="497"/>
      </w:pPr>
      <w:rPr>
        <w:rFonts w:hint="default"/>
        <w:lang w:val="en-US" w:eastAsia="en-US" w:bidi="ar-SA"/>
      </w:rPr>
    </w:lvl>
    <w:lvl w:ilvl="2">
      <w:start w:val="1"/>
      <w:numFmt w:val="decimal"/>
      <w:lvlText w:val="%1.%2.%3"/>
      <w:lvlJc w:val="left"/>
      <w:pPr>
        <w:ind w:left="108" w:hanging="497"/>
      </w:pPr>
      <w:rPr>
        <w:rFonts w:ascii="Times New Roman" w:eastAsia="Times New Roman" w:hAnsi="Times New Roman" w:cs="Times New Roman" w:hint="default"/>
        <w:w w:val="100"/>
        <w:sz w:val="22"/>
        <w:szCs w:val="22"/>
        <w:lang w:val="en-US" w:eastAsia="en-US" w:bidi="ar-SA"/>
      </w:rPr>
    </w:lvl>
    <w:lvl w:ilvl="3">
      <w:numFmt w:val="bullet"/>
      <w:lvlText w:val="•"/>
      <w:lvlJc w:val="left"/>
      <w:pPr>
        <w:ind w:left="1965" w:hanging="497"/>
      </w:pPr>
      <w:rPr>
        <w:rFonts w:hint="default"/>
        <w:lang w:val="en-US" w:eastAsia="en-US" w:bidi="ar-SA"/>
      </w:rPr>
    </w:lvl>
    <w:lvl w:ilvl="4">
      <w:numFmt w:val="bullet"/>
      <w:lvlText w:val="•"/>
      <w:lvlJc w:val="left"/>
      <w:pPr>
        <w:ind w:left="2587" w:hanging="497"/>
      </w:pPr>
      <w:rPr>
        <w:rFonts w:hint="default"/>
        <w:lang w:val="en-US" w:eastAsia="en-US" w:bidi="ar-SA"/>
      </w:rPr>
    </w:lvl>
    <w:lvl w:ilvl="5">
      <w:numFmt w:val="bullet"/>
      <w:lvlText w:val="•"/>
      <w:lvlJc w:val="left"/>
      <w:pPr>
        <w:ind w:left="3209" w:hanging="497"/>
      </w:pPr>
      <w:rPr>
        <w:rFonts w:hint="default"/>
        <w:lang w:val="en-US" w:eastAsia="en-US" w:bidi="ar-SA"/>
      </w:rPr>
    </w:lvl>
    <w:lvl w:ilvl="6">
      <w:numFmt w:val="bullet"/>
      <w:lvlText w:val="•"/>
      <w:lvlJc w:val="left"/>
      <w:pPr>
        <w:ind w:left="3831" w:hanging="497"/>
      </w:pPr>
      <w:rPr>
        <w:rFonts w:hint="default"/>
        <w:lang w:val="en-US" w:eastAsia="en-US" w:bidi="ar-SA"/>
      </w:rPr>
    </w:lvl>
    <w:lvl w:ilvl="7">
      <w:numFmt w:val="bullet"/>
      <w:lvlText w:val="•"/>
      <w:lvlJc w:val="left"/>
      <w:pPr>
        <w:ind w:left="4453" w:hanging="497"/>
      </w:pPr>
      <w:rPr>
        <w:rFonts w:hint="default"/>
        <w:lang w:val="en-US" w:eastAsia="en-US" w:bidi="ar-SA"/>
      </w:rPr>
    </w:lvl>
    <w:lvl w:ilvl="8">
      <w:numFmt w:val="bullet"/>
      <w:lvlText w:val="•"/>
      <w:lvlJc w:val="left"/>
      <w:pPr>
        <w:ind w:left="5075" w:hanging="497"/>
      </w:pPr>
      <w:rPr>
        <w:rFonts w:hint="default"/>
        <w:lang w:val="en-US" w:eastAsia="en-US" w:bidi="ar-SA"/>
      </w:rPr>
    </w:lvl>
  </w:abstractNum>
  <w:abstractNum w:abstractNumId="13" w15:restartNumberingAfterBreak="0">
    <w:nsid w:val="230D64FC"/>
    <w:multiLevelType w:val="multilevel"/>
    <w:tmpl w:val="230D64FC"/>
    <w:lvl w:ilvl="0">
      <w:start w:val="4"/>
      <w:numFmt w:val="decimal"/>
      <w:lvlText w:val="%1"/>
      <w:lvlJc w:val="left"/>
      <w:pPr>
        <w:ind w:left="108" w:hanging="556"/>
      </w:pPr>
      <w:rPr>
        <w:rFonts w:hint="default"/>
        <w:lang w:val="en-US" w:eastAsia="en-US" w:bidi="ar-SA"/>
      </w:rPr>
    </w:lvl>
    <w:lvl w:ilvl="1">
      <w:start w:val="3"/>
      <w:numFmt w:val="decimal"/>
      <w:lvlText w:val="%1.%2"/>
      <w:lvlJc w:val="left"/>
      <w:pPr>
        <w:ind w:left="108" w:hanging="556"/>
      </w:pPr>
      <w:rPr>
        <w:rFonts w:hint="default"/>
        <w:lang w:val="en-US" w:eastAsia="en-US" w:bidi="ar-SA"/>
      </w:rPr>
    </w:lvl>
    <w:lvl w:ilvl="2">
      <w:start w:val="1"/>
      <w:numFmt w:val="decimal"/>
      <w:lvlText w:val="%1.%2.%3"/>
      <w:lvlJc w:val="left"/>
      <w:pPr>
        <w:ind w:left="108" w:hanging="556"/>
      </w:pPr>
      <w:rPr>
        <w:rFonts w:ascii="Times New Roman" w:eastAsia="Times New Roman" w:hAnsi="Times New Roman" w:cs="Times New Roman" w:hint="default"/>
        <w:spacing w:val="0"/>
        <w:w w:val="99"/>
        <w:sz w:val="20"/>
        <w:szCs w:val="20"/>
        <w:lang w:val="en-US" w:eastAsia="en-US" w:bidi="ar-SA"/>
      </w:rPr>
    </w:lvl>
    <w:lvl w:ilvl="3">
      <w:numFmt w:val="bullet"/>
      <w:lvlText w:val="•"/>
      <w:lvlJc w:val="left"/>
      <w:pPr>
        <w:ind w:left="1965" w:hanging="556"/>
      </w:pPr>
      <w:rPr>
        <w:rFonts w:hint="default"/>
        <w:lang w:val="en-US" w:eastAsia="en-US" w:bidi="ar-SA"/>
      </w:rPr>
    </w:lvl>
    <w:lvl w:ilvl="4">
      <w:numFmt w:val="bullet"/>
      <w:lvlText w:val="•"/>
      <w:lvlJc w:val="left"/>
      <w:pPr>
        <w:ind w:left="2587" w:hanging="556"/>
      </w:pPr>
      <w:rPr>
        <w:rFonts w:hint="default"/>
        <w:lang w:val="en-US" w:eastAsia="en-US" w:bidi="ar-SA"/>
      </w:rPr>
    </w:lvl>
    <w:lvl w:ilvl="5">
      <w:numFmt w:val="bullet"/>
      <w:lvlText w:val="•"/>
      <w:lvlJc w:val="left"/>
      <w:pPr>
        <w:ind w:left="3209" w:hanging="556"/>
      </w:pPr>
      <w:rPr>
        <w:rFonts w:hint="default"/>
        <w:lang w:val="en-US" w:eastAsia="en-US" w:bidi="ar-SA"/>
      </w:rPr>
    </w:lvl>
    <w:lvl w:ilvl="6">
      <w:numFmt w:val="bullet"/>
      <w:lvlText w:val="•"/>
      <w:lvlJc w:val="left"/>
      <w:pPr>
        <w:ind w:left="3831" w:hanging="556"/>
      </w:pPr>
      <w:rPr>
        <w:rFonts w:hint="default"/>
        <w:lang w:val="en-US" w:eastAsia="en-US" w:bidi="ar-SA"/>
      </w:rPr>
    </w:lvl>
    <w:lvl w:ilvl="7">
      <w:numFmt w:val="bullet"/>
      <w:lvlText w:val="•"/>
      <w:lvlJc w:val="left"/>
      <w:pPr>
        <w:ind w:left="4453" w:hanging="556"/>
      </w:pPr>
      <w:rPr>
        <w:rFonts w:hint="default"/>
        <w:lang w:val="en-US" w:eastAsia="en-US" w:bidi="ar-SA"/>
      </w:rPr>
    </w:lvl>
    <w:lvl w:ilvl="8">
      <w:numFmt w:val="bullet"/>
      <w:lvlText w:val="•"/>
      <w:lvlJc w:val="left"/>
      <w:pPr>
        <w:ind w:left="5075" w:hanging="556"/>
      </w:pPr>
      <w:rPr>
        <w:rFonts w:hint="default"/>
        <w:lang w:val="en-US" w:eastAsia="en-US" w:bidi="ar-SA"/>
      </w:rPr>
    </w:lvl>
  </w:abstractNum>
  <w:abstractNum w:abstractNumId="14" w15:restartNumberingAfterBreak="0">
    <w:nsid w:val="2322156D"/>
    <w:multiLevelType w:val="multilevel"/>
    <w:tmpl w:val="2322156D"/>
    <w:lvl w:ilvl="0">
      <w:start w:val="2"/>
      <w:numFmt w:val="decimal"/>
      <w:lvlText w:val="%1"/>
      <w:lvlJc w:val="left"/>
      <w:pPr>
        <w:ind w:left="605" w:hanging="497"/>
      </w:pPr>
      <w:rPr>
        <w:rFonts w:hint="default"/>
        <w:lang w:val="en-US" w:eastAsia="en-US" w:bidi="ar-SA"/>
      </w:rPr>
    </w:lvl>
    <w:lvl w:ilvl="1">
      <w:start w:val="1"/>
      <w:numFmt w:val="decimal"/>
      <w:lvlText w:val="%1.%2"/>
      <w:lvlJc w:val="left"/>
      <w:pPr>
        <w:ind w:left="605" w:hanging="497"/>
      </w:pPr>
      <w:rPr>
        <w:rFonts w:hint="default"/>
        <w:lang w:val="en-US" w:eastAsia="en-US" w:bidi="ar-SA"/>
      </w:rPr>
    </w:lvl>
    <w:lvl w:ilvl="2">
      <w:start w:val="1"/>
      <w:numFmt w:val="decimal"/>
      <w:lvlText w:val="%1.%2.%3"/>
      <w:lvlJc w:val="left"/>
      <w:pPr>
        <w:ind w:left="605" w:hanging="497"/>
      </w:pPr>
      <w:rPr>
        <w:rFonts w:ascii="Times New Roman" w:eastAsia="Times New Roman" w:hAnsi="Times New Roman" w:cs="Times New Roman" w:hint="default"/>
        <w:w w:val="100"/>
        <w:sz w:val="22"/>
        <w:szCs w:val="22"/>
        <w:lang w:val="en-US" w:eastAsia="en-US" w:bidi="ar-SA"/>
      </w:rPr>
    </w:lvl>
    <w:lvl w:ilvl="3">
      <w:numFmt w:val="bullet"/>
      <w:lvlText w:val="•"/>
      <w:lvlJc w:val="left"/>
      <w:pPr>
        <w:ind w:left="2315" w:hanging="497"/>
      </w:pPr>
      <w:rPr>
        <w:rFonts w:hint="default"/>
        <w:lang w:val="en-US" w:eastAsia="en-US" w:bidi="ar-SA"/>
      </w:rPr>
    </w:lvl>
    <w:lvl w:ilvl="4">
      <w:numFmt w:val="bullet"/>
      <w:lvlText w:val="•"/>
      <w:lvlJc w:val="left"/>
      <w:pPr>
        <w:ind w:left="2887" w:hanging="497"/>
      </w:pPr>
      <w:rPr>
        <w:rFonts w:hint="default"/>
        <w:lang w:val="en-US" w:eastAsia="en-US" w:bidi="ar-SA"/>
      </w:rPr>
    </w:lvl>
    <w:lvl w:ilvl="5">
      <w:numFmt w:val="bullet"/>
      <w:lvlText w:val="•"/>
      <w:lvlJc w:val="left"/>
      <w:pPr>
        <w:ind w:left="3459" w:hanging="497"/>
      </w:pPr>
      <w:rPr>
        <w:rFonts w:hint="default"/>
        <w:lang w:val="en-US" w:eastAsia="en-US" w:bidi="ar-SA"/>
      </w:rPr>
    </w:lvl>
    <w:lvl w:ilvl="6">
      <w:numFmt w:val="bullet"/>
      <w:lvlText w:val="•"/>
      <w:lvlJc w:val="left"/>
      <w:pPr>
        <w:ind w:left="4031" w:hanging="497"/>
      </w:pPr>
      <w:rPr>
        <w:rFonts w:hint="default"/>
        <w:lang w:val="en-US" w:eastAsia="en-US" w:bidi="ar-SA"/>
      </w:rPr>
    </w:lvl>
    <w:lvl w:ilvl="7">
      <w:numFmt w:val="bullet"/>
      <w:lvlText w:val="•"/>
      <w:lvlJc w:val="left"/>
      <w:pPr>
        <w:ind w:left="4603" w:hanging="497"/>
      </w:pPr>
      <w:rPr>
        <w:rFonts w:hint="default"/>
        <w:lang w:val="en-US" w:eastAsia="en-US" w:bidi="ar-SA"/>
      </w:rPr>
    </w:lvl>
    <w:lvl w:ilvl="8">
      <w:numFmt w:val="bullet"/>
      <w:lvlText w:val="•"/>
      <w:lvlJc w:val="left"/>
      <w:pPr>
        <w:ind w:left="5175" w:hanging="497"/>
      </w:pPr>
      <w:rPr>
        <w:rFonts w:hint="default"/>
        <w:lang w:val="en-US" w:eastAsia="en-US" w:bidi="ar-SA"/>
      </w:rPr>
    </w:lvl>
  </w:abstractNum>
  <w:abstractNum w:abstractNumId="15" w15:restartNumberingAfterBreak="0">
    <w:nsid w:val="23273B40"/>
    <w:multiLevelType w:val="multilevel"/>
    <w:tmpl w:val="23273B40"/>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6" w15:restartNumberingAfterBreak="0">
    <w:nsid w:val="233E4CAE"/>
    <w:multiLevelType w:val="multilevel"/>
    <w:tmpl w:val="233E4CAE"/>
    <w:lvl w:ilvl="0">
      <w:start w:val="11"/>
      <w:numFmt w:val="decimal"/>
      <w:lvlText w:val="%1"/>
      <w:lvlJc w:val="left"/>
      <w:pPr>
        <w:ind w:left="105" w:hanging="549"/>
      </w:pPr>
      <w:rPr>
        <w:rFonts w:hint="default"/>
        <w:lang w:val="en-US" w:eastAsia="en-US" w:bidi="ar-SA"/>
      </w:rPr>
    </w:lvl>
    <w:lvl w:ilvl="1">
      <w:start w:val="3"/>
      <w:numFmt w:val="decimal"/>
      <w:lvlText w:val="%1.%2"/>
      <w:lvlJc w:val="left"/>
      <w:pPr>
        <w:ind w:left="105" w:hanging="549"/>
      </w:pPr>
      <w:rPr>
        <w:rFonts w:hint="default"/>
        <w:lang w:val="en-US" w:eastAsia="en-US" w:bidi="ar-SA"/>
      </w:rPr>
    </w:lvl>
    <w:lvl w:ilvl="2">
      <w:start w:val="1"/>
      <w:numFmt w:val="decimal"/>
      <w:lvlText w:val="%1.%2.%3"/>
      <w:lvlJc w:val="left"/>
      <w:pPr>
        <w:ind w:left="105" w:hanging="549"/>
      </w:pPr>
      <w:rPr>
        <w:rFonts w:ascii="Times New Roman" w:eastAsia="Times New Roman" w:hAnsi="Times New Roman" w:cs="Times New Roman" w:hint="default"/>
        <w:spacing w:val="-2"/>
        <w:w w:val="99"/>
        <w:sz w:val="20"/>
        <w:szCs w:val="20"/>
        <w:lang w:val="en-US" w:eastAsia="en-US" w:bidi="ar-SA"/>
      </w:rPr>
    </w:lvl>
    <w:lvl w:ilvl="3">
      <w:numFmt w:val="bullet"/>
      <w:lvlText w:val="•"/>
      <w:lvlJc w:val="left"/>
      <w:pPr>
        <w:ind w:left="1984" w:hanging="549"/>
      </w:pPr>
      <w:rPr>
        <w:rFonts w:hint="default"/>
        <w:lang w:val="en-US" w:eastAsia="en-US" w:bidi="ar-SA"/>
      </w:rPr>
    </w:lvl>
    <w:lvl w:ilvl="4">
      <w:numFmt w:val="bullet"/>
      <w:lvlText w:val="•"/>
      <w:lvlJc w:val="left"/>
      <w:pPr>
        <w:ind w:left="2612" w:hanging="549"/>
      </w:pPr>
      <w:rPr>
        <w:rFonts w:hint="default"/>
        <w:lang w:val="en-US" w:eastAsia="en-US" w:bidi="ar-SA"/>
      </w:rPr>
    </w:lvl>
    <w:lvl w:ilvl="5">
      <w:numFmt w:val="bullet"/>
      <w:lvlText w:val="•"/>
      <w:lvlJc w:val="left"/>
      <w:pPr>
        <w:ind w:left="3241" w:hanging="549"/>
      </w:pPr>
      <w:rPr>
        <w:rFonts w:hint="default"/>
        <w:lang w:val="en-US" w:eastAsia="en-US" w:bidi="ar-SA"/>
      </w:rPr>
    </w:lvl>
    <w:lvl w:ilvl="6">
      <w:numFmt w:val="bullet"/>
      <w:lvlText w:val="•"/>
      <w:lvlJc w:val="left"/>
      <w:pPr>
        <w:ind w:left="3869" w:hanging="549"/>
      </w:pPr>
      <w:rPr>
        <w:rFonts w:hint="default"/>
        <w:lang w:val="en-US" w:eastAsia="en-US" w:bidi="ar-SA"/>
      </w:rPr>
    </w:lvl>
    <w:lvl w:ilvl="7">
      <w:numFmt w:val="bullet"/>
      <w:lvlText w:val="•"/>
      <w:lvlJc w:val="left"/>
      <w:pPr>
        <w:ind w:left="4497" w:hanging="549"/>
      </w:pPr>
      <w:rPr>
        <w:rFonts w:hint="default"/>
        <w:lang w:val="en-US" w:eastAsia="en-US" w:bidi="ar-SA"/>
      </w:rPr>
    </w:lvl>
    <w:lvl w:ilvl="8">
      <w:numFmt w:val="bullet"/>
      <w:lvlText w:val="•"/>
      <w:lvlJc w:val="left"/>
      <w:pPr>
        <w:ind w:left="5125" w:hanging="549"/>
      </w:pPr>
      <w:rPr>
        <w:rFonts w:hint="default"/>
        <w:lang w:val="en-US" w:eastAsia="en-US" w:bidi="ar-SA"/>
      </w:rPr>
    </w:lvl>
  </w:abstractNum>
  <w:abstractNum w:abstractNumId="17" w15:restartNumberingAfterBreak="0">
    <w:nsid w:val="26025041"/>
    <w:multiLevelType w:val="multilevel"/>
    <w:tmpl w:val="26025041"/>
    <w:lvl w:ilvl="0">
      <w:start w:val="1"/>
      <w:numFmt w:val="bullet"/>
      <w:lvlText w:val=""/>
      <w:lvlJc w:val="left"/>
      <w:pPr>
        <w:ind w:left="1004" w:hanging="360"/>
      </w:pPr>
      <w:rPr>
        <w:rFonts w:ascii="Symbol" w:hAnsi="Symbol" w:hint="default"/>
      </w:rPr>
    </w:lvl>
    <w:lvl w:ilvl="1">
      <w:start w:val="1"/>
      <w:numFmt w:val="bullet"/>
      <w:lvlText w:val="o"/>
      <w:lvlJc w:val="left"/>
      <w:pPr>
        <w:ind w:left="1724" w:hanging="360"/>
      </w:pPr>
      <w:rPr>
        <w:rFonts w:ascii="Courier New" w:hAnsi="Courier New" w:cs="Courier New" w:hint="default"/>
      </w:rPr>
    </w:lvl>
    <w:lvl w:ilvl="2">
      <w:start w:val="1"/>
      <w:numFmt w:val="bullet"/>
      <w:lvlText w:val=""/>
      <w:lvlJc w:val="left"/>
      <w:pPr>
        <w:ind w:left="2444" w:hanging="360"/>
      </w:pPr>
      <w:rPr>
        <w:rFonts w:ascii="Wingdings" w:hAnsi="Wingdings" w:hint="default"/>
      </w:rPr>
    </w:lvl>
    <w:lvl w:ilvl="3">
      <w:start w:val="1"/>
      <w:numFmt w:val="bullet"/>
      <w:lvlText w:val=""/>
      <w:lvlJc w:val="left"/>
      <w:pPr>
        <w:ind w:left="3164" w:hanging="360"/>
      </w:pPr>
      <w:rPr>
        <w:rFonts w:ascii="Symbol" w:hAnsi="Symbol" w:hint="default"/>
      </w:rPr>
    </w:lvl>
    <w:lvl w:ilvl="4">
      <w:start w:val="1"/>
      <w:numFmt w:val="bullet"/>
      <w:lvlText w:val="o"/>
      <w:lvlJc w:val="left"/>
      <w:pPr>
        <w:ind w:left="3884" w:hanging="360"/>
      </w:pPr>
      <w:rPr>
        <w:rFonts w:ascii="Courier New" w:hAnsi="Courier New" w:cs="Courier New" w:hint="default"/>
      </w:rPr>
    </w:lvl>
    <w:lvl w:ilvl="5">
      <w:start w:val="1"/>
      <w:numFmt w:val="bullet"/>
      <w:lvlText w:val=""/>
      <w:lvlJc w:val="left"/>
      <w:pPr>
        <w:ind w:left="4604" w:hanging="360"/>
      </w:pPr>
      <w:rPr>
        <w:rFonts w:ascii="Wingdings" w:hAnsi="Wingdings" w:hint="default"/>
      </w:rPr>
    </w:lvl>
    <w:lvl w:ilvl="6">
      <w:start w:val="1"/>
      <w:numFmt w:val="bullet"/>
      <w:lvlText w:val=""/>
      <w:lvlJc w:val="left"/>
      <w:pPr>
        <w:ind w:left="5324" w:hanging="360"/>
      </w:pPr>
      <w:rPr>
        <w:rFonts w:ascii="Symbol" w:hAnsi="Symbol" w:hint="default"/>
      </w:rPr>
    </w:lvl>
    <w:lvl w:ilvl="7">
      <w:start w:val="1"/>
      <w:numFmt w:val="bullet"/>
      <w:lvlText w:val="o"/>
      <w:lvlJc w:val="left"/>
      <w:pPr>
        <w:ind w:left="6044" w:hanging="360"/>
      </w:pPr>
      <w:rPr>
        <w:rFonts w:ascii="Courier New" w:hAnsi="Courier New" w:cs="Courier New" w:hint="default"/>
      </w:rPr>
    </w:lvl>
    <w:lvl w:ilvl="8">
      <w:start w:val="1"/>
      <w:numFmt w:val="bullet"/>
      <w:lvlText w:val=""/>
      <w:lvlJc w:val="left"/>
      <w:pPr>
        <w:ind w:left="6764" w:hanging="360"/>
      </w:pPr>
      <w:rPr>
        <w:rFonts w:ascii="Wingdings" w:hAnsi="Wingdings" w:hint="default"/>
      </w:rPr>
    </w:lvl>
  </w:abstractNum>
  <w:abstractNum w:abstractNumId="18" w15:restartNumberingAfterBreak="0">
    <w:nsid w:val="27604F26"/>
    <w:multiLevelType w:val="multilevel"/>
    <w:tmpl w:val="27604F26"/>
    <w:lvl w:ilvl="0">
      <w:start w:val="4"/>
      <w:numFmt w:val="decimal"/>
      <w:lvlText w:val="%1"/>
      <w:lvlJc w:val="left"/>
      <w:pPr>
        <w:ind w:left="108" w:hanging="492"/>
      </w:pPr>
      <w:rPr>
        <w:rFonts w:hint="default"/>
        <w:lang w:val="en-US" w:eastAsia="en-US" w:bidi="ar-SA"/>
      </w:rPr>
    </w:lvl>
    <w:lvl w:ilvl="1">
      <w:start w:val="2"/>
      <w:numFmt w:val="decimal"/>
      <w:lvlText w:val="%1.%2"/>
      <w:lvlJc w:val="left"/>
      <w:pPr>
        <w:ind w:left="108" w:hanging="492"/>
      </w:pPr>
      <w:rPr>
        <w:rFonts w:hint="default"/>
        <w:lang w:val="en-US" w:eastAsia="en-US" w:bidi="ar-SA"/>
      </w:rPr>
    </w:lvl>
    <w:lvl w:ilvl="2">
      <w:start w:val="1"/>
      <w:numFmt w:val="decimal"/>
      <w:lvlText w:val="%1.%2.%3"/>
      <w:lvlJc w:val="left"/>
      <w:pPr>
        <w:ind w:left="108" w:hanging="492"/>
      </w:pPr>
      <w:rPr>
        <w:rFonts w:ascii="Times New Roman" w:eastAsia="Times New Roman" w:hAnsi="Times New Roman" w:cs="Times New Roman" w:hint="default"/>
        <w:spacing w:val="0"/>
        <w:w w:val="99"/>
        <w:sz w:val="20"/>
        <w:szCs w:val="20"/>
        <w:lang w:val="en-US" w:eastAsia="en-US" w:bidi="ar-SA"/>
      </w:rPr>
    </w:lvl>
    <w:lvl w:ilvl="3">
      <w:numFmt w:val="bullet"/>
      <w:lvlText w:val="•"/>
      <w:lvlJc w:val="left"/>
      <w:pPr>
        <w:ind w:left="1965" w:hanging="492"/>
      </w:pPr>
      <w:rPr>
        <w:rFonts w:hint="default"/>
        <w:lang w:val="en-US" w:eastAsia="en-US" w:bidi="ar-SA"/>
      </w:rPr>
    </w:lvl>
    <w:lvl w:ilvl="4">
      <w:numFmt w:val="bullet"/>
      <w:lvlText w:val="•"/>
      <w:lvlJc w:val="left"/>
      <w:pPr>
        <w:ind w:left="2587" w:hanging="492"/>
      </w:pPr>
      <w:rPr>
        <w:rFonts w:hint="default"/>
        <w:lang w:val="en-US" w:eastAsia="en-US" w:bidi="ar-SA"/>
      </w:rPr>
    </w:lvl>
    <w:lvl w:ilvl="5">
      <w:numFmt w:val="bullet"/>
      <w:lvlText w:val="•"/>
      <w:lvlJc w:val="left"/>
      <w:pPr>
        <w:ind w:left="3209" w:hanging="492"/>
      </w:pPr>
      <w:rPr>
        <w:rFonts w:hint="default"/>
        <w:lang w:val="en-US" w:eastAsia="en-US" w:bidi="ar-SA"/>
      </w:rPr>
    </w:lvl>
    <w:lvl w:ilvl="6">
      <w:numFmt w:val="bullet"/>
      <w:lvlText w:val="•"/>
      <w:lvlJc w:val="left"/>
      <w:pPr>
        <w:ind w:left="3831" w:hanging="492"/>
      </w:pPr>
      <w:rPr>
        <w:rFonts w:hint="default"/>
        <w:lang w:val="en-US" w:eastAsia="en-US" w:bidi="ar-SA"/>
      </w:rPr>
    </w:lvl>
    <w:lvl w:ilvl="7">
      <w:numFmt w:val="bullet"/>
      <w:lvlText w:val="•"/>
      <w:lvlJc w:val="left"/>
      <w:pPr>
        <w:ind w:left="4453" w:hanging="492"/>
      </w:pPr>
      <w:rPr>
        <w:rFonts w:hint="default"/>
        <w:lang w:val="en-US" w:eastAsia="en-US" w:bidi="ar-SA"/>
      </w:rPr>
    </w:lvl>
    <w:lvl w:ilvl="8">
      <w:numFmt w:val="bullet"/>
      <w:lvlText w:val="•"/>
      <w:lvlJc w:val="left"/>
      <w:pPr>
        <w:ind w:left="5075" w:hanging="492"/>
      </w:pPr>
      <w:rPr>
        <w:rFonts w:hint="default"/>
        <w:lang w:val="en-US" w:eastAsia="en-US" w:bidi="ar-SA"/>
      </w:rPr>
    </w:lvl>
  </w:abstractNum>
  <w:abstractNum w:abstractNumId="19" w15:restartNumberingAfterBreak="0">
    <w:nsid w:val="2ABA5976"/>
    <w:multiLevelType w:val="multilevel"/>
    <w:tmpl w:val="2ABA5976"/>
    <w:lvl w:ilvl="0">
      <w:start w:val="1"/>
      <w:numFmt w:val="bullet"/>
      <w:lvlText w:val=""/>
      <w:lvlJc w:val="left"/>
      <w:pPr>
        <w:ind w:left="2007" w:hanging="360"/>
      </w:pPr>
      <w:rPr>
        <w:rFonts w:ascii="Symbol" w:hAnsi="Symbol" w:hint="default"/>
      </w:rPr>
    </w:lvl>
    <w:lvl w:ilvl="1">
      <w:start w:val="1"/>
      <w:numFmt w:val="bullet"/>
      <w:lvlText w:val="o"/>
      <w:lvlJc w:val="left"/>
      <w:pPr>
        <w:ind w:left="2727" w:hanging="360"/>
      </w:pPr>
      <w:rPr>
        <w:rFonts w:ascii="Courier New" w:hAnsi="Courier New" w:cs="Courier New" w:hint="default"/>
      </w:rPr>
    </w:lvl>
    <w:lvl w:ilvl="2">
      <w:start w:val="1"/>
      <w:numFmt w:val="bullet"/>
      <w:lvlText w:val=""/>
      <w:lvlJc w:val="left"/>
      <w:pPr>
        <w:ind w:left="3447" w:hanging="360"/>
      </w:pPr>
      <w:rPr>
        <w:rFonts w:ascii="Wingdings" w:hAnsi="Wingdings" w:hint="default"/>
      </w:rPr>
    </w:lvl>
    <w:lvl w:ilvl="3">
      <w:start w:val="1"/>
      <w:numFmt w:val="bullet"/>
      <w:lvlText w:val=""/>
      <w:lvlJc w:val="left"/>
      <w:pPr>
        <w:ind w:left="4167" w:hanging="360"/>
      </w:pPr>
      <w:rPr>
        <w:rFonts w:ascii="Symbol" w:hAnsi="Symbol" w:hint="default"/>
      </w:rPr>
    </w:lvl>
    <w:lvl w:ilvl="4">
      <w:start w:val="1"/>
      <w:numFmt w:val="bullet"/>
      <w:lvlText w:val="o"/>
      <w:lvlJc w:val="left"/>
      <w:pPr>
        <w:ind w:left="4887" w:hanging="360"/>
      </w:pPr>
      <w:rPr>
        <w:rFonts w:ascii="Courier New" w:hAnsi="Courier New" w:cs="Courier New" w:hint="default"/>
      </w:rPr>
    </w:lvl>
    <w:lvl w:ilvl="5">
      <w:start w:val="1"/>
      <w:numFmt w:val="bullet"/>
      <w:lvlText w:val=""/>
      <w:lvlJc w:val="left"/>
      <w:pPr>
        <w:ind w:left="5607" w:hanging="360"/>
      </w:pPr>
      <w:rPr>
        <w:rFonts w:ascii="Wingdings" w:hAnsi="Wingdings" w:hint="default"/>
      </w:rPr>
    </w:lvl>
    <w:lvl w:ilvl="6">
      <w:start w:val="1"/>
      <w:numFmt w:val="bullet"/>
      <w:lvlText w:val=""/>
      <w:lvlJc w:val="left"/>
      <w:pPr>
        <w:ind w:left="6327" w:hanging="360"/>
      </w:pPr>
      <w:rPr>
        <w:rFonts w:ascii="Symbol" w:hAnsi="Symbol" w:hint="default"/>
      </w:rPr>
    </w:lvl>
    <w:lvl w:ilvl="7">
      <w:start w:val="1"/>
      <w:numFmt w:val="bullet"/>
      <w:lvlText w:val="o"/>
      <w:lvlJc w:val="left"/>
      <w:pPr>
        <w:ind w:left="7047" w:hanging="360"/>
      </w:pPr>
      <w:rPr>
        <w:rFonts w:ascii="Courier New" w:hAnsi="Courier New" w:cs="Courier New" w:hint="default"/>
      </w:rPr>
    </w:lvl>
    <w:lvl w:ilvl="8">
      <w:start w:val="1"/>
      <w:numFmt w:val="bullet"/>
      <w:lvlText w:val=""/>
      <w:lvlJc w:val="left"/>
      <w:pPr>
        <w:ind w:left="7767" w:hanging="360"/>
      </w:pPr>
      <w:rPr>
        <w:rFonts w:ascii="Wingdings" w:hAnsi="Wingdings" w:hint="default"/>
      </w:rPr>
    </w:lvl>
  </w:abstractNum>
  <w:abstractNum w:abstractNumId="20" w15:restartNumberingAfterBreak="0">
    <w:nsid w:val="2CA02273"/>
    <w:multiLevelType w:val="hybridMultilevel"/>
    <w:tmpl w:val="AE962282"/>
    <w:lvl w:ilvl="0" w:tplc="40090001">
      <w:start w:val="1"/>
      <w:numFmt w:val="bullet"/>
      <w:lvlText w:val=""/>
      <w:lvlJc w:val="left"/>
      <w:pPr>
        <w:ind w:left="1146" w:hanging="360"/>
      </w:pPr>
      <w:rPr>
        <w:rFonts w:ascii="Symbol" w:hAnsi="Symbol" w:hint="default"/>
      </w:rPr>
    </w:lvl>
    <w:lvl w:ilvl="1" w:tplc="40090003" w:tentative="1">
      <w:start w:val="1"/>
      <w:numFmt w:val="bullet"/>
      <w:lvlText w:val="o"/>
      <w:lvlJc w:val="left"/>
      <w:pPr>
        <w:ind w:left="1866" w:hanging="360"/>
      </w:pPr>
      <w:rPr>
        <w:rFonts w:ascii="Courier New" w:hAnsi="Courier New" w:cs="Courier New" w:hint="default"/>
      </w:rPr>
    </w:lvl>
    <w:lvl w:ilvl="2" w:tplc="40090005" w:tentative="1">
      <w:start w:val="1"/>
      <w:numFmt w:val="bullet"/>
      <w:lvlText w:val=""/>
      <w:lvlJc w:val="left"/>
      <w:pPr>
        <w:ind w:left="2586" w:hanging="360"/>
      </w:pPr>
      <w:rPr>
        <w:rFonts w:ascii="Wingdings" w:hAnsi="Wingdings" w:hint="default"/>
      </w:rPr>
    </w:lvl>
    <w:lvl w:ilvl="3" w:tplc="40090001" w:tentative="1">
      <w:start w:val="1"/>
      <w:numFmt w:val="bullet"/>
      <w:lvlText w:val=""/>
      <w:lvlJc w:val="left"/>
      <w:pPr>
        <w:ind w:left="3306" w:hanging="360"/>
      </w:pPr>
      <w:rPr>
        <w:rFonts w:ascii="Symbol" w:hAnsi="Symbol" w:hint="default"/>
      </w:rPr>
    </w:lvl>
    <w:lvl w:ilvl="4" w:tplc="40090003" w:tentative="1">
      <w:start w:val="1"/>
      <w:numFmt w:val="bullet"/>
      <w:lvlText w:val="o"/>
      <w:lvlJc w:val="left"/>
      <w:pPr>
        <w:ind w:left="4026" w:hanging="360"/>
      </w:pPr>
      <w:rPr>
        <w:rFonts w:ascii="Courier New" w:hAnsi="Courier New" w:cs="Courier New" w:hint="default"/>
      </w:rPr>
    </w:lvl>
    <w:lvl w:ilvl="5" w:tplc="40090005" w:tentative="1">
      <w:start w:val="1"/>
      <w:numFmt w:val="bullet"/>
      <w:lvlText w:val=""/>
      <w:lvlJc w:val="left"/>
      <w:pPr>
        <w:ind w:left="4746" w:hanging="360"/>
      </w:pPr>
      <w:rPr>
        <w:rFonts w:ascii="Wingdings" w:hAnsi="Wingdings" w:hint="default"/>
      </w:rPr>
    </w:lvl>
    <w:lvl w:ilvl="6" w:tplc="40090001" w:tentative="1">
      <w:start w:val="1"/>
      <w:numFmt w:val="bullet"/>
      <w:lvlText w:val=""/>
      <w:lvlJc w:val="left"/>
      <w:pPr>
        <w:ind w:left="5466" w:hanging="360"/>
      </w:pPr>
      <w:rPr>
        <w:rFonts w:ascii="Symbol" w:hAnsi="Symbol" w:hint="default"/>
      </w:rPr>
    </w:lvl>
    <w:lvl w:ilvl="7" w:tplc="40090003" w:tentative="1">
      <w:start w:val="1"/>
      <w:numFmt w:val="bullet"/>
      <w:lvlText w:val="o"/>
      <w:lvlJc w:val="left"/>
      <w:pPr>
        <w:ind w:left="6186" w:hanging="360"/>
      </w:pPr>
      <w:rPr>
        <w:rFonts w:ascii="Courier New" w:hAnsi="Courier New" w:cs="Courier New" w:hint="default"/>
      </w:rPr>
    </w:lvl>
    <w:lvl w:ilvl="8" w:tplc="40090005" w:tentative="1">
      <w:start w:val="1"/>
      <w:numFmt w:val="bullet"/>
      <w:lvlText w:val=""/>
      <w:lvlJc w:val="left"/>
      <w:pPr>
        <w:ind w:left="6906" w:hanging="360"/>
      </w:pPr>
      <w:rPr>
        <w:rFonts w:ascii="Wingdings" w:hAnsi="Wingdings" w:hint="default"/>
      </w:rPr>
    </w:lvl>
  </w:abstractNum>
  <w:abstractNum w:abstractNumId="21" w15:restartNumberingAfterBreak="0">
    <w:nsid w:val="313048FA"/>
    <w:multiLevelType w:val="multilevel"/>
    <w:tmpl w:val="313048FA"/>
    <w:lvl w:ilvl="0">
      <w:start w:val="11"/>
      <w:numFmt w:val="decimal"/>
      <w:lvlText w:val="%1"/>
      <w:lvlJc w:val="left"/>
      <w:pPr>
        <w:ind w:left="105" w:hanging="647"/>
      </w:pPr>
      <w:rPr>
        <w:rFonts w:hint="default"/>
        <w:lang w:val="en-US" w:eastAsia="en-US" w:bidi="ar-SA"/>
      </w:rPr>
    </w:lvl>
    <w:lvl w:ilvl="1">
      <w:start w:val="1"/>
      <w:numFmt w:val="decimal"/>
      <w:lvlText w:val="%1.%2"/>
      <w:lvlJc w:val="left"/>
      <w:pPr>
        <w:ind w:left="105" w:hanging="647"/>
      </w:pPr>
      <w:rPr>
        <w:rFonts w:hint="default"/>
        <w:lang w:val="en-US" w:eastAsia="en-US" w:bidi="ar-SA"/>
      </w:rPr>
    </w:lvl>
    <w:lvl w:ilvl="2">
      <w:start w:val="1"/>
      <w:numFmt w:val="decimal"/>
      <w:lvlText w:val="%1.%2.%3"/>
      <w:lvlJc w:val="left"/>
      <w:pPr>
        <w:ind w:left="105" w:hanging="647"/>
      </w:pPr>
      <w:rPr>
        <w:rFonts w:ascii="Times New Roman" w:eastAsia="Times New Roman" w:hAnsi="Times New Roman" w:cs="Times New Roman" w:hint="default"/>
        <w:spacing w:val="-2"/>
        <w:w w:val="99"/>
        <w:sz w:val="20"/>
        <w:szCs w:val="20"/>
        <w:lang w:val="en-US" w:eastAsia="en-US" w:bidi="ar-SA"/>
      </w:rPr>
    </w:lvl>
    <w:lvl w:ilvl="3">
      <w:numFmt w:val="bullet"/>
      <w:lvlText w:val="•"/>
      <w:lvlJc w:val="left"/>
      <w:pPr>
        <w:ind w:left="1984" w:hanging="647"/>
      </w:pPr>
      <w:rPr>
        <w:rFonts w:hint="default"/>
        <w:lang w:val="en-US" w:eastAsia="en-US" w:bidi="ar-SA"/>
      </w:rPr>
    </w:lvl>
    <w:lvl w:ilvl="4">
      <w:numFmt w:val="bullet"/>
      <w:lvlText w:val="•"/>
      <w:lvlJc w:val="left"/>
      <w:pPr>
        <w:ind w:left="2612" w:hanging="647"/>
      </w:pPr>
      <w:rPr>
        <w:rFonts w:hint="default"/>
        <w:lang w:val="en-US" w:eastAsia="en-US" w:bidi="ar-SA"/>
      </w:rPr>
    </w:lvl>
    <w:lvl w:ilvl="5">
      <w:numFmt w:val="bullet"/>
      <w:lvlText w:val="•"/>
      <w:lvlJc w:val="left"/>
      <w:pPr>
        <w:ind w:left="3241" w:hanging="647"/>
      </w:pPr>
      <w:rPr>
        <w:rFonts w:hint="default"/>
        <w:lang w:val="en-US" w:eastAsia="en-US" w:bidi="ar-SA"/>
      </w:rPr>
    </w:lvl>
    <w:lvl w:ilvl="6">
      <w:numFmt w:val="bullet"/>
      <w:lvlText w:val="•"/>
      <w:lvlJc w:val="left"/>
      <w:pPr>
        <w:ind w:left="3869" w:hanging="647"/>
      </w:pPr>
      <w:rPr>
        <w:rFonts w:hint="default"/>
        <w:lang w:val="en-US" w:eastAsia="en-US" w:bidi="ar-SA"/>
      </w:rPr>
    </w:lvl>
    <w:lvl w:ilvl="7">
      <w:numFmt w:val="bullet"/>
      <w:lvlText w:val="•"/>
      <w:lvlJc w:val="left"/>
      <w:pPr>
        <w:ind w:left="4497" w:hanging="647"/>
      </w:pPr>
      <w:rPr>
        <w:rFonts w:hint="default"/>
        <w:lang w:val="en-US" w:eastAsia="en-US" w:bidi="ar-SA"/>
      </w:rPr>
    </w:lvl>
    <w:lvl w:ilvl="8">
      <w:numFmt w:val="bullet"/>
      <w:lvlText w:val="•"/>
      <w:lvlJc w:val="left"/>
      <w:pPr>
        <w:ind w:left="5125" w:hanging="647"/>
      </w:pPr>
      <w:rPr>
        <w:rFonts w:hint="default"/>
        <w:lang w:val="en-US" w:eastAsia="en-US" w:bidi="ar-SA"/>
      </w:rPr>
    </w:lvl>
  </w:abstractNum>
  <w:abstractNum w:abstractNumId="22" w15:restartNumberingAfterBreak="0">
    <w:nsid w:val="31B473C7"/>
    <w:multiLevelType w:val="multilevel"/>
    <w:tmpl w:val="31B473C7"/>
    <w:lvl w:ilvl="0">
      <w:start w:val="3"/>
      <w:numFmt w:val="decimal"/>
      <w:lvlText w:val="%1"/>
      <w:lvlJc w:val="left"/>
      <w:pPr>
        <w:ind w:left="105" w:hanging="494"/>
      </w:pPr>
      <w:rPr>
        <w:rFonts w:hint="default"/>
        <w:lang w:val="en-US" w:eastAsia="en-US" w:bidi="ar-SA"/>
      </w:rPr>
    </w:lvl>
    <w:lvl w:ilvl="1">
      <w:start w:val="4"/>
      <w:numFmt w:val="decimal"/>
      <w:lvlText w:val="%1.%2"/>
      <w:lvlJc w:val="left"/>
      <w:pPr>
        <w:ind w:left="105" w:hanging="494"/>
      </w:pPr>
      <w:rPr>
        <w:rFonts w:hint="default"/>
        <w:lang w:val="en-US" w:eastAsia="en-US" w:bidi="ar-SA"/>
      </w:rPr>
    </w:lvl>
    <w:lvl w:ilvl="2">
      <w:start w:val="1"/>
      <w:numFmt w:val="decimal"/>
      <w:lvlText w:val="%1.%2.%3"/>
      <w:lvlJc w:val="left"/>
      <w:pPr>
        <w:ind w:left="105" w:hanging="494"/>
      </w:pPr>
      <w:rPr>
        <w:rFonts w:ascii="Times New Roman" w:eastAsia="Times New Roman" w:hAnsi="Times New Roman" w:cs="Times New Roman" w:hint="default"/>
        <w:spacing w:val="0"/>
        <w:w w:val="99"/>
        <w:sz w:val="20"/>
        <w:szCs w:val="20"/>
        <w:lang w:val="en-US" w:eastAsia="en-US" w:bidi="ar-SA"/>
      </w:rPr>
    </w:lvl>
    <w:lvl w:ilvl="3">
      <w:numFmt w:val="bullet"/>
      <w:lvlText w:val="•"/>
      <w:lvlJc w:val="left"/>
      <w:pPr>
        <w:ind w:left="2041" w:hanging="494"/>
      </w:pPr>
      <w:rPr>
        <w:rFonts w:hint="default"/>
        <w:lang w:val="en-US" w:eastAsia="en-US" w:bidi="ar-SA"/>
      </w:rPr>
    </w:lvl>
    <w:lvl w:ilvl="4">
      <w:numFmt w:val="bullet"/>
      <w:lvlText w:val="•"/>
      <w:lvlJc w:val="left"/>
      <w:pPr>
        <w:ind w:left="2688" w:hanging="494"/>
      </w:pPr>
      <w:rPr>
        <w:rFonts w:hint="default"/>
        <w:lang w:val="en-US" w:eastAsia="en-US" w:bidi="ar-SA"/>
      </w:rPr>
    </w:lvl>
    <w:lvl w:ilvl="5">
      <w:numFmt w:val="bullet"/>
      <w:lvlText w:val="•"/>
      <w:lvlJc w:val="left"/>
      <w:pPr>
        <w:ind w:left="3335" w:hanging="494"/>
      </w:pPr>
      <w:rPr>
        <w:rFonts w:hint="default"/>
        <w:lang w:val="en-US" w:eastAsia="en-US" w:bidi="ar-SA"/>
      </w:rPr>
    </w:lvl>
    <w:lvl w:ilvl="6">
      <w:numFmt w:val="bullet"/>
      <w:lvlText w:val="•"/>
      <w:lvlJc w:val="left"/>
      <w:pPr>
        <w:ind w:left="3982" w:hanging="494"/>
      </w:pPr>
      <w:rPr>
        <w:rFonts w:hint="default"/>
        <w:lang w:val="en-US" w:eastAsia="en-US" w:bidi="ar-SA"/>
      </w:rPr>
    </w:lvl>
    <w:lvl w:ilvl="7">
      <w:numFmt w:val="bullet"/>
      <w:lvlText w:val="•"/>
      <w:lvlJc w:val="left"/>
      <w:pPr>
        <w:ind w:left="4629" w:hanging="494"/>
      </w:pPr>
      <w:rPr>
        <w:rFonts w:hint="default"/>
        <w:lang w:val="en-US" w:eastAsia="en-US" w:bidi="ar-SA"/>
      </w:rPr>
    </w:lvl>
    <w:lvl w:ilvl="8">
      <w:numFmt w:val="bullet"/>
      <w:lvlText w:val="•"/>
      <w:lvlJc w:val="left"/>
      <w:pPr>
        <w:ind w:left="5276" w:hanging="494"/>
      </w:pPr>
      <w:rPr>
        <w:rFonts w:hint="default"/>
        <w:lang w:val="en-US" w:eastAsia="en-US" w:bidi="ar-SA"/>
      </w:rPr>
    </w:lvl>
  </w:abstractNum>
  <w:abstractNum w:abstractNumId="23" w15:restartNumberingAfterBreak="0">
    <w:nsid w:val="334A524A"/>
    <w:multiLevelType w:val="multilevel"/>
    <w:tmpl w:val="334A524A"/>
    <w:lvl w:ilvl="0">
      <w:start w:val="12"/>
      <w:numFmt w:val="decimal"/>
      <w:lvlText w:val="%1"/>
      <w:lvlJc w:val="left"/>
      <w:pPr>
        <w:ind w:left="105" w:hanging="558"/>
      </w:pPr>
      <w:rPr>
        <w:rFonts w:hint="default"/>
        <w:lang w:val="en-US" w:eastAsia="en-US" w:bidi="ar-SA"/>
      </w:rPr>
    </w:lvl>
    <w:lvl w:ilvl="1">
      <w:start w:val="1"/>
      <w:numFmt w:val="decimal"/>
      <w:lvlText w:val="%1.%2"/>
      <w:lvlJc w:val="left"/>
      <w:pPr>
        <w:ind w:left="105" w:hanging="558"/>
      </w:pPr>
      <w:rPr>
        <w:rFonts w:hint="default"/>
        <w:lang w:val="en-US" w:eastAsia="en-US" w:bidi="ar-SA"/>
      </w:rPr>
    </w:lvl>
    <w:lvl w:ilvl="2">
      <w:start w:val="1"/>
      <w:numFmt w:val="decimal"/>
      <w:lvlText w:val="%1.%2.%3"/>
      <w:lvlJc w:val="left"/>
      <w:pPr>
        <w:ind w:left="105" w:hanging="558"/>
      </w:pPr>
      <w:rPr>
        <w:rFonts w:ascii="Times New Roman" w:eastAsia="Times New Roman" w:hAnsi="Times New Roman" w:cs="Times New Roman" w:hint="default"/>
        <w:spacing w:val="-2"/>
        <w:w w:val="99"/>
        <w:sz w:val="20"/>
        <w:szCs w:val="20"/>
        <w:lang w:val="en-US" w:eastAsia="en-US" w:bidi="ar-SA"/>
      </w:rPr>
    </w:lvl>
    <w:lvl w:ilvl="3">
      <w:numFmt w:val="bullet"/>
      <w:lvlText w:val="•"/>
      <w:lvlJc w:val="left"/>
      <w:pPr>
        <w:ind w:left="1984" w:hanging="558"/>
      </w:pPr>
      <w:rPr>
        <w:rFonts w:hint="default"/>
        <w:lang w:val="en-US" w:eastAsia="en-US" w:bidi="ar-SA"/>
      </w:rPr>
    </w:lvl>
    <w:lvl w:ilvl="4">
      <w:numFmt w:val="bullet"/>
      <w:lvlText w:val="•"/>
      <w:lvlJc w:val="left"/>
      <w:pPr>
        <w:ind w:left="2612" w:hanging="558"/>
      </w:pPr>
      <w:rPr>
        <w:rFonts w:hint="default"/>
        <w:lang w:val="en-US" w:eastAsia="en-US" w:bidi="ar-SA"/>
      </w:rPr>
    </w:lvl>
    <w:lvl w:ilvl="5">
      <w:numFmt w:val="bullet"/>
      <w:lvlText w:val="•"/>
      <w:lvlJc w:val="left"/>
      <w:pPr>
        <w:ind w:left="3241" w:hanging="558"/>
      </w:pPr>
      <w:rPr>
        <w:rFonts w:hint="default"/>
        <w:lang w:val="en-US" w:eastAsia="en-US" w:bidi="ar-SA"/>
      </w:rPr>
    </w:lvl>
    <w:lvl w:ilvl="6">
      <w:numFmt w:val="bullet"/>
      <w:lvlText w:val="•"/>
      <w:lvlJc w:val="left"/>
      <w:pPr>
        <w:ind w:left="3869" w:hanging="558"/>
      </w:pPr>
      <w:rPr>
        <w:rFonts w:hint="default"/>
        <w:lang w:val="en-US" w:eastAsia="en-US" w:bidi="ar-SA"/>
      </w:rPr>
    </w:lvl>
    <w:lvl w:ilvl="7">
      <w:numFmt w:val="bullet"/>
      <w:lvlText w:val="•"/>
      <w:lvlJc w:val="left"/>
      <w:pPr>
        <w:ind w:left="4497" w:hanging="558"/>
      </w:pPr>
      <w:rPr>
        <w:rFonts w:hint="default"/>
        <w:lang w:val="en-US" w:eastAsia="en-US" w:bidi="ar-SA"/>
      </w:rPr>
    </w:lvl>
    <w:lvl w:ilvl="8">
      <w:numFmt w:val="bullet"/>
      <w:lvlText w:val="•"/>
      <w:lvlJc w:val="left"/>
      <w:pPr>
        <w:ind w:left="5125" w:hanging="558"/>
      </w:pPr>
      <w:rPr>
        <w:rFonts w:hint="default"/>
        <w:lang w:val="en-US" w:eastAsia="en-US" w:bidi="ar-SA"/>
      </w:rPr>
    </w:lvl>
  </w:abstractNum>
  <w:abstractNum w:abstractNumId="24" w15:restartNumberingAfterBreak="0">
    <w:nsid w:val="33E23043"/>
    <w:multiLevelType w:val="multilevel"/>
    <w:tmpl w:val="33E23043"/>
    <w:lvl w:ilvl="0">
      <w:start w:val="1"/>
      <w:numFmt w:val="bullet"/>
      <w:lvlText w:val=""/>
      <w:lvlJc w:val="left"/>
      <w:pPr>
        <w:ind w:left="1004" w:hanging="360"/>
      </w:pPr>
      <w:rPr>
        <w:rFonts w:ascii="Symbol" w:hAnsi="Symbol" w:hint="default"/>
      </w:rPr>
    </w:lvl>
    <w:lvl w:ilvl="1">
      <w:start w:val="1"/>
      <w:numFmt w:val="bullet"/>
      <w:lvlText w:val="o"/>
      <w:lvlJc w:val="left"/>
      <w:pPr>
        <w:ind w:left="1724" w:hanging="360"/>
      </w:pPr>
      <w:rPr>
        <w:rFonts w:ascii="Courier New" w:hAnsi="Courier New" w:cs="Courier New" w:hint="default"/>
      </w:rPr>
    </w:lvl>
    <w:lvl w:ilvl="2">
      <w:start w:val="1"/>
      <w:numFmt w:val="bullet"/>
      <w:lvlText w:val=""/>
      <w:lvlJc w:val="left"/>
      <w:pPr>
        <w:ind w:left="2444" w:hanging="360"/>
      </w:pPr>
      <w:rPr>
        <w:rFonts w:ascii="Wingdings" w:hAnsi="Wingdings" w:hint="default"/>
      </w:rPr>
    </w:lvl>
    <w:lvl w:ilvl="3">
      <w:start w:val="1"/>
      <w:numFmt w:val="bullet"/>
      <w:lvlText w:val=""/>
      <w:lvlJc w:val="left"/>
      <w:pPr>
        <w:ind w:left="3164" w:hanging="360"/>
      </w:pPr>
      <w:rPr>
        <w:rFonts w:ascii="Symbol" w:hAnsi="Symbol" w:hint="default"/>
      </w:rPr>
    </w:lvl>
    <w:lvl w:ilvl="4">
      <w:start w:val="1"/>
      <w:numFmt w:val="bullet"/>
      <w:lvlText w:val="o"/>
      <w:lvlJc w:val="left"/>
      <w:pPr>
        <w:ind w:left="3884" w:hanging="360"/>
      </w:pPr>
      <w:rPr>
        <w:rFonts w:ascii="Courier New" w:hAnsi="Courier New" w:cs="Courier New" w:hint="default"/>
      </w:rPr>
    </w:lvl>
    <w:lvl w:ilvl="5">
      <w:start w:val="1"/>
      <w:numFmt w:val="bullet"/>
      <w:lvlText w:val=""/>
      <w:lvlJc w:val="left"/>
      <w:pPr>
        <w:ind w:left="4604" w:hanging="360"/>
      </w:pPr>
      <w:rPr>
        <w:rFonts w:ascii="Wingdings" w:hAnsi="Wingdings" w:hint="default"/>
      </w:rPr>
    </w:lvl>
    <w:lvl w:ilvl="6">
      <w:start w:val="1"/>
      <w:numFmt w:val="bullet"/>
      <w:lvlText w:val=""/>
      <w:lvlJc w:val="left"/>
      <w:pPr>
        <w:ind w:left="5324" w:hanging="360"/>
      </w:pPr>
      <w:rPr>
        <w:rFonts w:ascii="Symbol" w:hAnsi="Symbol" w:hint="default"/>
      </w:rPr>
    </w:lvl>
    <w:lvl w:ilvl="7">
      <w:start w:val="1"/>
      <w:numFmt w:val="bullet"/>
      <w:lvlText w:val="o"/>
      <w:lvlJc w:val="left"/>
      <w:pPr>
        <w:ind w:left="6044" w:hanging="360"/>
      </w:pPr>
      <w:rPr>
        <w:rFonts w:ascii="Courier New" w:hAnsi="Courier New" w:cs="Courier New" w:hint="default"/>
      </w:rPr>
    </w:lvl>
    <w:lvl w:ilvl="8">
      <w:start w:val="1"/>
      <w:numFmt w:val="bullet"/>
      <w:lvlText w:val=""/>
      <w:lvlJc w:val="left"/>
      <w:pPr>
        <w:ind w:left="6764" w:hanging="360"/>
      </w:pPr>
      <w:rPr>
        <w:rFonts w:ascii="Wingdings" w:hAnsi="Wingdings" w:hint="default"/>
      </w:rPr>
    </w:lvl>
  </w:abstractNum>
  <w:abstractNum w:abstractNumId="25" w15:restartNumberingAfterBreak="0">
    <w:nsid w:val="33F863EB"/>
    <w:multiLevelType w:val="multilevel"/>
    <w:tmpl w:val="33F863EB"/>
    <w:lvl w:ilvl="0">
      <w:start w:val="5"/>
      <w:numFmt w:val="decimal"/>
      <w:lvlText w:val="%1"/>
      <w:lvlJc w:val="left"/>
      <w:pPr>
        <w:ind w:left="105" w:hanging="491"/>
      </w:pPr>
      <w:rPr>
        <w:rFonts w:hint="default"/>
        <w:lang w:val="en-US" w:eastAsia="en-US" w:bidi="ar-SA"/>
      </w:rPr>
    </w:lvl>
    <w:lvl w:ilvl="1">
      <w:start w:val="1"/>
      <w:numFmt w:val="decimal"/>
      <w:lvlText w:val="%1.%2"/>
      <w:lvlJc w:val="left"/>
      <w:pPr>
        <w:ind w:left="105" w:hanging="491"/>
      </w:pPr>
      <w:rPr>
        <w:rFonts w:hint="default"/>
        <w:lang w:val="en-US" w:eastAsia="en-US" w:bidi="ar-SA"/>
      </w:rPr>
    </w:lvl>
    <w:lvl w:ilvl="2">
      <w:start w:val="1"/>
      <w:numFmt w:val="decimal"/>
      <w:lvlText w:val="%1.%2.%3"/>
      <w:lvlJc w:val="left"/>
      <w:pPr>
        <w:ind w:left="105" w:hanging="491"/>
      </w:pPr>
      <w:rPr>
        <w:rFonts w:ascii="Times New Roman" w:eastAsia="Times New Roman" w:hAnsi="Times New Roman" w:cs="Times New Roman" w:hint="default"/>
        <w:spacing w:val="0"/>
        <w:w w:val="99"/>
        <w:sz w:val="20"/>
        <w:szCs w:val="20"/>
        <w:lang w:val="en-US" w:eastAsia="en-US" w:bidi="ar-SA"/>
      </w:rPr>
    </w:lvl>
    <w:lvl w:ilvl="3">
      <w:numFmt w:val="bullet"/>
      <w:lvlText w:val="•"/>
      <w:lvlJc w:val="left"/>
      <w:pPr>
        <w:ind w:left="1984" w:hanging="491"/>
      </w:pPr>
      <w:rPr>
        <w:rFonts w:hint="default"/>
        <w:lang w:val="en-US" w:eastAsia="en-US" w:bidi="ar-SA"/>
      </w:rPr>
    </w:lvl>
    <w:lvl w:ilvl="4">
      <w:numFmt w:val="bullet"/>
      <w:lvlText w:val="•"/>
      <w:lvlJc w:val="left"/>
      <w:pPr>
        <w:ind w:left="2612" w:hanging="491"/>
      </w:pPr>
      <w:rPr>
        <w:rFonts w:hint="default"/>
        <w:lang w:val="en-US" w:eastAsia="en-US" w:bidi="ar-SA"/>
      </w:rPr>
    </w:lvl>
    <w:lvl w:ilvl="5">
      <w:numFmt w:val="bullet"/>
      <w:lvlText w:val="•"/>
      <w:lvlJc w:val="left"/>
      <w:pPr>
        <w:ind w:left="3241" w:hanging="491"/>
      </w:pPr>
      <w:rPr>
        <w:rFonts w:hint="default"/>
        <w:lang w:val="en-US" w:eastAsia="en-US" w:bidi="ar-SA"/>
      </w:rPr>
    </w:lvl>
    <w:lvl w:ilvl="6">
      <w:numFmt w:val="bullet"/>
      <w:lvlText w:val="•"/>
      <w:lvlJc w:val="left"/>
      <w:pPr>
        <w:ind w:left="3869" w:hanging="491"/>
      </w:pPr>
      <w:rPr>
        <w:rFonts w:hint="default"/>
        <w:lang w:val="en-US" w:eastAsia="en-US" w:bidi="ar-SA"/>
      </w:rPr>
    </w:lvl>
    <w:lvl w:ilvl="7">
      <w:numFmt w:val="bullet"/>
      <w:lvlText w:val="•"/>
      <w:lvlJc w:val="left"/>
      <w:pPr>
        <w:ind w:left="4497" w:hanging="491"/>
      </w:pPr>
      <w:rPr>
        <w:rFonts w:hint="default"/>
        <w:lang w:val="en-US" w:eastAsia="en-US" w:bidi="ar-SA"/>
      </w:rPr>
    </w:lvl>
    <w:lvl w:ilvl="8">
      <w:numFmt w:val="bullet"/>
      <w:lvlText w:val="•"/>
      <w:lvlJc w:val="left"/>
      <w:pPr>
        <w:ind w:left="5125" w:hanging="491"/>
      </w:pPr>
      <w:rPr>
        <w:rFonts w:hint="default"/>
        <w:lang w:val="en-US" w:eastAsia="en-US" w:bidi="ar-SA"/>
      </w:rPr>
    </w:lvl>
  </w:abstractNum>
  <w:abstractNum w:abstractNumId="26" w15:restartNumberingAfterBreak="0">
    <w:nsid w:val="35FA7208"/>
    <w:multiLevelType w:val="multilevel"/>
    <w:tmpl w:val="35FA7208"/>
    <w:lvl w:ilvl="0">
      <w:start w:val="10"/>
      <w:numFmt w:val="decimal"/>
      <w:lvlText w:val="%1"/>
      <w:lvlJc w:val="left"/>
      <w:pPr>
        <w:ind w:left="105" w:hanging="662"/>
      </w:pPr>
      <w:rPr>
        <w:rFonts w:hint="default"/>
        <w:lang w:val="en-US" w:eastAsia="en-US" w:bidi="ar-SA"/>
      </w:rPr>
    </w:lvl>
    <w:lvl w:ilvl="1">
      <w:start w:val="3"/>
      <w:numFmt w:val="decimal"/>
      <w:lvlText w:val="%1.%2"/>
      <w:lvlJc w:val="left"/>
      <w:pPr>
        <w:ind w:left="105" w:hanging="662"/>
      </w:pPr>
      <w:rPr>
        <w:rFonts w:hint="default"/>
        <w:lang w:val="en-US" w:eastAsia="en-US" w:bidi="ar-SA"/>
      </w:rPr>
    </w:lvl>
    <w:lvl w:ilvl="2">
      <w:start w:val="1"/>
      <w:numFmt w:val="decimal"/>
      <w:lvlText w:val="%1.%2.%3"/>
      <w:lvlJc w:val="left"/>
      <w:pPr>
        <w:ind w:left="105" w:hanging="662"/>
      </w:pPr>
      <w:rPr>
        <w:rFonts w:ascii="Times New Roman" w:eastAsia="Times New Roman" w:hAnsi="Times New Roman" w:cs="Times New Roman" w:hint="default"/>
        <w:spacing w:val="-2"/>
        <w:w w:val="99"/>
        <w:sz w:val="20"/>
        <w:szCs w:val="20"/>
        <w:lang w:val="en-US" w:eastAsia="en-US" w:bidi="ar-SA"/>
      </w:rPr>
    </w:lvl>
    <w:lvl w:ilvl="3">
      <w:numFmt w:val="bullet"/>
      <w:lvlText w:val="•"/>
      <w:lvlJc w:val="left"/>
      <w:pPr>
        <w:ind w:left="1984" w:hanging="662"/>
      </w:pPr>
      <w:rPr>
        <w:rFonts w:hint="default"/>
        <w:lang w:val="en-US" w:eastAsia="en-US" w:bidi="ar-SA"/>
      </w:rPr>
    </w:lvl>
    <w:lvl w:ilvl="4">
      <w:numFmt w:val="bullet"/>
      <w:lvlText w:val="•"/>
      <w:lvlJc w:val="left"/>
      <w:pPr>
        <w:ind w:left="2612" w:hanging="662"/>
      </w:pPr>
      <w:rPr>
        <w:rFonts w:hint="default"/>
        <w:lang w:val="en-US" w:eastAsia="en-US" w:bidi="ar-SA"/>
      </w:rPr>
    </w:lvl>
    <w:lvl w:ilvl="5">
      <w:numFmt w:val="bullet"/>
      <w:lvlText w:val="•"/>
      <w:lvlJc w:val="left"/>
      <w:pPr>
        <w:ind w:left="3241" w:hanging="662"/>
      </w:pPr>
      <w:rPr>
        <w:rFonts w:hint="default"/>
        <w:lang w:val="en-US" w:eastAsia="en-US" w:bidi="ar-SA"/>
      </w:rPr>
    </w:lvl>
    <w:lvl w:ilvl="6">
      <w:numFmt w:val="bullet"/>
      <w:lvlText w:val="•"/>
      <w:lvlJc w:val="left"/>
      <w:pPr>
        <w:ind w:left="3869" w:hanging="662"/>
      </w:pPr>
      <w:rPr>
        <w:rFonts w:hint="default"/>
        <w:lang w:val="en-US" w:eastAsia="en-US" w:bidi="ar-SA"/>
      </w:rPr>
    </w:lvl>
    <w:lvl w:ilvl="7">
      <w:numFmt w:val="bullet"/>
      <w:lvlText w:val="•"/>
      <w:lvlJc w:val="left"/>
      <w:pPr>
        <w:ind w:left="4497" w:hanging="662"/>
      </w:pPr>
      <w:rPr>
        <w:rFonts w:hint="default"/>
        <w:lang w:val="en-US" w:eastAsia="en-US" w:bidi="ar-SA"/>
      </w:rPr>
    </w:lvl>
    <w:lvl w:ilvl="8">
      <w:numFmt w:val="bullet"/>
      <w:lvlText w:val="•"/>
      <w:lvlJc w:val="left"/>
      <w:pPr>
        <w:ind w:left="5125" w:hanging="662"/>
      </w:pPr>
      <w:rPr>
        <w:rFonts w:hint="default"/>
        <w:lang w:val="en-US" w:eastAsia="en-US" w:bidi="ar-SA"/>
      </w:rPr>
    </w:lvl>
  </w:abstractNum>
  <w:abstractNum w:abstractNumId="27" w15:restartNumberingAfterBreak="0">
    <w:nsid w:val="3D2D276A"/>
    <w:multiLevelType w:val="multilevel"/>
    <w:tmpl w:val="3D2D276A"/>
    <w:lvl w:ilvl="0">
      <w:start w:val="2"/>
      <w:numFmt w:val="decimal"/>
      <w:lvlText w:val="%1"/>
      <w:lvlJc w:val="left"/>
      <w:pPr>
        <w:ind w:left="605" w:hanging="497"/>
      </w:pPr>
      <w:rPr>
        <w:rFonts w:hint="default"/>
        <w:lang w:val="en-US" w:eastAsia="en-US" w:bidi="ar-SA"/>
      </w:rPr>
    </w:lvl>
    <w:lvl w:ilvl="1">
      <w:start w:val="2"/>
      <w:numFmt w:val="decimal"/>
      <w:lvlText w:val="%1.%2"/>
      <w:lvlJc w:val="left"/>
      <w:pPr>
        <w:ind w:left="605" w:hanging="497"/>
      </w:pPr>
      <w:rPr>
        <w:rFonts w:hint="default"/>
        <w:lang w:val="en-US" w:eastAsia="en-US" w:bidi="ar-SA"/>
      </w:rPr>
    </w:lvl>
    <w:lvl w:ilvl="2">
      <w:start w:val="1"/>
      <w:numFmt w:val="decimal"/>
      <w:lvlText w:val="%1.%2.%3"/>
      <w:lvlJc w:val="left"/>
      <w:pPr>
        <w:ind w:left="605" w:hanging="497"/>
      </w:pPr>
      <w:rPr>
        <w:rFonts w:ascii="Times New Roman" w:eastAsia="Times New Roman" w:hAnsi="Times New Roman" w:cs="Times New Roman" w:hint="default"/>
        <w:w w:val="100"/>
        <w:sz w:val="22"/>
        <w:szCs w:val="22"/>
        <w:lang w:val="en-US" w:eastAsia="en-US" w:bidi="ar-SA"/>
      </w:rPr>
    </w:lvl>
    <w:lvl w:ilvl="3">
      <w:numFmt w:val="bullet"/>
      <w:lvlText w:val="•"/>
      <w:lvlJc w:val="left"/>
      <w:pPr>
        <w:ind w:left="2315" w:hanging="497"/>
      </w:pPr>
      <w:rPr>
        <w:rFonts w:hint="default"/>
        <w:lang w:val="en-US" w:eastAsia="en-US" w:bidi="ar-SA"/>
      </w:rPr>
    </w:lvl>
    <w:lvl w:ilvl="4">
      <w:numFmt w:val="bullet"/>
      <w:lvlText w:val="•"/>
      <w:lvlJc w:val="left"/>
      <w:pPr>
        <w:ind w:left="2887" w:hanging="497"/>
      </w:pPr>
      <w:rPr>
        <w:rFonts w:hint="default"/>
        <w:lang w:val="en-US" w:eastAsia="en-US" w:bidi="ar-SA"/>
      </w:rPr>
    </w:lvl>
    <w:lvl w:ilvl="5">
      <w:numFmt w:val="bullet"/>
      <w:lvlText w:val="•"/>
      <w:lvlJc w:val="left"/>
      <w:pPr>
        <w:ind w:left="3459" w:hanging="497"/>
      </w:pPr>
      <w:rPr>
        <w:rFonts w:hint="default"/>
        <w:lang w:val="en-US" w:eastAsia="en-US" w:bidi="ar-SA"/>
      </w:rPr>
    </w:lvl>
    <w:lvl w:ilvl="6">
      <w:numFmt w:val="bullet"/>
      <w:lvlText w:val="•"/>
      <w:lvlJc w:val="left"/>
      <w:pPr>
        <w:ind w:left="4031" w:hanging="497"/>
      </w:pPr>
      <w:rPr>
        <w:rFonts w:hint="default"/>
        <w:lang w:val="en-US" w:eastAsia="en-US" w:bidi="ar-SA"/>
      </w:rPr>
    </w:lvl>
    <w:lvl w:ilvl="7">
      <w:numFmt w:val="bullet"/>
      <w:lvlText w:val="•"/>
      <w:lvlJc w:val="left"/>
      <w:pPr>
        <w:ind w:left="4603" w:hanging="497"/>
      </w:pPr>
      <w:rPr>
        <w:rFonts w:hint="default"/>
        <w:lang w:val="en-US" w:eastAsia="en-US" w:bidi="ar-SA"/>
      </w:rPr>
    </w:lvl>
    <w:lvl w:ilvl="8">
      <w:numFmt w:val="bullet"/>
      <w:lvlText w:val="•"/>
      <w:lvlJc w:val="left"/>
      <w:pPr>
        <w:ind w:left="5175" w:hanging="497"/>
      </w:pPr>
      <w:rPr>
        <w:rFonts w:hint="default"/>
        <w:lang w:val="en-US" w:eastAsia="en-US" w:bidi="ar-SA"/>
      </w:rPr>
    </w:lvl>
  </w:abstractNum>
  <w:abstractNum w:abstractNumId="28" w15:restartNumberingAfterBreak="0">
    <w:nsid w:val="3E5753D3"/>
    <w:multiLevelType w:val="multilevel"/>
    <w:tmpl w:val="3E5753D3"/>
    <w:lvl w:ilvl="0">
      <w:start w:val="9"/>
      <w:numFmt w:val="decimal"/>
      <w:lvlText w:val="%1"/>
      <w:lvlJc w:val="left"/>
      <w:pPr>
        <w:ind w:left="105" w:hanging="556"/>
      </w:pPr>
      <w:rPr>
        <w:rFonts w:hint="default"/>
        <w:lang w:val="en-US" w:eastAsia="en-US" w:bidi="ar-SA"/>
      </w:rPr>
    </w:lvl>
    <w:lvl w:ilvl="1">
      <w:start w:val="2"/>
      <w:numFmt w:val="decimal"/>
      <w:lvlText w:val="%1.%2"/>
      <w:lvlJc w:val="left"/>
      <w:pPr>
        <w:ind w:left="105" w:hanging="556"/>
      </w:pPr>
      <w:rPr>
        <w:rFonts w:hint="default"/>
        <w:lang w:val="en-US" w:eastAsia="en-US" w:bidi="ar-SA"/>
      </w:rPr>
    </w:lvl>
    <w:lvl w:ilvl="2">
      <w:start w:val="1"/>
      <w:numFmt w:val="decimal"/>
      <w:lvlText w:val="%1.%2.%3"/>
      <w:lvlJc w:val="left"/>
      <w:pPr>
        <w:ind w:left="105" w:hanging="556"/>
      </w:pPr>
      <w:rPr>
        <w:rFonts w:ascii="Times New Roman" w:eastAsia="Times New Roman" w:hAnsi="Times New Roman" w:cs="Times New Roman" w:hint="default"/>
        <w:spacing w:val="0"/>
        <w:w w:val="99"/>
        <w:sz w:val="20"/>
        <w:szCs w:val="20"/>
        <w:lang w:val="en-US" w:eastAsia="en-US" w:bidi="ar-SA"/>
      </w:rPr>
    </w:lvl>
    <w:lvl w:ilvl="3">
      <w:numFmt w:val="bullet"/>
      <w:lvlText w:val="•"/>
      <w:lvlJc w:val="left"/>
      <w:pPr>
        <w:ind w:left="1984" w:hanging="556"/>
      </w:pPr>
      <w:rPr>
        <w:rFonts w:hint="default"/>
        <w:lang w:val="en-US" w:eastAsia="en-US" w:bidi="ar-SA"/>
      </w:rPr>
    </w:lvl>
    <w:lvl w:ilvl="4">
      <w:numFmt w:val="bullet"/>
      <w:lvlText w:val="•"/>
      <w:lvlJc w:val="left"/>
      <w:pPr>
        <w:ind w:left="2612" w:hanging="556"/>
      </w:pPr>
      <w:rPr>
        <w:rFonts w:hint="default"/>
        <w:lang w:val="en-US" w:eastAsia="en-US" w:bidi="ar-SA"/>
      </w:rPr>
    </w:lvl>
    <w:lvl w:ilvl="5">
      <w:numFmt w:val="bullet"/>
      <w:lvlText w:val="•"/>
      <w:lvlJc w:val="left"/>
      <w:pPr>
        <w:ind w:left="3241" w:hanging="556"/>
      </w:pPr>
      <w:rPr>
        <w:rFonts w:hint="default"/>
        <w:lang w:val="en-US" w:eastAsia="en-US" w:bidi="ar-SA"/>
      </w:rPr>
    </w:lvl>
    <w:lvl w:ilvl="6">
      <w:numFmt w:val="bullet"/>
      <w:lvlText w:val="•"/>
      <w:lvlJc w:val="left"/>
      <w:pPr>
        <w:ind w:left="3869" w:hanging="556"/>
      </w:pPr>
      <w:rPr>
        <w:rFonts w:hint="default"/>
        <w:lang w:val="en-US" w:eastAsia="en-US" w:bidi="ar-SA"/>
      </w:rPr>
    </w:lvl>
    <w:lvl w:ilvl="7">
      <w:numFmt w:val="bullet"/>
      <w:lvlText w:val="•"/>
      <w:lvlJc w:val="left"/>
      <w:pPr>
        <w:ind w:left="4497" w:hanging="556"/>
      </w:pPr>
      <w:rPr>
        <w:rFonts w:hint="default"/>
        <w:lang w:val="en-US" w:eastAsia="en-US" w:bidi="ar-SA"/>
      </w:rPr>
    </w:lvl>
    <w:lvl w:ilvl="8">
      <w:numFmt w:val="bullet"/>
      <w:lvlText w:val="•"/>
      <w:lvlJc w:val="left"/>
      <w:pPr>
        <w:ind w:left="5125" w:hanging="556"/>
      </w:pPr>
      <w:rPr>
        <w:rFonts w:hint="default"/>
        <w:lang w:val="en-US" w:eastAsia="en-US" w:bidi="ar-SA"/>
      </w:rPr>
    </w:lvl>
  </w:abstractNum>
  <w:abstractNum w:abstractNumId="29" w15:restartNumberingAfterBreak="0">
    <w:nsid w:val="40D74ACF"/>
    <w:multiLevelType w:val="multilevel"/>
    <w:tmpl w:val="40D74ACF"/>
    <w:lvl w:ilvl="0">
      <w:start w:val="1"/>
      <w:numFmt w:val="bullet"/>
      <w:lvlText w:val=""/>
      <w:lvlJc w:val="left"/>
      <w:pPr>
        <w:ind w:left="1004" w:hanging="360"/>
      </w:pPr>
      <w:rPr>
        <w:rFonts w:ascii="Symbol" w:hAnsi="Symbol" w:hint="default"/>
      </w:rPr>
    </w:lvl>
    <w:lvl w:ilvl="1">
      <w:start w:val="1"/>
      <w:numFmt w:val="bullet"/>
      <w:lvlText w:val="o"/>
      <w:lvlJc w:val="left"/>
      <w:pPr>
        <w:ind w:left="1724" w:hanging="360"/>
      </w:pPr>
      <w:rPr>
        <w:rFonts w:ascii="Courier New" w:hAnsi="Courier New" w:cs="Courier New" w:hint="default"/>
      </w:rPr>
    </w:lvl>
    <w:lvl w:ilvl="2">
      <w:start w:val="1"/>
      <w:numFmt w:val="bullet"/>
      <w:lvlText w:val=""/>
      <w:lvlJc w:val="left"/>
      <w:pPr>
        <w:ind w:left="2444" w:hanging="360"/>
      </w:pPr>
      <w:rPr>
        <w:rFonts w:ascii="Wingdings" w:hAnsi="Wingdings" w:hint="default"/>
      </w:rPr>
    </w:lvl>
    <w:lvl w:ilvl="3">
      <w:start w:val="1"/>
      <w:numFmt w:val="bullet"/>
      <w:lvlText w:val=""/>
      <w:lvlJc w:val="left"/>
      <w:pPr>
        <w:ind w:left="3164" w:hanging="360"/>
      </w:pPr>
      <w:rPr>
        <w:rFonts w:ascii="Symbol" w:hAnsi="Symbol" w:hint="default"/>
      </w:rPr>
    </w:lvl>
    <w:lvl w:ilvl="4">
      <w:start w:val="1"/>
      <w:numFmt w:val="bullet"/>
      <w:lvlText w:val="o"/>
      <w:lvlJc w:val="left"/>
      <w:pPr>
        <w:ind w:left="3884" w:hanging="360"/>
      </w:pPr>
      <w:rPr>
        <w:rFonts w:ascii="Courier New" w:hAnsi="Courier New" w:cs="Courier New" w:hint="default"/>
      </w:rPr>
    </w:lvl>
    <w:lvl w:ilvl="5">
      <w:start w:val="1"/>
      <w:numFmt w:val="bullet"/>
      <w:lvlText w:val=""/>
      <w:lvlJc w:val="left"/>
      <w:pPr>
        <w:ind w:left="4604" w:hanging="360"/>
      </w:pPr>
      <w:rPr>
        <w:rFonts w:ascii="Wingdings" w:hAnsi="Wingdings" w:hint="default"/>
      </w:rPr>
    </w:lvl>
    <w:lvl w:ilvl="6">
      <w:start w:val="1"/>
      <w:numFmt w:val="bullet"/>
      <w:lvlText w:val=""/>
      <w:lvlJc w:val="left"/>
      <w:pPr>
        <w:ind w:left="5324" w:hanging="360"/>
      </w:pPr>
      <w:rPr>
        <w:rFonts w:ascii="Symbol" w:hAnsi="Symbol" w:hint="default"/>
      </w:rPr>
    </w:lvl>
    <w:lvl w:ilvl="7">
      <w:start w:val="1"/>
      <w:numFmt w:val="bullet"/>
      <w:lvlText w:val="o"/>
      <w:lvlJc w:val="left"/>
      <w:pPr>
        <w:ind w:left="6044" w:hanging="360"/>
      </w:pPr>
      <w:rPr>
        <w:rFonts w:ascii="Courier New" w:hAnsi="Courier New" w:cs="Courier New" w:hint="default"/>
      </w:rPr>
    </w:lvl>
    <w:lvl w:ilvl="8">
      <w:start w:val="1"/>
      <w:numFmt w:val="bullet"/>
      <w:lvlText w:val=""/>
      <w:lvlJc w:val="left"/>
      <w:pPr>
        <w:ind w:left="6764" w:hanging="360"/>
      </w:pPr>
      <w:rPr>
        <w:rFonts w:ascii="Wingdings" w:hAnsi="Wingdings" w:hint="default"/>
      </w:rPr>
    </w:lvl>
  </w:abstractNum>
  <w:abstractNum w:abstractNumId="30" w15:restartNumberingAfterBreak="0">
    <w:nsid w:val="4480153B"/>
    <w:multiLevelType w:val="multilevel"/>
    <w:tmpl w:val="4480153B"/>
    <w:lvl w:ilvl="0">
      <w:start w:val="4"/>
      <w:numFmt w:val="decimal"/>
      <w:lvlText w:val="%1"/>
      <w:lvlJc w:val="left"/>
      <w:pPr>
        <w:ind w:left="108" w:hanging="544"/>
      </w:pPr>
      <w:rPr>
        <w:rFonts w:hint="default"/>
        <w:lang w:val="en-US" w:eastAsia="en-US" w:bidi="ar-SA"/>
      </w:rPr>
    </w:lvl>
    <w:lvl w:ilvl="1">
      <w:start w:val="1"/>
      <w:numFmt w:val="decimal"/>
      <w:lvlText w:val="%1.%2"/>
      <w:lvlJc w:val="left"/>
      <w:pPr>
        <w:ind w:left="108" w:hanging="544"/>
      </w:pPr>
      <w:rPr>
        <w:rFonts w:hint="default"/>
        <w:lang w:val="en-US" w:eastAsia="en-US" w:bidi="ar-SA"/>
      </w:rPr>
    </w:lvl>
    <w:lvl w:ilvl="2">
      <w:start w:val="1"/>
      <w:numFmt w:val="decimal"/>
      <w:lvlText w:val="%1.%2.%3"/>
      <w:lvlJc w:val="left"/>
      <w:pPr>
        <w:ind w:left="108" w:hanging="544"/>
      </w:pPr>
      <w:rPr>
        <w:rFonts w:ascii="Times New Roman" w:eastAsia="Times New Roman" w:hAnsi="Times New Roman" w:cs="Times New Roman" w:hint="default"/>
        <w:spacing w:val="0"/>
        <w:w w:val="99"/>
        <w:sz w:val="20"/>
        <w:szCs w:val="20"/>
        <w:lang w:val="en-US" w:eastAsia="en-US" w:bidi="ar-SA"/>
      </w:rPr>
    </w:lvl>
    <w:lvl w:ilvl="3">
      <w:numFmt w:val="bullet"/>
      <w:lvlText w:val="•"/>
      <w:lvlJc w:val="left"/>
      <w:pPr>
        <w:ind w:left="1965" w:hanging="544"/>
      </w:pPr>
      <w:rPr>
        <w:rFonts w:hint="default"/>
        <w:lang w:val="en-US" w:eastAsia="en-US" w:bidi="ar-SA"/>
      </w:rPr>
    </w:lvl>
    <w:lvl w:ilvl="4">
      <w:numFmt w:val="bullet"/>
      <w:lvlText w:val="•"/>
      <w:lvlJc w:val="left"/>
      <w:pPr>
        <w:ind w:left="2587" w:hanging="544"/>
      </w:pPr>
      <w:rPr>
        <w:rFonts w:hint="default"/>
        <w:lang w:val="en-US" w:eastAsia="en-US" w:bidi="ar-SA"/>
      </w:rPr>
    </w:lvl>
    <w:lvl w:ilvl="5">
      <w:numFmt w:val="bullet"/>
      <w:lvlText w:val="•"/>
      <w:lvlJc w:val="left"/>
      <w:pPr>
        <w:ind w:left="3209" w:hanging="544"/>
      </w:pPr>
      <w:rPr>
        <w:rFonts w:hint="default"/>
        <w:lang w:val="en-US" w:eastAsia="en-US" w:bidi="ar-SA"/>
      </w:rPr>
    </w:lvl>
    <w:lvl w:ilvl="6">
      <w:numFmt w:val="bullet"/>
      <w:lvlText w:val="•"/>
      <w:lvlJc w:val="left"/>
      <w:pPr>
        <w:ind w:left="3831" w:hanging="544"/>
      </w:pPr>
      <w:rPr>
        <w:rFonts w:hint="default"/>
        <w:lang w:val="en-US" w:eastAsia="en-US" w:bidi="ar-SA"/>
      </w:rPr>
    </w:lvl>
    <w:lvl w:ilvl="7">
      <w:numFmt w:val="bullet"/>
      <w:lvlText w:val="•"/>
      <w:lvlJc w:val="left"/>
      <w:pPr>
        <w:ind w:left="4453" w:hanging="544"/>
      </w:pPr>
      <w:rPr>
        <w:rFonts w:hint="default"/>
        <w:lang w:val="en-US" w:eastAsia="en-US" w:bidi="ar-SA"/>
      </w:rPr>
    </w:lvl>
    <w:lvl w:ilvl="8">
      <w:numFmt w:val="bullet"/>
      <w:lvlText w:val="•"/>
      <w:lvlJc w:val="left"/>
      <w:pPr>
        <w:ind w:left="5075" w:hanging="544"/>
      </w:pPr>
      <w:rPr>
        <w:rFonts w:hint="default"/>
        <w:lang w:val="en-US" w:eastAsia="en-US" w:bidi="ar-SA"/>
      </w:rPr>
    </w:lvl>
  </w:abstractNum>
  <w:abstractNum w:abstractNumId="31" w15:restartNumberingAfterBreak="0">
    <w:nsid w:val="4914518E"/>
    <w:multiLevelType w:val="multilevel"/>
    <w:tmpl w:val="60172909"/>
    <w:lvl w:ilvl="0">
      <w:start w:val="1"/>
      <w:numFmt w:val="decimal"/>
      <w:lvlText w:val="[%1]"/>
      <w:lvlJc w:val="left"/>
      <w:pPr>
        <w:ind w:left="1429" w:hanging="360"/>
      </w:pPr>
      <w:rPr>
        <w:rFonts w:hint="default"/>
      </w:rPr>
    </w:lvl>
    <w:lvl w:ilvl="1">
      <w:start w:val="1"/>
      <w:numFmt w:val="lowerLetter"/>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32" w15:restartNumberingAfterBreak="0">
    <w:nsid w:val="49575098"/>
    <w:multiLevelType w:val="multilevel"/>
    <w:tmpl w:val="49575098"/>
    <w:lvl w:ilvl="0">
      <w:start w:val="1"/>
      <w:numFmt w:val="bullet"/>
      <w:lvlText w:val=""/>
      <w:lvlJc w:val="left"/>
      <w:pPr>
        <w:ind w:left="1004" w:hanging="360"/>
      </w:pPr>
      <w:rPr>
        <w:rFonts w:ascii="Symbol" w:hAnsi="Symbol" w:hint="default"/>
      </w:rPr>
    </w:lvl>
    <w:lvl w:ilvl="1">
      <w:start w:val="1"/>
      <w:numFmt w:val="bullet"/>
      <w:lvlText w:val="o"/>
      <w:lvlJc w:val="left"/>
      <w:pPr>
        <w:ind w:left="1724" w:hanging="360"/>
      </w:pPr>
      <w:rPr>
        <w:rFonts w:ascii="Courier New" w:hAnsi="Courier New" w:cs="Courier New" w:hint="default"/>
      </w:rPr>
    </w:lvl>
    <w:lvl w:ilvl="2">
      <w:start w:val="1"/>
      <w:numFmt w:val="bullet"/>
      <w:lvlText w:val=""/>
      <w:lvlJc w:val="left"/>
      <w:pPr>
        <w:ind w:left="2444" w:hanging="360"/>
      </w:pPr>
      <w:rPr>
        <w:rFonts w:ascii="Wingdings" w:hAnsi="Wingdings" w:hint="default"/>
      </w:rPr>
    </w:lvl>
    <w:lvl w:ilvl="3">
      <w:start w:val="1"/>
      <w:numFmt w:val="bullet"/>
      <w:lvlText w:val=""/>
      <w:lvlJc w:val="left"/>
      <w:pPr>
        <w:ind w:left="3164" w:hanging="360"/>
      </w:pPr>
      <w:rPr>
        <w:rFonts w:ascii="Symbol" w:hAnsi="Symbol" w:hint="default"/>
      </w:rPr>
    </w:lvl>
    <w:lvl w:ilvl="4">
      <w:start w:val="1"/>
      <w:numFmt w:val="bullet"/>
      <w:lvlText w:val="o"/>
      <w:lvlJc w:val="left"/>
      <w:pPr>
        <w:ind w:left="3884" w:hanging="360"/>
      </w:pPr>
      <w:rPr>
        <w:rFonts w:ascii="Courier New" w:hAnsi="Courier New" w:cs="Courier New" w:hint="default"/>
      </w:rPr>
    </w:lvl>
    <w:lvl w:ilvl="5">
      <w:start w:val="1"/>
      <w:numFmt w:val="bullet"/>
      <w:lvlText w:val=""/>
      <w:lvlJc w:val="left"/>
      <w:pPr>
        <w:ind w:left="4604" w:hanging="360"/>
      </w:pPr>
      <w:rPr>
        <w:rFonts w:ascii="Wingdings" w:hAnsi="Wingdings" w:hint="default"/>
      </w:rPr>
    </w:lvl>
    <w:lvl w:ilvl="6">
      <w:start w:val="1"/>
      <w:numFmt w:val="bullet"/>
      <w:lvlText w:val=""/>
      <w:lvlJc w:val="left"/>
      <w:pPr>
        <w:ind w:left="5324" w:hanging="360"/>
      </w:pPr>
      <w:rPr>
        <w:rFonts w:ascii="Symbol" w:hAnsi="Symbol" w:hint="default"/>
      </w:rPr>
    </w:lvl>
    <w:lvl w:ilvl="7">
      <w:start w:val="1"/>
      <w:numFmt w:val="bullet"/>
      <w:lvlText w:val="o"/>
      <w:lvlJc w:val="left"/>
      <w:pPr>
        <w:ind w:left="6044" w:hanging="360"/>
      </w:pPr>
      <w:rPr>
        <w:rFonts w:ascii="Courier New" w:hAnsi="Courier New" w:cs="Courier New" w:hint="default"/>
      </w:rPr>
    </w:lvl>
    <w:lvl w:ilvl="8">
      <w:start w:val="1"/>
      <w:numFmt w:val="bullet"/>
      <w:lvlText w:val=""/>
      <w:lvlJc w:val="left"/>
      <w:pPr>
        <w:ind w:left="6764" w:hanging="360"/>
      </w:pPr>
      <w:rPr>
        <w:rFonts w:ascii="Wingdings" w:hAnsi="Wingdings" w:hint="default"/>
      </w:rPr>
    </w:lvl>
  </w:abstractNum>
  <w:abstractNum w:abstractNumId="33" w15:restartNumberingAfterBreak="0">
    <w:nsid w:val="4CD956C3"/>
    <w:multiLevelType w:val="multilevel"/>
    <w:tmpl w:val="4CD956C3"/>
    <w:lvl w:ilvl="0">
      <w:start w:val="8"/>
      <w:numFmt w:val="decimal"/>
      <w:lvlText w:val="%1"/>
      <w:lvlJc w:val="left"/>
      <w:pPr>
        <w:ind w:left="555" w:hanging="451"/>
      </w:pPr>
      <w:rPr>
        <w:rFonts w:hint="default"/>
        <w:lang w:val="en-US" w:eastAsia="en-US" w:bidi="ar-SA"/>
      </w:rPr>
    </w:lvl>
    <w:lvl w:ilvl="1">
      <w:start w:val="2"/>
      <w:numFmt w:val="decimal"/>
      <w:lvlText w:val="%1.%2"/>
      <w:lvlJc w:val="left"/>
      <w:pPr>
        <w:ind w:left="555" w:hanging="451"/>
      </w:pPr>
      <w:rPr>
        <w:rFonts w:hint="default"/>
        <w:lang w:val="en-US" w:eastAsia="en-US" w:bidi="ar-SA"/>
      </w:rPr>
    </w:lvl>
    <w:lvl w:ilvl="2">
      <w:start w:val="1"/>
      <w:numFmt w:val="decimal"/>
      <w:lvlText w:val="%1.%2.%3"/>
      <w:lvlJc w:val="left"/>
      <w:pPr>
        <w:ind w:left="555" w:hanging="451"/>
      </w:pPr>
      <w:rPr>
        <w:rFonts w:ascii="Times New Roman" w:eastAsia="Times New Roman" w:hAnsi="Times New Roman" w:cs="Times New Roman" w:hint="default"/>
        <w:spacing w:val="0"/>
        <w:w w:val="99"/>
        <w:sz w:val="20"/>
        <w:szCs w:val="20"/>
        <w:lang w:val="en-US" w:eastAsia="en-US" w:bidi="ar-SA"/>
      </w:rPr>
    </w:lvl>
    <w:lvl w:ilvl="3">
      <w:numFmt w:val="bullet"/>
      <w:lvlText w:val="•"/>
      <w:lvlJc w:val="left"/>
      <w:pPr>
        <w:ind w:left="2306" w:hanging="451"/>
      </w:pPr>
      <w:rPr>
        <w:rFonts w:hint="default"/>
        <w:lang w:val="en-US" w:eastAsia="en-US" w:bidi="ar-SA"/>
      </w:rPr>
    </w:lvl>
    <w:lvl w:ilvl="4">
      <w:numFmt w:val="bullet"/>
      <w:lvlText w:val="•"/>
      <w:lvlJc w:val="left"/>
      <w:pPr>
        <w:ind w:left="2888" w:hanging="451"/>
      </w:pPr>
      <w:rPr>
        <w:rFonts w:hint="default"/>
        <w:lang w:val="en-US" w:eastAsia="en-US" w:bidi="ar-SA"/>
      </w:rPr>
    </w:lvl>
    <w:lvl w:ilvl="5">
      <w:numFmt w:val="bullet"/>
      <w:lvlText w:val="•"/>
      <w:lvlJc w:val="left"/>
      <w:pPr>
        <w:ind w:left="3471" w:hanging="451"/>
      </w:pPr>
      <w:rPr>
        <w:rFonts w:hint="default"/>
        <w:lang w:val="en-US" w:eastAsia="en-US" w:bidi="ar-SA"/>
      </w:rPr>
    </w:lvl>
    <w:lvl w:ilvl="6">
      <w:numFmt w:val="bullet"/>
      <w:lvlText w:val="•"/>
      <w:lvlJc w:val="left"/>
      <w:pPr>
        <w:ind w:left="4053" w:hanging="451"/>
      </w:pPr>
      <w:rPr>
        <w:rFonts w:hint="default"/>
        <w:lang w:val="en-US" w:eastAsia="en-US" w:bidi="ar-SA"/>
      </w:rPr>
    </w:lvl>
    <w:lvl w:ilvl="7">
      <w:numFmt w:val="bullet"/>
      <w:lvlText w:val="•"/>
      <w:lvlJc w:val="left"/>
      <w:pPr>
        <w:ind w:left="4635" w:hanging="451"/>
      </w:pPr>
      <w:rPr>
        <w:rFonts w:hint="default"/>
        <w:lang w:val="en-US" w:eastAsia="en-US" w:bidi="ar-SA"/>
      </w:rPr>
    </w:lvl>
    <w:lvl w:ilvl="8">
      <w:numFmt w:val="bullet"/>
      <w:lvlText w:val="•"/>
      <w:lvlJc w:val="left"/>
      <w:pPr>
        <w:ind w:left="5217" w:hanging="451"/>
      </w:pPr>
      <w:rPr>
        <w:rFonts w:hint="default"/>
        <w:lang w:val="en-US" w:eastAsia="en-US" w:bidi="ar-SA"/>
      </w:rPr>
    </w:lvl>
  </w:abstractNum>
  <w:abstractNum w:abstractNumId="34" w15:restartNumberingAfterBreak="0">
    <w:nsid w:val="4CEC2DF5"/>
    <w:multiLevelType w:val="multilevel"/>
    <w:tmpl w:val="4CEC2DF5"/>
    <w:lvl w:ilvl="0">
      <w:start w:val="3"/>
      <w:numFmt w:val="decimal"/>
      <w:lvlText w:val="%1"/>
      <w:lvlJc w:val="left"/>
      <w:pPr>
        <w:ind w:left="156" w:hanging="453"/>
      </w:pPr>
      <w:rPr>
        <w:rFonts w:hint="default"/>
        <w:lang w:val="en-US" w:eastAsia="en-US" w:bidi="ar-SA"/>
      </w:rPr>
    </w:lvl>
    <w:lvl w:ilvl="1">
      <w:start w:val="3"/>
      <w:numFmt w:val="decimal"/>
      <w:lvlText w:val="%1.%2"/>
      <w:lvlJc w:val="left"/>
      <w:pPr>
        <w:ind w:left="156" w:hanging="453"/>
      </w:pPr>
      <w:rPr>
        <w:rFonts w:hint="default"/>
        <w:lang w:val="en-US" w:eastAsia="en-US" w:bidi="ar-SA"/>
      </w:rPr>
    </w:lvl>
    <w:lvl w:ilvl="2">
      <w:start w:val="1"/>
      <w:numFmt w:val="decimal"/>
      <w:lvlText w:val="%1.%2.%3"/>
      <w:lvlJc w:val="left"/>
      <w:pPr>
        <w:ind w:left="156" w:hanging="453"/>
      </w:pPr>
      <w:rPr>
        <w:rFonts w:ascii="Times New Roman" w:eastAsia="Times New Roman" w:hAnsi="Times New Roman" w:cs="Times New Roman" w:hint="default"/>
        <w:spacing w:val="0"/>
        <w:w w:val="99"/>
        <w:sz w:val="20"/>
        <w:szCs w:val="20"/>
        <w:lang w:val="en-US" w:eastAsia="en-US" w:bidi="ar-SA"/>
      </w:rPr>
    </w:lvl>
    <w:lvl w:ilvl="3">
      <w:numFmt w:val="bullet"/>
      <w:lvlText w:val="•"/>
      <w:lvlJc w:val="left"/>
      <w:pPr>
        <w:ind w:left="2083" w:hanging="453"/>
      </w:pPr>
      <w:rPr>
        <w:rFonts w:hint="default"/>
        <w:lang w:val="en-US" w:eastAsia="en-US" w:bidi="ar-SA"/>
      </w:rPr>
    </w:lvl>
    <w:lvl w:ilvl="4">
      <w:numFmt w:val="bullet"/>
      <w:lvlText w:val="•"/>
      <w:lvlJc w:val="left"/>
      <w:pPr>
        <w:ind w:left="2724" w:hanging="453"/>
      </w:pPr>
      <w:rPr>
        <w:rFonts w:hint="default"/>
        <w:lang w:val="en-US" w:eastAsia="en-US" w:bidi="ar-SA"/>
      </w:rPr>
    </w:lvl>
    <w:lvl w:ilvl="5">
      <w:numFmt w:val="bullet"/>
      <w:lvlText w:val="•"/>
      <w:lvlJc w:val="left"/>
      <w:pPr>
        <w:ind w:left="3365" w:hanging="453"/>
      </w:pPr>
      <w:rPr>
        <w:rFonts w:hint="default"/>
        <w:lang w:val="en-US" w:eastAsia="en-US" w:bidi="ar-SA"/>
      </w:rPr>
    </w:lvl>
    <w:lvl w:ilvl="6">
      <w:numFmt w:val="bullet"/>
      <w:lvlText w:val="•"/>
      <w:lvlJc w:val="left"/>
      <w:pPr>
        <w:ind w:left="4006" w:hanging="453"/>
      </w:pPr>
      <w:rPr>
        <w:rFonts w:hint="default"/>
        <w:lang w:val="en-US" w:eastAsia="en-US" w:bidi="ar-SA"/>
      </w:rPr>
    </w:lvl>
    <w:lvl w:ilvl="7">
      <w:numFmt w:val="bullet"/>
      <w:lvlText w:val="•"/>
      <w:lvlJc w:val="left"/>
      <w:pPr>
        <w:ind w:left="4647" w:hanging="453"/>
      </w:pPr>
      <w:rPr>
        <w:rFonts w:hint="default"/>
        <w:lang w:val="en-US" w:eastAsia="en-US" w:bidi="ar-SA"/>
      </w:rPr>
    </w:lvl>
    <w:lvl w:ilvl="8">
      <w:numFmt w:val="bullet"/>
      <w:lvlText w:val="•"/>
      <w:lvlJc w:val="left"/>
      <w:pPr>
        <w:ind w:left="5288" w:hanging="453"/>
      </w:pPr>
      <w:rPr>
        <w:rFonts w:hint="default"/>
        <w:lang w:val="en-US" w:eastAsia="en-US" w:bidi="ar-SA"/>
      </w:rPr>
    </w:lvl>
  </w:abstractNum>
  <w:abstractNum w:abstractNumId="35" w15:restartNumberingAfterBreak="0">
    <w:nsid w:val="507F4DA3"/>
    <w:multiLevelType w:val="multilevel"/>
    <w:tmpl w:val="507F4DA3"/>
    <w:lvl w:ilvl="0">
      <w:start w:val="1"/>
      <w:numFmt w:val="lowerLetter"/>
      <w:lvlText w:val="(%1)"/>
      <w:lvlJc w:val="left"/>
      <w:pPr>
        <w:ind w:left="2124" w:hanging="360"/>
      </w:pPr>
      <w:rPr>
        <w:rFonts w:hint="default"/>
      </w:rPr>
    </w:lvl>
    <w:lvl w:ilvl="1">
      <w:start w:val="1"/>
      <w:numFmt w:val="lowerLetter"/>
      <w:lvlText w:val="%2."/>
      <w:lvlJc w:val="left"/>
      <w:pPr>
        <w:ind w:left="2844" w:hanging="360"/>
      </w:pPr>
    </w:lvl>
    <w:lvl w:ilvl="2">
      <w:start w:val="1"/>
      <w:numFmt w:val="lowerRoman"/>
      <w:lvlText w:val="%3."/>
      <w:lvlJc w:val="right"/>
      <w:pPr>
        <w:ind w:left="3564" w:hanging="180"/>
      </w:pPr>
    </w:lvl>
    <w:lvl w:ilvl="3">
      <w:start w:val="1"/>
      <w:numFmt w:val="decimal"/>
      <w:lvlText w:val="%4."/>
      <w:lvlJc w:val="left"/>
      <w:pPr>
        <w:ind w:left="4284" w:hanging="360"/>
      </w:pPr>
    </w:lvl>
    <w:lvl w:ilvl="4">
      <w:start w:val="1"/>
      <w:numFmt w:val="lowerLetter"/>
      <w:lvlText w:val="%5."/>
      <w:lvlJc w:val="left"/>
      <w:pPr>
        <w:ind w:left="5004" w:hanging="360"/>
      </w:pPr>
    </w:lvl>
    <w:lvl w:ilvl="5">
      <w:start w:val="1"/>
      <w:numFmt w:val="lowerRoman"/>
      <w:lvlText w:val="%6."/>
      <w:lvlJc w:val="right"/>
      <w:pPr>
        <w:ind w:left="5724" w:hanging="180"/>
      </w:pPr>
    </w:lvl>
    <w:lvl w:ilvl="6">
      <w:start w:val="1"/>
      <w:numFmt w:val="decimal"/>
      <w:lvlText w:val="%7."/>
      <w:lvlJc w:val="left"/>
      <w:pPr>
        <w:ind w:left="6444" w:hanging="360"/>
      </w:pPr>
    </w:lvl>
    <w:lvl w:ilvl="7">
      <w:start w:val="1"/>
      <w:numFmt w:val="lowerLetter"/>
      <w:lvlText w:val="%8."/>
      <w:lvlJc w:val="left"/>
      <w:pPr>
        <w:ind w:left="7164" w:hanging="360"/>
      </w:pPr>
    </w:lvl>
    <w:lvl w:ilvl="8">
      <w:start w:val="1"/>
      <w:numFmt w:val="lowerRoman"/>
      <w:lvlText w:val="%9."/>
      <w:lvlJc w:val="right"/>
      <w:pPr>
        <w:ind w:left="7884" w:hanging="180"/>
      </w:pPr>
    </w:lvl>
  </w:abstractNum>
  <w:abstractNum w:abstractNumId="36" w15:restartNumberingAfterBreak="0">
    <w:nsid w:val="54D12C20"/>
    <w:multiLevelType w:val="hybridMultilevel"/>
    <w:tmpl w:val="14789736"/>
    <w:lvl w:ilvl="0" w:tplc="40090001">
      <w:start w:val="1"/>
      <w:numFmt w:val="bullet"/>
      <w:lvlText w:val=""/>
      <w:lvlJc w:val="left"/>
      <w:pPr>
        <w:ind w:left="1146" w:hanging="360"/>
      </w:pPr>
      <w:rPr>
        <w:rFonts w:ascii="Symbol" w:hAnsi="Symbol" w:hint="default"/>
      </w:rPr>
    </w:lvl>
    <w:lvl w:ilvl="1" w:tplc="40090003" w:tentative="1">
      <w:start w:val="1"/>
      <w:numFmt w:val="bullet"/>
      <w:lvlText w:val="o"/>
      <w:lvlJc w:val="left"/>
      <w:pPr>
        <w:ind w:left="1866" w:hanging="360"/>
      </w:pPr>
      <w:rPr>
        <w:rFonts w:ascii="Courier New" w:hAnsi="Courier New" w:cs="Courier New" w:hint="default"/>
      </w:rPr>
    </w:lvl>
    <w:lvl w:ilvl="2" w:tplc="40090005" w:tentative="1">
      <w:start w:val="1"/>
      <w:numFmt w:val="bullet"/>
      <w:lvlText w:val=""/>
      <w:lvlJc w:val="left"/>
      <w:pPr>
        <w:ind w:left="2586" w:hanging="360"/>
      </w:pPr>
      <w:rPr>
        <w:rFonts w:ascii="Wingdings" w:hAnsi="Wingdings" w:hint="default"/>
      </w:rPr>
    </w:lvl>
    <w:lvl w:ilvl="3" w:tplc="40090001" w:tentative="1">
      <w:start w:val="1"/>
      <w:numFmt w:val="bullet"/>
      <w:lvlText w:val=""/>
      <w:lvlJc w:val="left"/>
      <w:pPr>
        <w:ind w:left="3306" w:hanging="360"/>
      </w:pPr>
      <w:rPr>
        <w:rFonts w:ascii="Symbol" w:hAnsi="Symbol" w:hint="default"/>
      </w:rPr>
    </w:lvl>
    <w:lvl w:ilvl="4" w:tplc="40090003" w:tentative="1">
      <w:start w:val="1"/>
      <w:numFmt w:val="bullet"/>
      <w:lvlText w:val="o"/>
      <w:lvlJc w:val="left"/>
      <w:pPr>
        <w:ind w:left="4026" w:hanging="360"/>
      </w:pPr>
      <w:rPr>
        <w:rFonts w:ascii="Courier New" w:hAnsi="Courier New" w:cs="Courier New" w:hint="default"/>
      </w:rPr>
    </w:lvl>
    <w:lvl w:ilvl="5" w:tplc="40090005" w:tentative="1">
      <w:start w:val="1"/>
      <w:numFmt w:val="bullet"/>
      <w:lvlText w:val=""/>
      <w:lvlJc w:val="left"/>
      <w:pPr>
        <w:ind w:left="4746" w:hanging="360"/>
      </w:pPr>
      <w:rPr>
        <w:rFonts w:ascii="Wingdings" w:hAnsi="Wingdings" w:hint="default"/>
      </w:rPr>
    </w:lvl>
    <w:lvl w:ilvl="6" w:tplc="40090001" w:tentative="1">
      <w:start w:val="1"/>
      <w:numFmt w:val="bullet"/>
      <w:lvlText w:val=""/>
      <w:lvlJc w:val="left"/>
      <w:pPr>
        <w:ind w:left="5466" w:hanging="360"/>
      </w:pPr>
      <w:rPr>
        <w:rFonts w:ascii="Symbol" w:hAnsi="Symbol" w:hint="default"/>
      </w:rPr>
    </w:lvl>
    <w:lvl w:ilvl="7" w:tplc="40090003" w:tentative="1">
      <w:start w:val="1"/>
      <w:numFmt w:val="bullet"/>
      <w:lvlText w:val="o"/>
      <w:lvlJc w:val="left"/>
      <w:pPr>
        <w:ind w:left="6186" w:hanging="360"/>
      </w:pPr>
      <w:rPr>
        <w:rFonts w:ascii="Courier New" w:hAnsi="Courier New" w:cs="Courier New" w:hint="default"/>
      </w:rPr>
    </w:lvl>
    <w:lvl w:ilvl="8" w:tplc="40090005" w:tentative="1">
      <w:start w:val="1"/>
      <w:numFmt w:val="bullet"/>
      <w:lvlText w:val=""/>
      <w:lvlJc w:val="left"/>
      <w:pPr>
        <w:ind w:left="6906" w:hanging="360"/>
      </w:pPr>
      <w:rPr>
        <w:rFonts w:ascii="Wingdings" w:hAnsi="Wingdings" w:hint="default"/>
      </w:rPr>
    </w:lvl>
  </w:abstractNum>
  <w:abstractNum w:abstractNumId="37" w15:restartNumberingAfterBreak="0">
    <w:nsid w:val="60172909"/>
    <w:multiLevelType w:val="multilevel"/>
    <w:tmpl w:val="021C6A2A"/>
    <w:lvl w:ilvl="0">
      <w:start w:val="1"/>
      <w:numFmt w:val="decimal"/>
      <w:lvlText w:val="[%1]"/>
      <w:lvlJc w:val="left"/>
      <w:pPr>
        <w:ind w:left="1429" w:hanging="360"/>
      </w:pPr>
      <w:rPr>
        <w:rFonts w:hint="default"/>
      </w:rPr>
    </w:lvl>
    <w:lvl w:ilvl="1">
      <w:start w:val="1"/>
      <w:numFmt w:val="lowerLetter"/>
      <w:lvlText w:val="%2."/>
      <w:lvlJc w:val="left"/>
      <w:pPr>
        <w:ind w:left="2149" w:hanging="360"/>
      </w:pPr>
      <w:rPr>
        <w:rFonts w:hint="default"/>
      </w:rPr>
    </w:lvl>
    <w:lvl w:ilvl="2">
      <w:start w:val="1"/>
      <w:numFmt w:val="lowerRoman"/>
      <w:lvlText w:val="%3."/>
      <w:lvlJc w:val="right"/>
      <w:pPr>
        <w:ind w:left="2869" w:hanging="180"/>
      </w:pPr>
      <w:rPr>
        <w:rFonts w:hint="default"/>
      </w:rPr>
    </w:lvl>
    <w:lvl w:ilvl="3">
      <w:start w:val="1"/>
      <w:numFmt w:val="decimal"/>
      <w:lvlText w:val="%4."/>
      <w:lvlJc w:val="left"/>
      <w:pPr>
        <w:ind w:left="3589" w:hanging="360"/>
      </w:pPr>
      <w:rPr>
        <w:rFonts w:hint="default"/>
      </w:rPr>
    </w:lvl>
    <w:lvl w:ilvl="4">
      <w:start w:val="1"/>
      <w:numFmt w:val="lowerLetter"/>
      <w:lvlText w:val="%5."/>
      <w:lvlJc w:val="left"/>
      <w:pPr>
        <w:ind w:left="4309" w:hanging="360"/>
      </w:pPr>
      <w:rPr>
        <w:rFonts w:hint="default"/>
      </w:rPr>
    </w:lvl>
    <w:lvl w:ilvl="5">
      <w:start w:val="1"/>
      <w:numFmt w:val="lowerRoman"/>
      <w:lvlText w:val="%6."/>
      <w:lvlJc w:val="right"/>
      <w:pPr>
        <w:ind w:left="5029" w:hanging="180"/>
      </w:pPr>
      <w:rPr>
        <w:rFonts w:hint="default"/>
      </w:rPr>
    </w:lvl>
    <w:lvl w:ilvl="6">
      <w:start w:val="1"/>
      <w:numFmt w:val="decimal"/>
      <w:lvlText w:val="%7."/>
      <w:lvlJc w:val="left"/>
      <w:pPr>
        <w:ind w:left="5749" w:hanging="360"/>
      </w:pPr>
      <w:rPr>
        <w:rFonts w:hint="default"/>
      </w:rPr>
    </w:lvl>
    <w:lvl w:ilvl="7">
      <w:start w:val="1"/>
      <w:numFmt w:val="lowerLetter"/>
      <w:lvlText w:val="%8."/>
      <w:lvlJc w:val="left"/>
      <w:pPr>
        <w:ind w:left="6469" w:hanging="360"/>
      </w:pPr>
      <w:rPr>
        <w:rFonts w:hint="default"/>
      </w:rPr>
    </w:lvl>
    <w:lvl w:ilvl="8">
      <w:start w:val="1"/>
      <w:numFmt w:val="lowerRoman"/>
      <w:lvlText w:val="%9."/>
      <w:lvlJc w:val="right"/>
      <w:pPr>
        <w:ind w:left="7189" w:hanging="180"/>
      </w:pPr>
      <w:rPr>
        <w:rFonts w:hint="default"/>
      </w:rPr>
    </w:lvl>
  </w:abstractNum>
  <w:abstractNum w:abstractNumId="38" w15:restartNumberingAfterBreak="0">
    <w:nsid w:val="60811059"/>
    <w:multiLevelType w:val="multilevel"/>
    <w:tmpl w:val="60811059"/>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9" w15:restartNumberingAfterBreak="0">
    <w:nsid w:val="60A26949"/>
    <w:multiLevelType w:val="multilevel"/>
    <w:tmpl w:val="60A26949"/>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0" w15:restartNumberingAfterBreak="0">
    <w:nsid w:val="6D384397"/>
    <w:multiLevelType w:val="multilevel"/>
    <w:tmpl w:val="6D384397"/>
    <w:lvl w:ilvl="0">
      <w:start w:val="1"/>
      <w:numFmt w:val="bullet"/>
      <w:lvlText w:val=""/>
      <w:lvlJc w:val="left"/>
      <w:pPr>
        <w:ind w:left="1647" w:hanging="360"/>
      </w:pPr>
      <w:rPr>
        <w:rFonts w:ascii="Symbol" w:hAnsi="Symbol" w:hint="default"/>
      </w:rPr>
    </w:lvl>
    <w:lvl w:ilvl="1">
      <w:start w:val="1"/>
      <w:numFmt w:val="bullet"/>
      <w:lvlText w:val="o"/>
      <w:lvlJc w:val="left"/>
      <w:pPr>
        <w:ind w:left="2367" w:hanging="360"/>
      </w:pPr>
      <w:rPr>
        <w:rFonts w:ascii="Courier New" w:hAnsi="Courier New" w:cs="Courier New" w:hint="default"/>
      </w:rPr>
    </w:lvl>
    <w:lvl w:ilvl="2">
      <w:start w:val="1"/>
      <w:numFmt w:val="bullet"/>
      <w:lvlText w:val=""/>
      <w:lvlJc w:val="left"/>
      <w:pPr>
        <w:ind w:left="3087" w:hanging="360"/>
      </w:pPr>
      <w:rPr>
        <w:rFonts w:ascii="Wingdings" w:hAnsi="Wingdings" w:hint="default"/>
      </w:rPr>
    </w:lvl>
    <w:lvl w:ilvl="3">
      <w:start w:val="1"/>
      <w:numFmt w:val="bullet"/>
      <w:lvlText w:val=""/>
      <w:lvlJc w:val="left"/>
      <w:pPr>
        <w:ind w:left="3807" w:hanging="360"/>
      </w:pPr>
      <w:rPr>
        <w:rFonts w:ascii="Symbol" w:hAnsi="Symbol" w:hint="default"/>
      </w:rPr>
    </w:lvl>
    <w:lvl w:ilvl="4">
      <w:start w:val="1"/>
      <w:numFmt w:val="bullet"/>
      <w:lvlText w:val="o"/>
      <w:lvlJc w:val="left"/>
      <w:pPr>
        <w:ind w:left="4527" w:hanging="360"/>
      </w:pPr>
      <w:rPr>
        <w:rFonts w:ascii="Courier New" w:hAnsi="Courier New" w:cs="Courier New" w:hint="default"/>
      </w:rPr>
    </w:lvl>
    <w:lvl w:ilvl="5">
      <w:start w:val="1"/>
      <w:numFmt w:val="bullet"/>
      <w:lvlText w:val=""/>
      <w:lvlJc w:val="left"/>
      <w:pPr>
        <w:ind w:left="5247" w:hanging="360"/>
      </w:pPr>
      <w:rPr>
        <w:rFonts w:ascii="Wingdings" w:hAnsi="Wingdings" w:hint="default"/>
      </w:rPr>
    </w:lvl>
    <w:lvl w:ilvl="6">
      <w:start w:val="1"/>
      <w:numFmt w:val="bullet"/>
      <w:lvlText w:val=""/>
      <w:lvlJc w:val="left"/>
      <w:pPr>
        <w:ind w:left="5967" w:hanging="360"/>
      </w:pPr>
      <w:rPr>
        <w:rFonts w:ascii="Symbol" w:hAnsi="Symbol" w:hint="default"/>
      </w:rPr>
    </w:lvl>
    <w:lvl w:ilvl="7">
      <w:start w:val="1"/>
      <w:numFmt w:val="bullet"/>
      <w:lvlText w:val="o"/>
      <w:lvlJc w:val="left"/>
      <w:pPr>
        <w:ind w:left="6687" w:hanging="360"/>
      </w:pPr>
      <w:rPr>
        <w:rFonts w:ascii="Courier New" w:hAnsi="Courier New" w:cs="Courier New" w:hint="default"/>
      </w:rPr>
    </w:lvl>
    <w:lvl w:ilvl="8">
      <w:start w:val="1"/>
      <w:numFmt w:val="bullet"/>
      <w:lvlText w:val=""/>
      <w:lvlJc w:val="left"/>
      <w:pPr>
        <w:ind w:left="7407" w:hanging="360"/>
      </w:pPr>
      <w:rPr>
        <w:rFonts w:ascii="Wingdings" w:hAnsi="Wingdings" w:hint="default"/>
      </w:rPr>
    </w:lvl>
  </w:abstractNum>
  <w:abstractNum w:abstractNumId="41" w15:restartNumberingAfterBreak="0">
    <w:nsid w:val="6E4406A6"/>
    <w:multiLevelType w:val="multilevel"/>
    <w:tmpl w:val="6E4406A6"/>
    <w:lvl w:ilvl="0">
      <w:start w:val="2"/>
      <w:numFmt w:val="decimal"/>
      <w:lvlText w:val="%1"/>
      <w:lvlJc w:val="left"/>
      <w:pPr>
        <w:ind w:left="108" w:hanging="499"/>
      </w:pPr>
      <w:rPr>
        <w:rFonts w:hint="default"/>
        <w:lang w:val="en-US" w:eastAsia="en-US" w:bidi="ar-SA"/>
      </w:rPr>
    </w:lvl>
    <w:lvl w:ilvl="1">
      <w:start w:val="4"/>
      <w:numFmt w:val="decimal"/>
      <w:lvlText w:val="%1.%2"/>
      <w:lvlJc w:val="left"/>
      <w:pPr>
        <w:ind w:left="108" w:hanging="499"/>
      </w:pPr>
      <w:rPr>
        <w:rFonts w:hint="default"/>
        <w:lang w:val="en-US" w:eastAsia="en-US" w:bidi="ar-SA"/>
      </w:rPr>
    </w:lvl>
    <w:lvl w:ilvl="2">
      <w:start w:val="3"/>
      <w:numFmt w:val="decimal"/>
      <w:lvlText w:val="%1.%2.%3"/>
      <w:lvlJc w:val="left"/>
      <w:pPr>
        <w:ind w:left="108" w:hanging="499"/>
      </w:pPr>
      <w:rPr>
        <w:rFonts w:ascii="Times New Roman" w:eastAsia="Times New Roman" w:hAnsi="Times New Roman" w:cs="Times New Roman" w:hint="default"/>
        <w:w w:val="100"/>
        <w:sz w:val="22"/>
        <w:szCs w:val="22"/>
        <w:lang w:val="en-US" w:eastAsia="en-US" w:bidi="ar-SA"/>
      </w:rPr>
    </w:lvl>
    <w:lvl w:ilvl="3">
      <w:numFmt w:val="bullet"/>
      <w:lvlText w:val="•"/>
      <w:lvlJc w:val="left"/>
      <w:pPr>
        <w:ind w:left="1965" w:hanging="499"/>
      </w:pPr>
      <w:rPr>
        <w:rFonts w:hint="default"/>
        <w:lang w:val="en-US" w:eastAsia="en-US" w:bidi="ar-SA"/>
      </w:rPr>
    </w:lvl>
    <w:lvl w:ilvl="4">
      <w:numFmt w:val="bullet"/>
      <w:lvlText w:val="•"/>
      <w:lvlJc w:val="left"/>
      <w:pPr>
        <w:ind w:left="2587" w:hanging="499"/>
      </w:pPr>
      <w:rPr>
        <w:rFonts w:hint="default"/>
        <w:lang w:val="en-US" w:eastAsia="en-US" w:bidi="ar-SA"/>
      </w:rPr>
    </w:lvl>
    <w:lvl w:ilvl="5">
      <w:numFmt w:val="bullet"/>
      <w:lvlText w:val="•"/>
      <w:lvlJc w:val="left"/>
      <w:pPr>
        <w:ind w:left="3209" w:hanging="499"/>
      </w:pPr>
      <w:rPr>
        <w:rFonts w:hint="default"/>
        <w:lang w:val="en-US" w:eastAsia="en-US" w:bidi="ar-SA"/>
      </w:rPr>
    </w:lvl>
    <w:lvl w:ilvl="6">
      <w:numFmt w:val="bullet"/>
      <w:lvlText w:val="•"/>
      <w:lvlJc w:val="left"/>
      <w:pPr>
        <w:ind w:left="3831" w:hanging="499"/>
      </w:pPr>
      <w:rPr>
        <w:rFonts w:hint="default"/>
        <w:lang w:val="en-US" w:eastAsia="en-US" w:bidi="ar-SA"/>
      </w:rPr>
    </w:lvl>
    <w:lvl w:ilvl="7">
      <w:numFmt w:val="bullet"/>
      <w:lvlText w:val="•"/>
      <w:lvlJc w:val="left"/>
      <w:pPr>
        <w:ind w:left="4453" w:hanging="499"/>
      </w:pPr>
      <w:rPr>
        <w:rFonts w:hint="default"/>
        <w:lang w:val="en-US" w:eastAsia="en-US" w:bidi="ar-SA"/>
      </w:rPr>
    </w:lvl>
    <w:lvl w:ilvl="8">
      <w:numFmt w:val="bullet"/>
      <w:lvlText w:val="•"/>
      <w:lvlJc w:val="left"/>
      <w:pPr>
        <w:ind w:left="5075" w:hanging="499"/>
      </w:pPr>
      <w:rPr>
        <w:rFonts w:hint="default"/>
        <w:lang w:val="en-US" w:eastAsia="en-US" w:bidi="ar-SA"/>
      </w:rPr>
    </w:lvl>
  </w:abstractNum>
  <w:abstractNum w:abstractNumId="42" w15:restartNumberingAfterBreak="0">
    <w:nsid w:val="6F240430"/>
    <w:multiLevelType w:val="multilevel"/>
    <w:tmpl w:val="6F240430"/>
    <w:lvl w:ilvl="0">
      <w:start w:val="3"/>
      <w:numFmt w:val="decimal"/>
      <w:lvlText w:val="%1"/>
      <w:lvlJc w:val="left"/>
      <w:pPr>
        <w:ind w:left="105" w:hanging="446"/>
      </w:pPr>
      <w:rPr>
        <w:rFonts w:hint="default"/>
        <w:lang w:val="en-US" w:eastAsia="en-US" w:bidi="ar-SA"/>
      </w:rPr>
    </w:lvl>
    <w:lvl w:ilvl="1">
      <w:start w:val="2"/>
      <w:numFmt w:val="decimal"/>
      <w:lvlText w:val="%1.%2"/>
      <w:lvlJc w:val="left"/>
      <w:pPr>
        <w:ind w:left="105" w:hanging="446"/>
      </w:pPr>
      <w:rPr>
        <w:rFonts w:hint="default"/>
        <w:lang w:val="en-US" w:eastAsia="en-US" w:bidi="ar-SA"/>
      </w:rPr>
    </w:lvl>
    <w:lvl w:ilvl="2">
      <w:start w:val="1"/>
      <w:numFmt w:val="decimal"/>
      <w:lvlText w:val="%1.%2.%3"/>
      <w:lvlJc w:val="left"/>
      <w:pPr>
        <w:ind w:left="105" w:hanging="446"/>
      </w:pPr>
      <w:rPr>
        <w:rFonts w:ascii="Times New Roman" w:eastAsia="Times New Roman" w:hAnsi="Times New Roman" w:cs="Times New Roman" w:hint="default"/>
        <w:spacing w:val="0"/>
        <w:w w:val="99"/>
        <w:sz w:val="20"/>
        <w:szCs w:val="20"/>
        <w:lang w:val="en-US" w:eastAsia="en-US" w:bidi="ar-SA"/>
      </w:rPr>
    </w:lvl>
    <w:lvl w:ilvl="3">
      <w:numFmt w:val="bullet"/>
      <w:lvlText w:val="•"/>
      <w:lvlJc w:val="left"/>
      <w:pPr>
        <w:ind w:left="2041" w:hanging="446"/>
      </w:pPr>
      <w:rPr>
        <w:rFonts w:hint="default"/>
        <w:lang w:val="en-US" w:eastAsia="en-US" w:bidi="ar-SA"/>
      </w:rPr>
    </w:lvl>
    <w:lvl w:ilvl="4">
      <w:numFmt w:val="bullet"/>
      <w:lvlText w:val="•"/>
      <w:lvlJc w:val="left"/>
      <w:pPr>
        <w:ind w:left="2688" w:hanging="446"/>
      </w:pPr>
      <w:rPr>
        <w:rFonts w:hint="default"/>
        <w:lang w:val="en-US" w:eastAsia="en-US" w:bidi="ar-SA"/>
      </w:rPr>
    </w:lvl>
    <w:lvl w:ilvl="5">
      <w:numFmt w:val="bullet"/>
      <w:lvlText w:val="•"/>
      <w:lvlJc w:val="left"/>
      <w:pPr>
        <w:ind w:left="3335" w:hanging="446"/>
      </w:pPr>
      <w:rPr>
        <w:rFonts w:hint="default"/>
        <w:lang w:val="en-US" w:eastAsia="en-US" w:bidi="ar-SA"/>
      </w:rPr>
    </w:lvl>
    <w:lvl w:ilvl="6">
      <w:numFmt w:val="bullet"/>
      <w:lvlText w:val="•"/>
      <w:lvlJc w:val="left"/>
      <w:pPr>
        <w:ind w:left="3982" w:hanging="446"/>
      </w:pPr>
      <w:rPr>
        <w:rFonts w:hint="default"/>
        <w:lang w:val="en-US" w:eastAsia="en-US" w:bidi="ar-SA"/>
      </w:rPr>
    </w:lvl>
    <w:lvl w:ilvl="7">
      <w:numFmt w:val="bullet"/>
      <w:lvlText w:val="•"/>
      <w:lvlJc w:val="left"/>
      <w:pPr>
        <w:ind w:left="4629" w:hanging="446"/>
      </w:pPr>
      <w:rPr>
        <w:rFonts w:hint="default"/>
        <w:lang w:val="en-US" w:eastAsia="en-US" w:bidi="ar-SA"/>
      </w:rPr>
    </w:lvl>
    <w:lvl w:ilvl="8">
      <w:numFmt w:val="bullet"/>
      <w:lvlText w:val="•"/>
      <w:lvlJc w:val="left"/>
      <w:pPr>
        <w:ind w:left="5276" w:hanging="446"/>
      </w:pPr>
      <w:rPr>
        <w:rFonts w:hint="default"/>
        <w:lang w:val="en-US" w:eastAsia="en-US" w:bidi="ar-SA"/>
      </w:rPr>
    </w:lvl>
  </w:abstractNum>
  <w:abstractNum w:abstractNumId="43" w15:restartNumberingAfterBreak="0">
    <w:nsid w:val="718E1A79"/>
    <w:multiLevelType w:val="multilevel"/>
    <w:tmpl w:val="718E1A79"/>
    <w:lvl w:ilvl="0">
      <w:start w:val="1"/>
      <w:numFmt w:val="bullet"/>
      <w:lvlText w:val=""/>
      <w:lvlJc w:val="left"/>
      <w:pPr>
        <w:ind w:left="1004" w:hanging="360"/>
      </w:pPr>
      <w:rPr>
        <w:rFonts w:ascii="Symbol" w:hAnsi="Symbol" w:hint="default"/>
      </w:rPr>
    </w:lvl>
    <w:lvl w:ilvl="1">
      <w:start w:val="1"/>
      <w:numFmt w:val="bullet"/>
      <w:lvlText w:val="o"/>
      <w:lvlJc w:val="left"/>
      <w:pPr>
        <w:ind w:left="1724" w:hanging="360"/>
      </w:pPr>
      <w:rPr>
        <w:rFonts w:ascii="Courier New" w:hAnsi="Courier New" w:cs="Courier New" w:hint="default"/>
      </w:rPr>
    </w:lvl>
    <w:lvl w:ilvl="2">
      <w:start w:val="1"/>
      <w:numFmt w:val="bullet"/>
      <w:lvlText w:val=""/>
      <w:lvlJc w:val="left"/>
      <w:pPr>
        <w:ind w:left="2444" w:hanging="360"/>
      </w:pPr>
      <w:rPr>
        <w:rFonts w:ascii="Wingdings" w:hAnsi="Wingdings" w:hint="default"/>
      </w:rPr>
    </w:lvl>
    <w:lvl w:ilvl="3">
      <w:start w:val="1"/>
      <w:numFmt w:val="bullet"/>
      <w:lvlText w:val=""/>
      <w:lvlJc w:val="left"/>
      <w:pPr>
        <w:ind w:left="3164" w:hanging="360"/>
      </w:pPr>
      <w:rPr>
        <w:rFonts w:ascii="Symbol" w:hAnsi="Symbol" w:hint="default"/>
      </w:rPr>
    </w:lvl>
    <w:lvl w:ilvl="4">
      <w:start w:val="1"/>
      <w:numFmt w:val="bullet"/>
      <w:lvlText w:val="o"/>
      <w:lvlJc w:val="left"/>
      <w:pPr>
        <w:ind w:left="3884" w:hanging="360"/>
      </w:pPr>
      <w:rPr>
        <w:rFonts w:ascii="Courier New" w:hAnsi="Courier New" w:cs="Courier New" w:hint="default"/>
      </w:rPr>
    </w:lvl>
    <w:lvl w:ilvl="5">
      <w:start w:val="1"/>
      <w:numFmt w:val="bullet"/>
      <w:lvlText w:val=""/>
      <w:lvlJc w:val="left"/>
      <w:pPr>
        <w:ind w:left="4604" w:hanging="360"/>
      </w:pPr>
      <w:rPr>
        <w:rFonts w:ascii="Wingdings" w:hAnsi="Wingdings" w:hint="default"/>
      </w:rPr>
    </w:lvl>
    <w:lvl w:ilvl="6">
      <w:start w:val="1"/>
      <w:numFmt w:val="bullet"/>
      <w:lvlText w:val=""/>
      <w:lvlJc w:val="left"/>
      <w:pPr>
        <w:ind w:left="5324" w:hanging="360"/>
      </w:pPr>
      <w:rPr>
        <w:rFonts w:ascii="Symbol" w:hAnsi="Symbol" w:hint="default"/>
      </w:rPr>
    </w:lvl>
    <w:lvl w:ilvl="7">
      <w:start w:val="1"/>
      <w:numFmt w:val="bullet"/>
      <w:lvlText w:val="o"/>
      <w:lvlJc w:val="left"/>
      <w:pPr>
        <w:ind w:left="6044" w:hanging="360"/>
      </w:pPr>
      <w:rPr>
        <w:rFonts w:ascii="Courier New" w:hAnsi="Courier New" w:cs="Courier New" w:hint="default"/>
      </w:rPr>
    </w:lvl>
    <w:lvl w:ilvl="8">
      <w:start w:val="1"/>
      <w:numFmt w:val="bullet"/>
      <w:lvlText w:val=""/>
      <w:lvlJc w:val="left"/>
      <w:pPr>
        <w:ind w:left="6764" w:hanging="360"/>
      </w:pPr>
      <w:rPr>
        <w:rFonts w:ascii="Wingdings" w:hAnsi="Wingdings" w:hint="default"/>
      </w:rPr>
    </w:lvl>
  </w:abstractNum>
  <w:abstractNum w:abstractNumId="44" w15:restartNumberingAfterBreak="0">
    <w:nsid w:val="76CB24E9"/>
    <w:multiLevelType w:val="multilevel"/>
    <w:tmpl w:val="76CB24E9"/>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5" w15:restartNumberingAfterBreak="0">
    <w:nsid w:val="76D04B70"/>
    <w:multiLevelType w:val="multilevel"/>
    <w:tmpl w:val="76D04B70"/>
    <w:lvl w:ilvl="0">
      <w:start w:val="10"/>
      <w:numFmt w:val="decimal"/>
      <w:lvlText w:val="%1"/>
      <w:lvlJc w:val="left"/>
      <w:pPr>
        <w:ind w:left="647" w:hanging="542"/>
      </w:pPr>
      <w:rPr>
        <w:rFonts w:hint="default"/>
        <w:lang w:val="en-US" w:eastAsia="en-US" w:bidi="ar-SA"/>
      </w:rPr>
    </w:lvl>
    <w:lvl w:ilvl="1">
      <w:start w:val="1"/>
      <w:numFmt w:val="decimal"/>
      <w:lvlText w:val="%1.%2"/>
      <w:lvlJc w:val="left"/>
      <w:pPr>
        <w:ind w:left="647" w:hanging="542"/>
      </w:pPr>
      <w:rPr>
        <w:rFonts w:hint="default"/>
        <w:lang w:val="en-US" w:eastAsia="en-US" w:bidi="ar-SA"/>
      </w:rPr>
    </w:lvl>
    <w:lvl w:ilvl="2">
      <w:start w:val="1"/>
      <w:numFmt w:val="decimal"/>
      <w:lvlText w:val="%1.%2.%3"/>
      <w:lvlJc w:val="left"/>
      <w:pPr>
        <w:ind w:left="647" w:hanging="542"/>
      </w:pPr>
      <w:rPr>
        <w:rFonts w:ascii="Times New Roman" w:eastAsia="Times New Roman" w:hAnsi="Times New Roman" w:cs="Times New Roman" w:hint="default"/>
        <w:spacing w:val="-2"/>
        <w:w w:val="99"/>
        <w:sz w:val="20"/>
        <w:szCs w:val="20"/>
        <w:lang w:val="en-US" w:eastAsia="en-US" w:bidi="ar-SA"/>
      </w:rPr>
    </w:lvl>
    <w:lvl w:ilvl="3">
      <w:numFmt w:val="bullet"/>
      <w:lvlText w:val="•"/>
      <w:lvlJc w:val="left"/>
      <w:pPr>
        <w:ind w:left="2362" w:hanging="542"/>
      </w:pPr>
      <w:rPr>
        <w:rFonts w:hint="default"/>
        <w:lang w:val="en-US" w:eastAsia="en-US" w:bidi="ar-SA"/>
      </w:rPr>
    </w:lvl>
    <w:lvl w:ilvl="4">
      <w:numFmt w:val="bullet"/>
      <w:lvlText w:val="•"/>
      <w:lvlJc w:val="left"/>
      <w:pPr>
        <w:ind w:left="2936" w:hanging="542"/>
      </w:pPr>
      <w:rPr>
        <w:rFonts w:hint="default"/>
        <w:lang w:val="en-US" w:eastAsia="en-US" w:bidi="ar-SA"/>
      </w:rPr>
    </w:lvl>
    <w:lvl w:ilvl="5">
      <w:numFmt w:val="bullet"/>
      <w:lvlText w:val="•"/>
      <w:lvlJc w:val="left"/>
      <w:pPr>
        <w:ind w:left="3511" w:hanging="542"/>
      </w:pPr>
      <w:rPr>
        <w:rFonts w:hint="default"/>
        <w:lang w:val="en-US" w:eastAsia="en-US" w:bidi="ar-SA"/>
      </w:rPr>
    </w:lvl>
    <w:lvl w:ilvl="6">
      <w:numFmt w:val="bullet"/>
      <w:lvlText w:val="•"/>
      <w:lvlJc w:val="left"/>
      <w:pPr>
        <w:ind w:left="4085" w:hanging="542"/>
      </w:pPr>
      <w:rPr>
        <w:rFonts w:hint="default"/>
        <w:lang w:val="en-US" w:eastAsia="en-US" w:bidi="ar-SA"/>
      </w:rPr>
    </w:lvl>
    <w:lvl w:ilvl="7">
      <w:numFmt w:val="bullet"/>
      <w:lvlText w:val="•"/>
      <w:lvlJc w:val="left"/>
      <w:pPr>
        <w:ind w:left="4659" w:hanging="542"/>
      </w:pPr>
      <w:rPr>
        <w:rFonts w:hint="default"/>
        <w:lang w:val="en-US" w:eastAsia="en-US" w:bidi="ar-SA"/>
      </w:rPr>
    </w:lvl>
    <w:lvl w:ilvl="8">
      <w:numFmt w:val="bullet"/>
      <w:lvlText w:val="•"/>
      <w:lvlJc w:val="left"/>
      <w:pPr>
        <w:ind w:left="5233" w:hanging="542"/>
      </w:pPr>
      <w:rPr>
        <w:rFonts w:hint="default"/>
        <w:lang w:val="en-US" w:eastAsia="en-US" w:bidi="ar-SA"/>
      </w:rPr>
    </w:lvl>
  </w:abstractNum>
  <w:abstractNum w:abstractNumId="46" w15:restartNumberingAfterBreak="0">
    <w:nsid w:val="78CF6E2B"/>
    <w:multiLevelType w:val="multilevel"/>
    <w:tmpl w:val="78CF6E2B"/>
    <w:lvl w:ilvl="0">
      <w:start w:val="12"/>
      <w:numFmt w:val="decimal"/>
      <w:lvlText w:val="%1"/>
      <w:lvlJc w:val="left"/>
      <w:pPr>
        <w:ind w:left="105" w:hanging="573"/>
      </w:pPr>
      <w:rPr>
        <w:rFonts w:hint="default"/>
        <w:lang w:val="en-US" w:eastAsia="en-US" w:bidi="ar-SA"/>
      </w:rPr>
    </w:lvl>
    <w:lvl w:ilvl="1">
      <w:start w:val="2"/>
      <w:numFmt w:val="decimal"/>
      <w:lvlText w:val="%1.%2"/>
      <w:lvlJc w:val="left"/>
      <w:pPr>
        <w:ind w:left="105" w:hanging="573"/>
      </w:pPr>
      <w:rPr>
        <w:rFonts w:hint="default"/>
        <w:lang w:val="en-US" w:eastAsia="en-US" w:bidi="ar-SA"/>
      </w:rPr>
    </w:lvl>
    <w:lvl w:ilvl="2">
      <w:start w:val="1"/>
      <w:numFmt w:val="decimal"/>
      <w:lvlText w:val="%1.%2.%3"/>
      <w:lvlJc w:val="left"/>
      <w:pPr>
        <w:ind w:left="105" w:hanging="573"/>
      </w:pPr>
      <w:rPr>
        <w:rFonts w:ascii="Times New Roman" w:eastAsia="Times New Roman" w:hAnsi="Times New Roman" w:cs="Times New Roman" w:hint="default"/>
        <w:spacing w:val="-2"/>
        <w:w w:val="99"/>
        <w:sz w:val="20"/>
        <w:szCs w:val="20"/>
        <w:lang w:val="en-US" w:eastAsia="en-US" w:bidi="ar-SA"/>
      </w:rPr>
    </w:lvl>
    <w:lvl w:ilvl="3">
      <w:numFmt w:val="bullet"/>
      <w:lvlText w:val="•"/>
      <w:lvlJc w:val="left"/>
      <w:pPr>
        <w:ind w:left="1984" w:hanging="573"/>
      </w:pPr>
      <w:rPr>
        <w:rFonts w:hint="default"/>
        <w:lang w:val="en-US" w:eastAsia="en-US" w:bidi="ar-SA"/>
      </w:rPr>
    </w:lvl>
    <w:lvl w:ilvl="4">
      <w:numFmt w:val="bullet"/>
      <w:lvlText w:val="•"/>
      <w:lvlJc w:val="left"/>
      <w:pPr>
        <w:ind w:left="2612" w:hanging="573"/>
      </w:pPr>
      <w:rPr>
        <w:rFonts w:hint="default"/>
        <w:lang w:val="en-US" w:eastAsia="en-US" w:bidi="ar-SA"/>
      </w:rPr>
    </w:lvl>
    <w:lvl w:ilvl="5">
      <w:numFmt w:val="bullet"/>
      <w:lvlText w:val="•"/>
      <w:lvlJc w:val="left"/>
      <w:pPr>
        <w:ind w:left="3241" w:hanging="573"/>
      </w:pPr>
      <w:rPr>
        <w:rFonts w:hint="default"/>
        <w:lang w:val="en-US" w:eastAsia="en-US" w:bidi="ar-SA"/>
      </w:rPr>
    </w:lvl>
    <w:lvl w:ilvl="6">
      <w:numFmt w:val="bullet"/>
      <w:lvlText w:val="•"/>
      <w:lvlJc w:val="left"/>
      <w:pPr>
        <w:ind w:left="3869" w:hanging="573"/>
      </w:pPr>
      <w:rPr>
        <w:rFonts w:hint="default"/>
        <w:lang w:val="en-US" w:eastAsia="en-US" w:bidi="ar-SA"/>
      </w:rPr>
    </w:lvl>
    <w:lvl w:ilvl="7">
      <w:numFmt w:val="bullet"/>
      <w:lvlText w:val="•"/>
      <w:lvlJc w:val="left"/>
      <w:pPr>
        <w:ind w:left="4497" w:hanging="573"/>
      </w:pPr>
      <w:rPr>
        <w:rFonts w:hint="default"/>
        <w:lang w:val="en-US" w:eastAsia="en-US" w:bidi="ar-SA"/>
      </w:rPr>
    </w:lvl>
    <w:lvl w:ilvl="8">
      <w:numFmt w:val="bullet"/>
      <w:lvlText w:val="•"/>
      <w:lvlJc w:val="left"/>
      <w:pPr>
        <w:ind w:left="5125" w:hanging="573"/>
      </w:pPr>
      <w:rPr>
        <w:rFonts w:hint="default"/>
        <w:lang w:val="en-US" w:eastAsia="en-US" w:bidi="ar-SA"/>
      </w:rPr>
    </w:lvl>
  </w:abstractNum>
  <w:abstractNum w:abstractNumId="47" w15:restartNumberingAfterBreak="0">
    <w:nsid w:val="7A5E2983"/>
    <w:multiLevelType w:val="multilevel"/>
    <w:tmpl w:val="7A5E2983"/>
    <w:lvl w:ilvl="0">
      <w:start w:val="5"/>
      <w:numFmt w:val="upperLetter"/>
      <w:lvlText w:val="%1."/>
      <w:lvlJc w:val="left"/>
      <w:pPr>
        <w:ind w:left="927" w:hanging="360"/>
      </w:pPr>
      <w:rPr>
        <w:rFonts w:hint="default"/>
      </w:rPr>
    </w:lvl>
    <w:lvl w:ilvl="1">
      <w:start w:val="1"/>
      <w:numFmt w:val="lowerLetter"/>
      <w:lvlText w:val="%2."/>
      <w:lvlJc w:val="left"/>
      <w:pPr>
        <w:ind w:left="1647" w:hanging="360"/>
      </w:pPr>
    </w:lvl>
    <w:lvl w:ilvl="2">
      <w:start w:val="1"/>
      <w:numFmt w:val="lowerRoman"/>
      <w:lvlText w:val="%3."/>
      <w:lvlJc w:val="right"/>
      <w:pPr>
        <w:ind w:left="2367" w:hanging="180"/>
      </w:pPr>
    </w:lvl>
    <w:lvl w:ilvl="3">
      <w:start w:val="1"/>
      <w:numFmt w:val="decimal"/>
      <w:lvlText w:val="%4."/>
      <w:lvlJc w:val="left"/>
      <w:pPr>
        <w:ind w:left="3087" w:hanging="360"/>
      </w:pPr>
    </w:lvl>
    <w:lvl w:ilvl="4">
      <w:start w:val="1"/>
      <w:numFmt w:val="lowerLetter"/>
      <w:lvlText w:val="%5."/>
      <w:lvlJc w:val="left"/>
      <w:pPr>
        <w:ind w:left="3807" w:hanging="360"/>
      </w:pPr>
    </w:lvl>
    <w:lvl w:ilvl="5">
      <w:start w:val="1"/>
      <w:numFmt w:val="lowerRoman"/>
      <w:lvlText w:val="%6."/>
      <w:lvlJc w:val="right"/>
      <w:pPr>
        <w:ind w:left="4527" w:hanging="180"/>
      </w:pPr>
    </w:lvl>
    <w:lvl w:ilvl="6">
      <w:start w:val="1"/>
      <w:numFmt w:val="decimal"/>
      <w:lvlText w:val="%7."/>
      <w:lvlJc w:val="left"/>
      <w:pPr>
        <w:ind w:left="5247" w:hanging="360"/>
      </w:pPr>
    </w:lvl>
    <w:lvl w:ilvl="7">
      <w:start w:val="1"/>
      <w:numFmt w:val="lowerLetter"/>
      <w:lvlText w:val="%8."/>
      <w:lvlJc w:val="left"/>
      <w:pPr>
        <w:ind w:left="5967" w:hanging="360"/>
      </w:pPr>
    </w:lvl>
    <w:lvl w:ilvl="8">
      <w:start w:val="1"/>
      <w:numFmt w:val="lowerRoman"/>
      <w:lvlText w:val="%9."/>
      <w:lvlJc w:val="right"/>
      <w:pPr>
        <w:ind w:left="6687" w:hanging="180"/>
      </w:pPr>
    </w:lvl>
  </w:abstractNum>
  <w:abstractNum w:abstractNumId="48" w15:restartNumberingAfterBreak="0">
    <w:nsid w:val="7CFD4F66"/>
    <w:multiLevelType w:val="multilevel"/>
    <w:tmpl w:val="7CFD4F66"/>
    <w:lvl w:ilvl="0">
      <w:start w:val="9"/>
      <w:numFmt w:val="decimal"/>
      <w:lvlText w:val="%1"/>
      <w:lvlJc w:val="left"/>
      <w:pPr>
        <w:ind w:left="105" w:hanging="448"/>
      </w:pPr>
      <w:rPr>
        <w:rFonts w:hint="default"/>
        <w:lang w:val="en-US" w:eastAsia="en-US" w:bidi="ar-SA"/>
      </w:rPr>
    </w:lvl>
    <w:lvl w:ilvl="1">
      <w:start w:val="1"/>
      <w:numFmt w:val="decimal"/>
      <w:lvlText w:val="%1.%2"/>
      <w:lvlJc w:val="left"/>
      <w:pPr>
        <w:ind w:left="105" w:hanging="448"/>
      </w:pPr>
      <w:rPr>
        <w:rFonts w:hint="default"/>
        <w:lang w:val="en-US" w:eastAsia="en-US" w:bidi="ar-SA"/>
      </w:rPr>
    </w:lvl>
    <w:lvl w:ilvl="2">
      <w:start w:val="1"/>
      <w:numFmt w:val="decimal"/>
      <w:lvlText w:val="%1.%2.%3"/>
      <w:lvlJc w:val="left"/>
      <w:pPr>
        <w:ind w:left="105" w:hanging="448"/>
      </w:pPr>
      <w:rPr>
        <w:rFonts w:ascii="Times New Roman" w:eastAsia="Times New Roman" w:hAnsi="Times New Roman" w:cs="Times New Roman" w:hint="default"/>
        <w:spacing w:val="0"/>
        <w:w w:val="99"/>
        <w:sz w:val="20"/>
        <w:szCs w:val="20"/>
        <w:lang w:val="en-US" w:eastAsia="en-US" w:bidi="ar-SA"/>
      </w:rPr>
    </w:lvl>
    <w:lvl w:ilvl="3">
      <w:numFmt w:val="bullet"/>
      <w:lvlText w:val="•"/>
      <w:lvlJc w:val="left"/>
      <w:pPr>
        <w:ind w:left="1984" w:hanging="448"/>
      </w:pPr>
      <w:rPr>
        <w:rFonts w:hint="default"/>
        <w:lang w:val="en-US" w:eastAsia="en-US" w:bidi="ar-SA"/>
      </w:rPr>
    </w:lvl>
    <w:lvl w:ilvl="4">
      <w:numFmt w:val="bullet"/>
      <w:lvlText w:val="•"/>
      <w:lvlJc w:val="left"/>
      <w:pPr>
        <w:ind w:left="2612" w:hanging="448"/>
      </w:pPr>
      <w:rPr>
        <w:rFonts w:hint="default"/>
        <w:lang w:val="en-US" w:eastAsia="en-US" w:bidi="ar-SA"/>
      </w:rPr>
    </w:lvl>
    <w:lvl w:ilvl="5">
      <w:numFmt w:val="bullet"/>
      <w:lvlText w:val="•"/>
      <w:lvlJc w:val="left"/>
      <w:pPr>
        <w:ind w:left="3241" w:hanging="448"/>
      </w:pPr>
      <w:rPr>
        <w:rFonts w:hint="default"/>
        <w:lang w:val="en-US" w:eastAsia="en-US" w:bidi="ar-SA"/>
      </w:rPr>
    </w:lvl>
    <w:lvl w:ilvl="6">
      <w:numFmt w:val="bullet"/>
      <w:lvlText w:val="•"/>
      <w:lvlJc w:val="left"/>
      <w:pPr>
        <w:ind w:left="3869" w:hanging="448"/>
      </w:pPr>
      <w:rPr>
        <w:rFonts w:hint="default"/>
        <w:lang w:val="en-US" w:eastAsia="en-US" w:bidi="ar-SA"/>
      </w:rPr>
    </w:lvl>
    <w:lvl w:ilvl="7">
      <w:numFmt w:val="bullet"/>
      <w:lvlText w:val="•"/>
      <w:lvlJc w:val="left"/>
      <w:pPr>
        <w:ind w:left="4497" w:hanging="448"/>
      </w:pPr>
      <w:rPr>
        <w:rFonts w:hint="default"/>
        <w:lang w:val="en-US" w:eastAsia="en-US" w:bidi="ar-SA"/>
      </w:rPr>
    </w:lvl>
    <w:lvl w:ilvl="8">
      <w:numFmt w:val="bullet"/>
      <w:lvlText w:val="•"/>
      <w:lvlJc w:val="left"/>
      <w:pPr>
        <w:ind w:left="5125" w:hanging="448"/>
      </w:pPr>
      <w:rPr>
        <w:rFonts w:hint="default"/>
        <w:lang w:val="en-US" w:eastAsia="en-US" w:bidi="ar-SA"/>
      </w:rPr>
    </w:lvl>
  </w:abstractNum>
  <w:abstractNum w:abstractNumId="49" w15:restartNumberingAfterBreak="0">
    <w:nsid w:val="7D4E7B39"/>
    <w:multiLevelType w:val="multilevel"/>
    <w:tmpl w:val="7D4E7B39"/>
    <w:lvl w:ilvl="0">
      <w:start w:val="7"/>
      <w:numFmt w:val="decimal"/>
      <w:lvlText w:val="%1"/>
      <w:lvlJc w:val="left"/>
      <w:pPr>
        <w:ind w:left="105" w:hanging="487"/>
      </w:pPr>
      <w:rPr>
        <w:rFonts w:hint="default"/>
        <w:lang w:val="en-US" w:eastAsia="en-US" w:bidi="ar-SA"/>
      </w:rPr>
    </w:lvl>
    <w:lvl w:ilvl="1">
      <w:start w:val="1"/>
      <w:numFmt w:val="decimal"/>
      <w:lvlText w:val="%1.%2"/>
      <w:lvlJc w:val="left"/>
      <w:pPr>
        <w:ind w:left="105" w:hanging="487"/>
      </w:pPr>
      <w:rPr>
        <w:rFonts w:hint="default"/>
        <w:lang w:val="en-US" w:eastAsia="en-US" w:bidi="ar-SA"/>
      </w:rPr>
    </w:lvl>
    <w:lvl w:ilvl="2">
      <w:start w:val="1"/>
      <w:numFmt w:val="decimal"/>
      <w:lvlText w:val="%1.%2.%3"/>
      <w:lvlJc w:val="left"/>
      <w:pPr>
        <w:ind w:left="105" w:hanging="487"/>
      </w:pPr>
      <w:rPr>
        <w:rFonts w:ascii="Times New Roman" w:eastAsia="Times New Roman" w:hAnsi="Times New Roman" w:cs="Times New Roman" w:hint="default"/>
        <w:spacing w:val="0"/>
        <w:w w:val="99"/>
        <w:sz w:val="20"/>
        <w:szCs w:val="20"/>
        <w:lang w:val="en-US" w:eastAsia="en-US" w:bidi="ar-SA"/>
      </w:rPr>
    </w:lvl>
    <w:lvl w:ilvl="3">
      <w:numFmt w:val="bullet"/>
      <w:lvlText w:val="•"/>
      <w:lvlJc w:val="left"/>
      <w:pPr>
        <w:ind w:left="1984" w:hanging="487"/>
      </w:pPr>
      <w:rPr>
        <w:rFonts w:hint="default"/>
        <w:lang w:val="en-US" w:eastAsia="en-US" w:bidi="ar-SA"/>
      </w:rPr>
    </w:lvl>
    <w:lvl w:ilvl="4">
      <w:numFmt w:val="bullet"/>
      <w:lvlText w:val="•"/>
      <w:lvlJc w:val="left"/>
      <w:pPr>
        <w:ind w:left="2612" w:hanging="487"/>
      </w:pPr>
      <w:rPr>
        <w:rFonts w:hint="default"/>
        <w:lang w:val="en-US" w:eastAsia="en-US" w:bidi="ar-SA"/>
      </w:rPr>
    </w:lvl>
    <w:lvl w:ilvl="5">
      <w:numFmt w:val="bullet"/>
      <w:lvlText w:val="•"/>
      <w:lvlJc w:val="left"/>
      <w:pPr>
        <w:ind w:left="3241" w:hanging="487"/>
      </w:pPr>
      <w:rPr>
        <w:rFonts w:hint="default"/>
        <w:lang w:val="en-US" w:eastAsia="en-US" w:bidi="ar-SA"/>
      </w:rPr>
    </w:lvl>
    <w:lvl w:ilvl="6">
      <w:numFmt w:val="bullet"/>
      <w:lvlText w:val="•"/>
      <w:lvlJc w:val="left"/>
      <w:pPr>
        <w:ind w:left="3869" w:hanging="487"/>
      </w:pPr>
      <w:rPr>
        <w:rFonts w:hint="default"/>
        <w:lang w:val="en-US" w:eastAsia="en-US" w:bidi="ar-SA"/>
      </w:rPr>
    </w:lvl>
    <w:lvl w:ilvl="7">
      <w:numFmt w:val="bullet"/>
      <w:lvlText w:val="•"/>
      <w:lvlJc w:val="left"/>
      <w:pPr>
        <w:ind w:left="4497" w:hanging="487"/>
      </w:pPr>
      <w:rPr>
        <w:rFonts w:hint="default"/>
        <w:lang w:val="en-US" w:eastAsia="en-US" w:bidi="ar-SA"/>
      </w:rPr>
    </w:lvl>
    <w:lvl w:ilvl="8">
      <w:numFmt w:val="bullet"/>
      <w:lvlText w:val="•"/>
      <w:lvlJc w:val="left"/>
      <w:pPr>
        <w:ind w:left="5125" w:hanging="487"/>
      </w:pPr>
      <w:rPr>
        <w:rFonts w:hint="default"/>
        <w:lang w:val="en-US" w:eastAsia="en-US" w:bidi="ar-SA"/>
      </w:rPr>
    </w:lvl>
  </w:abstractNum>
  <w:abstractNum w:abstractNumId="50" w15:restartNumberingAfterBreak="0">
    <w:nsid w:val="7F012CC9"/>
    <w:multiLevelType w:val="multilevel"/>
    <w:tmpl w:val="7F012CC9"/>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869605957">
    <w:abstractNumId w:val="44"/>
  </w:num>
  <w:num w:numId="2" w16cid:durableId="1701517352">
    <w:abstractNumId w:val="38"/>
  </w:num>
  <w:num w:numId="3" w16cid:durableId="1841042868">
    <w:abstractNumId w:val="50"/>
  </w:num>
  <w:num w:numId="4" w16cid:durableId="1443111424">
    <w:abstractNumId w:val="5"/>
  </w:num>
  <w:num w:numId="5" w16cid:durableId="1694308232">
    <w:abstractNumId w:val="14"/>
  </w:num>
  <w:num w:numId="6" w16cid:durableId="2068453076">
    <w:abstractNumId w:val="27"/>
  </w:num>
  <w:num w:numId="7" w16cid:durableId="834300072">
    <w:abstractNumId w:val="12"/>
  </w:num>
  <w:num w:numId="8" w16cid:durableId="2090155569">
    <w:abstractNumId w:val="41"/>
  </w:num>
  <w:num w:numId="9" w16cid:durableId="710157272">
    <w:abstractNumId w:val="7"/>
  </w:num>
  <w:num w:numId="10" w16cid:durableId="1520780988">
    <w:abstractNumId w:val="42"/>
  </w:num>
  <w:num w:numId="11" w16cid:durableId="766004231">
    <w:abstractNumId w:val="34"/>
  </w:num>
  <w:num w:numId="12" w16cid:durableId="635333582">
    <w:abstractNumId w:val="22"/>
  </w:num>
  <w:num w:numId="13" w16cid:durableId="1777556351">
    <w:abstractNumId w:val="30"/>
  </w:num>
  <w:num w:numId="14" w16cid:durableId="703093350">
    <w:abstractNumId w:val="18"/>
  </w:num>
  <w:num w:numId="15" w16cid:durableId="1329098653">
    <w:abstractNumId w:val="13"/>
  </w:num>
  <w:num w:numId="16" w16cid:durableId="2005163817">
    <w:abstractNumId w:val="25"/>
  </w:num>
  <w:num w:numId="17" w16cid:durableId="1129741187">
    <w:abstractNumId w:val="0"/>
  </w:num>
  <w:num w:numId="18" w16cid:durableId="1159149743">
    <w:abstractNumId w:val="9"/>
  </w:num>
  <w:num w:numId="19" w16cid:durableId="745148086">
    <w:abstractNumId w:val="49"/>
  </w:num>
  <w:num w:numId="20" w16cid:durableId="389885538">
    <w:abstractNumId w:val="11"/>
  </w:num>
  <w:num w:numId="21" w16cid:durableId="1032726779">
    <w:abstractNumId w:val="33"/>
  </w:num>
  <w:num w:numId="22" w16cid:durableId="1396394102">
    <w:abstractNumId w:val="48"/>
  </w:num>
  <w:num w:numId="23" w16cid:durableId="489559037">
    <w:abstractNumId w:val="28"/>
  </w:num>
  <w:num w:numId="24" w16cid:durableId="542331744">
    <w:abstractNumId w:val="45"/>
  </w:num>
  <w:num w:numId="25" w16cid:durableId="1008872215">
    <w:abstractNumId w:val="3"/>
  </w:num>
  <w:num w:numId="26" w16cid:durableId="15542939">
    <w:abstractNumId w:val="26"/>
  </w:num>
  <w:num w:numId="27" w16cid:durableId="1421213764">
    <w:abstractNumId w:val="21"/>
  </w:num>
  <w:num w:numId="28" w16cid:durableId="901327846">
    <w:abstractNumId w:val="16"/>
  </w:num>
  <w:num w:numId="29" w16cid:durableId="1420977488">
    <w:abstractNumId w:val="23"/>
  </w:num>
  <w:num w:numId="30" w16cid:durableId="848983855">
    <w:abstractNumId w:val="46"/>
  </w:num>
  <w:num w:numId="31" w16cid:durableId="1754665308">
    <w:abstractNumId w:val="1"/>
  </w:num>
  <w:num w:numId="32" w16cid:durableId="1106340447">
    <w:abstractNumId w:val="43"/>
  </w:num>
  <w:num w:numId="33" w16cid:durableId="29767590">
    <w:abstractNumId w:val="6"/>
  </w:num>
  <w:num w:numId="34" w16cid:durableId="221409574">
    <w:abstractNumId w:val="15"/>
  </w:num>
  <w:num w:numId="35" w16cid:durableId="218640177">
    <w:abstractNumId w:val="32"/>
  </w:num>
  <w:num w:numId="36" w16cid:durableId="682124609">
    <w:abstractNumId w:val="2"/>
  </w:num>
  <w:num w:numId="37" w16cid:durableId="76445771">
    <w:abstractNumId w:val="8"/>
  </w:num>
  <w:num w:numId="38" w16cid:durableId="2110999601">
    <w:abstractNumId w:val="10"/>
  </w:num>
  <w:num w:numId="39" w16cid:durableId="2027632199">
    <w:abstractNumId w:val="29"/>
  </w:num>
  <w:num w:numId="40" w16cid:durableId="650989773">
    <w:abstractNumId w:val="17"/>
  </w:num>
  <w:num w:numId="41" w16cid:durableId="1770202888">
    <w:abstractNumId w:val="39"/>
  </w:num>
  <w:num w:numId="42" w16cid:durableId="288513864">
    <w:abstractNumId w:val="24"/>
  </w:num>
  <w:num w:numId="43" w16cid:durableId="555436221">
    <w:abstractNumId w:val="4"/>
  </w:num>
  <w:num w:numId="44" w16cid:durableId="16546187">
    <w:abstractNumId w:val="35"/>
  </w:num>
  <w:num w:numId="45" w16cid:durableId="573396475">
    <w:abstractNumId w:val="47"/>
  </w:num>
  <w:num w:numId="46" w16cid:durableId="2053652956">
    <w:abstractNumId w:val="40"/>
  </w:num>
  <w:num w:numId="47" w16cid:durableId="2026126946">
    <w:abstractNumId w:val="19"/>
  </w:num>
  <w:num w:numId="48" w16cid:durableId="103306704">
    <w:abstractNumId w:val="37"/>
  </w:num>
  <w:num w:numId="49" w16cid:durableId="343021925">
    <w:abstractNumId w:val="36"/>
  </w:num>
  <w:num w:numId="50" w16cid:durableId="1519855419">
    <w:abstractNumId w:val="20"/>
  </w:num>
  <w:num w:numId="51" w16cid:durableId="2080979070">
    <w:abstractNumId w:val="3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ubhrajit Nandy">
    <w15:presenceInfo w15:providerId="Windows Live" w15:userId="09384c70f595ced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72DDD"/>
    <w:rsid w:val="00001855"/>
    <w:rsid w:val="00013273"/>
    <w:rsid w:val="00013ADC"/>
    <w:rsid w:val="000362D0"/>
    <w:rsid w:val="000410FE"/>
    <w:rsid w:val="00054236"/>
    <w:rsid w:val="000648A8"/>
    <w:rsid w:val="000A228D"/>
    <w:rsid w:val="000A3E2F"/>
    <w:rsid w:val="000B603E"/>
    <w:rsid w:val="000C2488"/>
    <w:rsid w:val="000C5137"/>
    <w:rsid w:val="000D14E2"/>
    <w:rsid w:val="000D702A"/>
    <w:rsid w:val="000E5F3C"/>
    <w:rsid w:val="00103341"/>
    <w:rsid w:val="00104E5F"/>
    <w:rsid w:val="00110C7F"/>
    <w:rsid w:val="00114D8A"/>
    <w:rsid w:val="00121B37"/>
    <w:rsid w:val="00134F0E"/>
    <w:rsid w:val="00140E61"/>
    <w:rsid w:val="00141F6B"/>
    <w:rsid w:val="00155124"/>
    <w:rsid w:val="00160678"/>
    <w:rsid w:val="001623EB"/>
    <w:rsid w:val="00180C7D"/>
    <w:rsid w:val="00191244"/>
    <w:rsid w:val="0019210E"/>
    <w:rsid w:val="00192E2C"/>
    <w:rsid w:val="001932B4"/>
    <w:rsid w:val="001B15F1"/>
    <w:rsid w:val="001B4E97"/>
    <w:rsid w:val="001D0F6A"/>
    <w:rsid w:val="001D5383"/>
    <w:rsid w:val="001E3FF2"/>
    <w:rsid w:val="00203486"/>
    <w:rsid w:val="00206855"/>
    <w:rsid w:val="00216346"/>
    <w:rsid w:val="00232D81"/>
    <w:rsid w:val="00234D97"/>
    <w:rsid w:val="00245CB2"/>
    <w:rsid w:val="00251748"/>
    <w:rsid w:val="00272159"/>
    <w:rsid w:val="00277D3A"/>
    <w:rsid w:val="00286851"/>
    <w:rsid w:val="00286B65"/>
    <w:rsid w:val="002A27F6"/>
    <w:rsid w:val="002A38A7"/>
    <w:rsid w:val="002B0490"/>
    <w:rsid w:val="002B4606"/>
    <w:rsid w:val="002C0A95"/>
    <w:rsid w:val="002D2222"/>
    <w:rsid w:val="002D2CFF"/>
    <w:rsid w:val="002D4EC4"/>
    <w:rsid w:val="002E6932"/>
    <w:rsid w:val="002F0AA5"/>
    <w:rsid w:val="002F7CF4"/>
    <w:rsid w:val="003111F7"/>
    <w:rsid w:val="0031370B"/>
    <w:rsid w:val="00324B8B"/>
    <w:rsid w:val="00327FA9"/>
    <w:rsid w:val="0033762C"/>
    <w:rsid w:val="00343F93"/>
    <w:rsid w:val="00347D83"/>
    <w:rsid w:val="00352BDA"/>
    <w:rsid w:val="00353329"/>
    <w:rsid w:val="00363651"/>
    <w:rsid w:val="00364840"/>
    <w:rsid w:val="0039493D"/>
    <w:rsid w:val="003952D8"/>
    <w:rsid w:val="00395FF7"/>
    <w:rsid w:val="0039657A"/>
    <w:rsid w:val="003A492A"/>
    <w:rsid w:val="003B290C"/>
    <w:rsid w:val="003B5CE4"/>
    <w:rsid w:val="003C0521"/>
    <w:rsid w:val="003C4EF5"/>
    <w:rsid w:val="003E0ED3"/>
    <w:rsid w:val="00405AB5"/>
    <w:rsid w:val="004176C4"/>
    <w:rsid w:val="00420549"/>
    <w:rsid w:val="004318B6"/>
    <w:rsid w:val="0043335E"/>
    <w:rsid w:val="0046611C"/>
    <w:rsid w:val="004733A2"/>
    <w:rsid w:val="004D0014"/>
    <w:rsid w:val="004D3405"/>
    <w:rsid w:val="004E10F2"/>
    <w:rsid w:val="004E1ADA"/>
    <w:rsid w:val="004E31F4"/>
    <w:rsid w:val="00514505"/>
    <w:rsid w:val="005158D2"/>
    <w:rsid w:val="00521B13"/>
    <w:rsid w:val="005256C1"/>
    <w:rsid w:val="005347BF"/>
    <w:rsid w:val="00564F94"/>
    <w:rsid w:val="0057126D"/>
    <w:rsid w:val="005734A4"/>
    <w:rsid w:val="0057727A"/>
    <w:rsid w:val="00577E55"/>
    <w:rsid w:val="00581B29"/>
    <w:rsid w:val="00582981"/>
    <w:rsid w:val="00587F1F"/>
    <w:rsid w:val="00596B73"/>
    <w:rsid w:val="005A26A3"/>
    <w:rsid w:val="005A26FB"/>
    <w:rsid w:val="005B2840"/>
    <w:rsid w:val="005C2330"/>
    <w:rsid w:val="005C50EA"/>
    <w:rsid w:val="005C7DFA"/>
    <w:rsid w:val="005D0677"/>
    <w:rsid w:val="005D0BE5"/>
    <w:rsid w:val="005E09FD"/>
    <w:rsid w:val="005F6D9C"/>
    <w:rsid w:val="005F7A9B"/>
    <w:rsid w:val="00604F51"/>
    <w:rsid w:val="00611589"/>
    <w:rsid w:val="00622D8C"/>
    <w:rsid w:val="006309E6"/>
    <w:rsid w:val="006407EB"/>
    <w:rsid w:val="006421F4"/>
    <w:rsid w:val="00646236"/>
    <w:rsid w:val="00666546"/>
    <w:rsid w:val="006703CF"/>
    <w:rsid w:val="00682319"/>
    <w:rsid w:val="006836CC"/>
    <w:rsid w:val="0068480D"/>
    <w:rsid w:val="00684A4E"/>
    <w:rsid w:val="006A13C8"/>
    <w:rsid w:val="006A1ABF"/>
    <w:rsid w:val="006D117B"/>
    <w:rsid w:val="006D185F"/>
    <w:rsid w:val="006E1F3C"/>
    <w:rsid w:val="006F41FE"/>
    <w:rsid w:val="006F48D8"/>
    <w:rsid w:val="007055AC"/>
    <w:rsid w:val="007135C1"/>
    <w:rsid w:val="00723B99"/>
    <w:rsid w:val="00723C86"/>
    <w:rsid w:val="00733942"/>
    <w:rsid w:val="00742224"/>
    <w:rsid w:val="007432FB"/>
    <w:rsid w:val="00746EBC"/>
    <w:rsid w:val="00753941"/>
    <w:rsid w:val="007544F9"/>
    <w:rsid w:val="007550B4"/>
    <w:rsid w:val="00757ACD"/>
    <w:rsid w:val="00767839"/>
    <w:rsid w:val="00770AAF"/>
    <w:rsid w:val="00784713"/>
    <w:rsid w:val="007A5467"/>
    <w:rsid w:val="007D7EA1"/>
    <w:rsid w:val="007E0E29"/>
    <w:rsid w:val="007F56F9"/>
    <w:rsid w:val="00805BDC"/>
    <w:rsid w:val="00807503"/>
    <w:rsid w:val="008220CF"/>
    <w:rsid w:val="008334D3"/>
    <w:rsid w:val="00835E48"/>
    <w:rsid w:val="00840292"/>
    <w:rsid w:val="00843E65"/>
    <w:rsid w:val="00886381"/>
    <w:rsid w:val="008A2502"/>
    <w:rsid w:val="008B4EBD"/>
    <w:rsid w:val="008C6D9A"/>
    <w:rsid w:val="008D1E3B"/>
    <w:rsid w:val="008D7716"/>
    <w:rsid w:val="008E6658"/>
    <w:rsid w:val="00900323"/>
    <w:rsid w:val="00916583"/>
    <w:rsid w:val="00926D57"/>
    <w:rsid w:val="0093763D"/>
    <w:rsid w:val="00944D4F"/>
    <w:rsid w:val="00950F3C"/>
    <w:rsid w:val="00951323"/>
    <w:rsid w:val="00952B64"/>
    <w:rsid w:val="00986A73"/>
    <w:rsid w:val="00986E86"/>
    <w:rsid w:val="0099244A"/>
    <w:rsid w:val="00995DA7"/>
    <w:rsid w:val="009A35DC"/>
    <w:rsid w:val="009B2378"/>
    <w:rsid w:val="009D7709"/>
    <w:rsid w:val="009F38B4"/>
    <w:rsid w:val="00A01787"/>
    <w:rsid w:val="00A0386B"/>
    <w:rsid w:val="00A12F1A"/>
    <w:rsid w:val="00A409D5"/>
    <w:rsid w:val="00A46081"/>
    <w:rsid w:val="00A55598"/>
    <w:rsid w:val="00A629DD"/>
    <w:rsid w:val="00A6653E"/>
    <w:rsid w:val="00A93A72"/>
    <w:rsid w:val="00AA16A6"/>
    <w:rsid w:val="00AA5C50"/>
    <w:rsid w:val="00AB335F"/>
    <w:rsid w:val="00AD04E1"/>
    <w:rsid w:val="00AD7BA0"/>
    <w:rsid w:val="00B05056"/>
    <w:rsid w:val="00B12378"/>
    <w:rsid w:val="00B20393"/>
    <w:rsid w:val="00B20F8F"/>
    <w:rsid w:val="00B31249"/>
    <w:rsid w:val="00B3691B"/>
    <w:rsid w:val="00B44BD0"/>
    <w:rsid w:val="00B57B96"/>
    <w:rsid w:val="00B7115C"/>
    <w:rsid w:val="00B87760"/>
    <w:rsid w:val="00B90A07"/>
    <w:rsid w:val="00BA0037"/>
    <w:rsid w:val="00BA120C"/>
    <w:rsid w:val="00BA7A40"/>
    <w:rsid w:val="00BC1297"/>
    <w:rsid w:val="00BC3696"/>
    <w:rsid w:val="00BD3D8D"/>
    <w:rsid w:val="00BE1543"/>
    <w:rsid w:val="00BE4446"/>
    <w:rsid w:val="00BE530B"/>
    <w:rsid w:val="00BF38CC"/>
    <w:rsid w:val="00C00CB8"/>
    <w:rsid w:val="00C05CC1"/>
    <w:rsid w:val="00C10F55"/>
    <w:rsid w:val="00C355A9"/>
    <w:rsid w:val="00C35F80"/>
    <w:rsid w:val="00C36ECF"/>
    <w:rsid w:val="00C46AF4"/>
    <w:rsid w:val="00C510E5"/>
    <w:rsid w:val="00C60D03"/>
    <w:rsid w:val="00C67EDB"/>
    <w:rsid w:val="00C72702"/>
    <w:rsid w:val="00C757DE"/>
    <w:rsid w:val="00C82AA7"/>
    <w:rsid w:val="00CA5CA3"/>
    <w:rsid w:val="00CB0DA1"/>
    <w:rsid w:val="00CB15D4"/>
    <w:rsid w:val="00CB176C"/>
    <w:rsid w:val="00CB2D8D"/>
    <w:rsid w:val="00CC34DD"/>
    <w:rsid w:val="00CC4D2A"/>
    <w:rsid w:val="00CC5A63"/>
    <w:rsid w:val="00CC6323"/>
    <w:rsid w:val="00CE0A1E"/>
    <w:rsid w:val="00CE25E7"/>
    <w:rsid w:val="00CE4334"/>
    <w:rsid w:val="00D0012C"/>
    <w:rsid w:val="00D0589A"/>
    <w:rsid w:val="00D1764F"/>
    <w:rsid w:val="00D1796A"/>
    <w:rsid w:val="00D179D2"/>
    <w:rsid w:val="00D207E3"/>
    <w:rsid w:val="00D234E9"/>
    <w:rsid w:val="00D240B0"/>
    <w:rsid w:val="00D25EE0"/>
    <w:rsid w:val="00D64C64"/>
    <w:rsid w:val="00D77DC3"/>
    <w:rsid w:val="00D911BA"/>
    <w:rsid w:val="00D97D6A"/>
    <w:rsid w:val="00DA0B3F"/>
    <w:rsid w:val="00E0592D"/>
    <w:rsid w:val="00E06376"/>
    <w:rsid w:val="00E10011"/>
    <w:rsid w:val="00E121F5"/>
    <w:rsid w:val="00E2387A"/>
    <w:rsid w:val="00E24A34"/>
    <w:rsid w:val="00E25CE3"/>
    <w:rsid w:val="00E325CF"/>
    <w:rsid w:val="00E41BC8"/>
    <w:rsid w:val="00E434F5"/>
    <w:rsid w:val="00E577DA"/>
    <w:rsid w:val="00E57E46"/>
    <w:rsid w:val="00E63146"/>
    <w:rsid w:val="00E71CD0"/>
    <w:rsid w:val="00E76B5C"/>
    <w:rsid w:val="00E82272"/>
    <w:rsid w:val="00E82A45"/>
    <w:rsid w:val="00E9586C"/>
    <w:rsid w:val="00E960F7"/>
    <w:rsid w:val="00EA3299"/>
    <w:rsid w:val="00EC0FC5"/>
    <w:rsid w:val="00EC2327"/>
    <w:rsid w:val="00EC6F85"/>
    <w:rsid w:val="00EE05DD"/>
    <w:rsid w:val="00EE0BC4"/>
    <w:rsid w:val="00EE7A02"/>
    <w:rsid w:val="00EE7DD6"/>
    <w:rsid w:val="00EF0FA8"/>
    <w:rsid w:val="00F02E9B"/>
    <w:rsid w:val="00F038AE"/>
    <w:rsid w:val="00F103C8"/>
    <w:rsid w:val="00F12638"/>
    <w:rsid w:val="00F20E4F"/>
    <w:rsid w:val="00F30681"/>
    <w:rsid w:val="00F317A2"/>
    <w:rsid w:val="00F377EA"/>
    <w:rsid w:val="00F406B7"/>
    <w:rsid w:val="00F44219"/>
    <w:rsid w:val="00F62583"/>
    <w:rsid w:val="00F72DDD"/>
    <w:rsid w:val="00F92C30"/>
    <w:rsid w:val="00F958EF"/>
    <w:rsid w:val="00FA186F"/>
    <w:rsid w:val="00FA1DA7"/>
    <w:rsid w:val="00FB3F42"/>
    <w:rsid w:val="00FC3ECA"/>
    <w:rsid w:val="00FD3810"/>
    <w:rsid w:val="00FD54CC"/>
    <w:rsid w:val="00FD79C2"/>
    <w:rsid w:val="00FE01F8"/>
    <w:rsid w:val="77492F5A"/>
    <w:rsid w:val="7A060852"/>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2E662DE3"/>
  <w15:docId w15:val="{B663EE0C-AC5F-4561-A788-3EF80C5210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uiPriority="9" w:unhideWhenUsed="1" w:qFormat="1"/>
    <w:lsdException w:name="heading 5" w:semiHidden="1" w:uiPriority="9" w:unhideWhenUsed="1" w:qFormat="1"/>
    <w:lsdException w:name="heading 6"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autoSpaceDE w:val="0"/>
      <w:autoSpaceDN w:val="0"/>
    </w:pPr>
    <w:rPr>
      <w:rFonts w:ascii="Times New Roman" w:eastAsia="Times New Roman" w:hAnsi="Times New Roman" w:cs="Times New Roman"/>
      <w:sz w:val="22"/>
      <w:szCs w:val="22"/>
      <w:lang w:val="en-US" w:eastAsia="en-US"/>
    </w:rPr>
  </w:style>
  <w:style w:type="paragraph" w:styleId="Heading1">
    <w:name w:val="heading 1"/>
    <w:basedOn w:val="Normal"/>
    <w:next w:val="Normal"/>
    <w:link w:val="Heading1Char"/>
    <w:uiPriority w:val="9"/>
    <w:qFormat/>
    <w:pPr>
      <w:spacing w:before="78"/>
      <w:ind w:left="759" w:right="777"/>
      <w:jc w:val="center"/>
      <w:outlineLvl w:val="0"/>
    </w:pPr>
    <w:rPr>
      <w:b/>
      <w:bCs/>
      <w:sz w:val="36"/>
      <w:szCs w:val="36"/>
    </w:rPr>
  </w:style>
  <w:style w:type="paragraph" w:styleId="Heading2">
    <w:name w:val="heading 2"/>
    <w:basedOn w:val="Normal"/>
    <w:next w:val="Normal"/>
    <w:link w:val="Heading2Char"/>
    <w:uiPriority w:val="9"/>
    <w:unhideWhenUsed/>
    <w:qFormat/>
    <w:pPr>
      <w:ind w:left="617"/>
      <w:jc w:val="both"/>
      <w:outlineLvl w:val="1"/>
    </w:pPr>
    <w:rPr>
      <w:b/>
      <w:bCs/>
      <w:sz w:val="28"/>
      <w:szCs w:val="28"/>
    </w:rPr>
  </w:style>
  <w:style w:type="paragraph" w:styleId="Heading3">
    <w:name w:val="heading 3"/>
    <w:basedOn w:val="Normal"/>
    <w:next w:val="Normal"/>
    <w:link w:val="Heading3Char"/>
    <w:uiPriority w:val="9"/>
    <w:semiHidden/>
    <w:unhideWhenUsed/>
    <w:qFormat/>
    <w:pPr>
      <w:keepNext/>
      <w:keepLines/>
      <w:spacing w:before="40"/>
      <w:outlineLvl w:val="2"/>
    </w:pPr>
    <w:rPr>
      <w:rFonts w:asciiTheme="majorHAnsi" w:eastAsiaTheme="majorEastAsia" w:hAnsiTheme="majorHAnsi" w:cstheme="majorBidi"/>
      <w:color w:val="1F3864" w:themeColor="accent1" w:themeShade="80"/>
      <w:sz w:val="24"/>
      <w:szCs w:val="24"/>
    </w:rPr>
  </w:style>
  <w:style w:type="paragraph" w:styleId="Heading4">
    <w:name w:val="heading 4"/>
    <w:basedOn w:val="Normal"/>
    <w:next w:val="Normal"/>
    <w:link w:val="Heading4Char"/>
    <w:uiPriority w:val="9"/>
    <w:unhideWhenUsed/>
    <w:qFormat/>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6">
    <w:name w:val="heading 6"/>
    <w:basedOn w:val="Normal"/>
    <w:next w:val="Normal"/>
    <w:link w:val="Heading6Char"/>
    <w:uiPriority w:val="9"/>
    <w:unhideWhenUsed/>
    <w:qFormat/>
    <w:pPr>
      <w:keepNext/>
      <w:keepLines/>
      <w:spacing w:before="40"/>
      <w:outlineLvl w:val="5"/>
    </w:pPr>
    <w:rPr>
      <w:rFonts w:asciiTheme="majorHAnsi" w:eastAsiaTheme="majorEastAsia" w:hAnsiTheme="majorHAnsi" w:cstheme="majorBidi"/>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b/>
      <w:bCs/>
      <w:sz w:val="24"/>
      <w:szCs w:val="24"/>
    </w:rPr>
  </w:style>
  <w:style w:type="paragraph" w:styleId="CommentText">
    <w:name w:val="annotation text"/>
    <w:basedOn w:val="Normal"/>
    <w:link w:val="CommentTextChar"/>
    <w:uiPriority w:val="99"/>
    <w:semiHidden/>
    <w:unhideWhenUsed/>
  </w:style>
  <w:style w:type="paragraph" w:styleId="Footer">
    <w:name w:val="footer"/>
    <w:basedOn w:val="Normal"/>
    <w:link w:val="FooterChar"/>
    <w:uiPriority w:val="99"/>
    <w:unhideWhenUsed/>
    <w:pPr>
      <w:tabs>
        <w:tab w:val="center" w:pos="4513"/>
        <w:tab w:val="right" w:pos="9026"/>
      </w:tabs>
    </w:pPr>
  </w:style>
  <w:style w:type="paragraph" w:styleId="Header">
    <w:name w:val="header"/>
    <w:basedOn w:val="Normal"/>
    <w:link w:val="HeaderChar"/>
    <w:uiPriority w:val="99"/>
    <w:unhideWhenUsed/>
    <w:pPr>
      <w:tabs>
        <w:tab w:val="center" w:pos="4513"/>
        <w:tab w:val="right" w:pos="9026"/>
      </w:tabs>
    </w:pPr>
  </w:style>
  <w:style w:type="character" w:styleId="Hyperlink">
    <w:name w:val="Hyperlink"/>
    <w:basedOn w:val="DefaultParagraphFont"/>
    <w:uiPriority w:val="99"/>
    <w:semiHidden/>
    <w:unhideWhenUsed/>
    <w:rPr>
      <w:color w:val="0000FF"/>
      <w:u w:val="single"/>
    </w:rPr>
  </w:style>
  <w:style w:type="paragraph" w:styleId="NormalWeb">
    <w:name w:val="Normal (Web)"/>
    <w:basedOn w:val="Normal"/>
    <w:uiPriority w:val="99"/>
    <w:unhideWhenUsed/>
    <w:pPr>
      <w:widowControl/>
      <w:autoSpaceDE/>
      <w:autoSpaceDN/>
      <w:spacing w:before="100" w:beforeAutospacing="1" w:after="100" w:afterAutospacing="1"/>
    </w:pPr>
    <w:rPr>
      <w:sz w:val="24"/>
      <w:szCs w:val="24"/>
      <w:lang w:val="en-IN" w:eastAsia="en-IN"/>
    </w:rPr>
  </w:style>
  <w:style w:type="character" w:styleId="Strong">
    <w:name w:val="Strong"/>
    <w:basedOn w:val="DefaultParagraphFont"/>
    <w:uiPriority w:val="22"/>
    <w:qFormat/>
    <w:rPr>
      <w:b/>
      <w:bCs/>
    </w:rPr>
  </w:style>
  <w:style w:type="table" w:styleId="TableGrid">
    <w:name w:val="Table Grid"/>
    <w:basedOn w:val="TableNormal"/>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link w:val="TitleChar"/>
    <w:uiPriority w:val="10"/>
    <w:qFormat/>
    <w:pPr>
      <w:spacing w:before="84"/>
      <w:ind w:left="963" w:right="777"/>
      <w:jc w:val="center"/>
    </w:pPr>
    <w:rPr>
      <w:b/>
      <w:bCs/>
      <w:sz w:val="40"/>
      <w:szCs w:val="40"/>
    </w:rPr>
  </w:style>
  <w:style w:type="character" w:customStyle="1" w:styleId="Heading1Char">
    <w:name w:val="Heading 1 Char"/>
    <w:basedOn w:val="DefaultParagraphFont"/>
    <w:link w:val="Heading1"/>
    <w:uiPriority w:val="9"/>
    <w:rPr>
      <w:rFonts w:ascii="Times New Roman" w:eastAsia="Times New Roman" w:hAnsi="Times New Roman" w:cs="Times New Roman"/>
      <w:b/>
      <w:bCs/>
      <w:sz w:val="36"/>
      <w:szCs w:val="36"/>
      <w:lang w:val="en-US"/>
    </w:rPr>
  </w:style>
  <w:style w:type="character" w:customStyle="1" w:styleId="Heading2Char">
    <w:name w:val="Heading 2 Char"/>
    <w:basedOn w:val="DefaultParagraphFont"/>
    <w:link w:val="Heading2"/>
    <w:uiPriority w:val="9"/>
    <w:rPr>
      <w:rFonts w:ascii="Times New Roman" w:eastAsia="Times New Roman" w:hAnsi="Times New Roman" w:cs="Times New Roman"/>
      <w:b/>
      <w:bCs/>
      <w:sz w:val="28"/>
      <w:szCs w:val="28"/>
      <w:lang w:val="en-US"/>
    </w:rPr>
  </w:style>
  <w:style w:type="character" w:customStyle="1" w:styleId="BodyTextChar">
    <w:name w:val="Body Text Char"/>
    <w:basedOn w:val="DefaultParagraphFont"/>
    <w:link w:val="BodyText"/>
    <w:uiPriority w:val="1"/>
    <w:rPr>
      <w:rFonts w:ascii="Times New Roman" w:eastAsia="Times New Roman" w:hAnsi="Times New Roman" w:cs="Times New Roman"/>
      <w:b/>
      <w:bCs/>
      <w:sz w:val="24"/>
      <w:szCs w:val="24"/>
      <w:lang w:val="en-US"/>
    </w:rPr>
  </w:style>
  <w:style w:type="character" w:customStyle="1" w:styleId="TitleChar">
    <w:name w:val="Title Char"/>
    <w:basedOn w:val="DefaultParagraphFont"/>
    <w:link w:val="Title"/>
    <w:uiPriority w:val="10"/>
    <w:rPr>
      <w:rFonts w:ascii="Times New Roman" w:eastAsia="Times New Roman" w:hAnsi="Times New Roman" w:cs="Times New Roman"/>
      <w:b/>
      <w:bCs/>
      <w:sz w:val="40"/>
      <w:szCs w:val="40"/>
      <w:lang w:val="en-US"/>
    </w:rPr>
  </w:style>
  <w:style w:type="paragraph" w:styleId="ListParagraph">
    <w:name w:val="List Paragraph"/>
    <w:basedOn w:val="Normal"/>
    <w:uiPriority w:val="1"/>
    <w:qFormat/>
    <w:pPr>
      <w:ind w:left="1337" w:right="515" w:hanging="360"/>
      <w:jc w:val="both"/>
    </w:pPr>
  </w:style>
  <w:style w:type="paragraph" w:customStyle="1" w:styleId="TableParagraph">
    <w:name w:val="Table Paragraph"/>
    <w:basedOn w:val="Normal"/>
    <w:uiPriority w:val="1"/>
    <w:qFormat/>
  </w:style>
  <w:style w:type="character" w:customStyle="1" w:styleId="HeaderChar">
    <w:name w:val="Header Char"/>
    <w:basedOn w:val="DefaultParagraphFont"/>
    <w:link w:val="Header"/>
    <w:uiPriority w:val="99"/>
    <w:rPr>
      <w:rFonts w:ascii="Times New Roman" w:eastAsia="Times New Roman" w:hAnsi="Times New Roman" w:cs="Times New Roman"/>
      <w:lang w:val="en-US"/>
    </w:rPr>
  </w:style>
  <w:style w:type="character" w:customStyle="1" w:styleId="FooterChar">
    <w:name w:val="Footer Char"/>
    <w:basedOn w:val="DefaultParagraphFont"/>
    <w:link w:val="Footer"/>
    <w:uiPriority w:val="99"/>
    <w:rPr>
      <w:rFonts w:ascii="Times New Roman" w:eastAsia="Times New Roman" w:hAnsi="Times New Roman" w:cs="Times New Roman"/>
      <w:lang w:val="en-US"/>
    </w:rPr>
  </w:style>
  <w:style w:type="paragraph" w:customStyle="1" w:styleId="author">
    <w:name w:val="author"/>
    <w:basedOn w:val="Normal"/>
    <w:pPr>
      <w:widowControl/>
      <w:autoSpaceDE/>
      <w:autoSpaceDN/>
      <w:spacing w:before="100" w:beforeAutospacing="1" w:after="100" w:afterAutospacing="1"/>
    </w:pPr>
    <w:rPr>
      <w:sz w:val="24"/>
      <w:szCs w:val="24"/>
      <w:lang w:val="en-IN" w:eastAsia="en-IN"/>
    </w:rPr>
  </w:style>
  <w:style w:type="character" w:customStyle="1" w:styleId="text-base-md-lh">
    <w:name w:val="text-base-md-lh"/>
    <w:basedOn w:val="DefaultParagraphFont"/>
  </w:style>
  <w:style w:type="character" w:customStyle="1" w:styleId="separator">
    <w:name w:val="separator"/>
    <w:basedOn w:val="DefaultParagraphFont"/>
  </w:style>
  <w:style w:type="character" w:customStyle="1" w:styleId="highlight">
    <w:name w:val="highlight"/>
    <w:basedOn w:val="DefaultParagraphFont"/>
  </w:style>
  <w:style w:type="character" w:customStyle="1" w:styleId="Title1">
    <w:name w:val="Title1"/>
    <w:basedOn w:val="DefaultParagraphFont"/>
  </w:style>
  <w:style w:type="character" w:customStyle="1" w:styleId="authors-info">
    <w:name w:val="authors-info"/>
    <w:basedOn w:val="DefaultParagraphFont"/>
  </w:style>
  <w:style w:type="character" w:customStyle="1" w:styleId="blue-tooltip">
    <w:name w:val="blue-tooltip"/>
    <w:basedOn w:val="DefaultParagraphFont"/>
  </w:style>
  <w:style w:type="character" w:customStyle="1" w:styleId="overlay">
    <w:name w:val="overlay"/>
    <w:basedOn w:val="DefaultParagraphFont"/>
  </w:style>
  <w:style w:type="character" w:customStyle="1" w:styleId="Heading3Char">
    <w:name w:val="Heading 3 Char"/>
    <w:basedOn w:val="DefaultParagraphFont"/>
    <w:link w:val="Heading3"/>
    <w:uiPriority w:val="9"/>
    <w:semiHidden/>
    <w:rPr>
      <w:rFonts w:asciiTheme="majorHAnsi" w:eastAsiaTheme="majorEastAsia" w:hAnsiTheme="majorHAnsi" w:cstheme="majorBidi"/>
      <w:color w:val="1F3864" w:themeColor="accent1" w:themeShade="80"/>
      <w:sz w:val="24"/>
      <w:szCs w:val="24"/>
      <w:lang w:val="en-US"/>
    </w:rPr>
  </w:style>
  <w:style w:type="character" w:customStyle="1" w:styleId="Heading4Char">
    <w:name w:val="Heading 4 Char"/>
    <w:basedOn w:val="DefaultParagraphFont"/>
    <w:link w:val="Heading4"/>
    <w:uiPriority w:val="9"/>
    <w:rPr>
      <w:rFonts w:asciiTheme="majorHAnsi" w:eastAsiaTheme="majorEastAsia" w:hAnsiTheme="majorHAnsi" w:cstheme="majorBidi"/>
      <w:i/>
      <w:iCs/>
      <w:color w:val="2F5496" w:themeColor="accent1" w:themeShade="BF"/>
      <w:lang w:val="en-US"/>
    </w:rPr>
  </w:style>
  <w:style w:type="character" w:customStyle="1" w:styleId="Heading6Char">
    <w:name w:val="Heading 6 Char"/>
    <w:basedOn w:val="DefaultParagraphFont"/>
    <w:link w:val="Heading6"/>
    <w:uiPriority w:val="9"/>
    <w:rPr>
      <w:rFonts w:asciiTheme="majorHAnsi" w:eastAsiaTheme="majorEastAsia" w:hAnsiTheme="majorHAnsi" w:cstheme="majorBidi"/>
      <w:color w:val="1F3864" w:themeColor="accent1" w:themeShade="80"/>
      <w:lang w:val="en-US"/>
    </w:rPr>
  </w:style>
  <w:style w:type="character" w:customStyle="1" w:styleId="issue-underline">
    <w:name w:val="issue-underline"/>
    <w:basedOn w:val="DefaultParagraphFont"/>
  </w:style>
  <w:style w:type="paragraph" w:styleId="NoSpacing">
    <w:name w:val="No Spacing"/>
    <w:link w:val="NoSpacingChar"/>
    <w:uiPriority w:val="1"/>
    <w:qFormat/>
    <w:rPr>
      <w:rFonts w:eastAsiaTheme="minorEastAsia"/>
      <w:sz w:val="22"/>
      <w:szCs w:val="22"/>
      <w:lang w:val="en-US" w:eastAsia="en-US"/>
    </w:rPr>
  </w:style>
  <w:style w:type="character" w:customStyle="1" w:styleId="NoSpacingChar">
    <w:name w:val="No Spacing Char"/>
    <w:basedOn w:val="DefaultParagraphFont"/>
    <w:link w:val="NoSpacing"/>
    <w:uiPriority w:val="1"/>
    <w:rPr>
      <w:rFonts w:eastAsiaTheme="minorEastAsia"/>
      <w:lang w:val="en-US"/>
    </w:rPr>
  </w:style>
  <w:style w:type="character" w:customStyle="1" w:styleId="Title2">
    <w:name w:val="Title2"/>
    <w:basedOn w:val="DefaultParagraphFont"/>
  </w:style>
  <w:style w:type="character" w:customStyle="1" w:styleId="name">
    <w:name w:val="name"/>
    <w:basedOn w:val="DefaultParagraphFont"/>
  </w:style>
  <w:style w:type="paragraph" w:customStyle="1" w:styleId="pb-2">
    <w:name w:val="pb-2"/>
    <w:basedOn w:val="Normal"/>
    <w:pPr>
      <w:widowControl/>
      <w:autoSpaceDE/>
      <w:autoSpaceDN/>
      <w:spacing w:before="100" w:beforeAutospacing="1" w:after="100" w:afterAutospacing="1"/>
    </w:pPr>
    <w:rPr>
      <w:sz w:val="24"/>
      <w:szCs w:val="24"/>
      <w:lang w:val="en-IN" w:eastAsia="en-IN"/>
    </w:rPr>
  </w:style>
  <w:style w:type="character" w:styleId="CommentReference">
    <w:name w:val="annotation reference"/>
    <w:basedOn w:val="DefaultParagraphFont"/>
    <w:uiPriority w:val="99"/>
    <w:semiHidden/>
    <w:unhideWhenUsed/>
    <w:rPr>
      <w:sz w:val="16"/>
      <w:szCs w:val="16"/>
    </w:rPr>
  </w:style>
  <w:style w:type="paragraph" w:styleId="Revision">
    <w:name w:val="Revision"/>
    <w:hidden/>
    <w:uiPriority w:val="99"/>
    <w:semiHidden/>
    <w:rsid w:val="00886381"/>
    <w:rPr>
      <w:rFonts w:ascii="Times New Roman" w:eastAsia="Times New Roman" w:hAnsi="Times New Roman" w:cs="Times New Roman"/>
      <w:sz w:val="22"/>
      <w:szCs w:val="22"/>
      <w:lang w:val="en-US" w:eastAsia="en-US"/>
    </w:rPr>
  </w:style>
  <w:style w:type="paragraph" w:styleId="CommentSubject">
    <w:name w:val="annotation subject"/>
    <w:basedOn w:val="CommentText"/>
    <w:next w:val="CommentText"/>
    <w:link w:val="CommentSubjectChar"/>
    <w:uiPriority w:val="99"/>
    <w:semiHidden/>
    <w:unhideWhenUsed/>
    <w:rsid w:val="00E0592D"/>
    <w:rPr>
      <w:b/>
      <w:bCs/>
      <w:sz w:val="20"/>
      <w:szCs w:val="20"/>
    </w:rPr>
  </w:style>
  <w:style w:type="character" w:customStyle="1" w:styleId="CommentTextChar">
    <w:name w:val="Comment Text Char"/>
    <w:basedOn w:val="DefaultParagraphFont"/>
    <w:link w:val="CommentText"/>
    <w:uiPriority w:val="99"/>
    <w:semiHidden/>
    <w:rsid w:val="00E0592D"/>
    <w:rPr>
      <w:rFonts w:ascii="Times New Roman" w:eastAsia="Times New Roman" w:hAnsi="Times New Roman" w:cs="Times New Roman"/>
      <w:sz w:val="22"/>
      <w:szCs w:val="22"/>
      <w:lang w:val="en-US" w:eastAsia="en-US"/>
    </w:rPr>
  </w:style>
  <w:style w:type="character" w:customStyle="1" w:styleId="CommentSubjectChar">
    <w:name w:val="Comment Subject Char"/>
    <w:basedOn w:val="CommentTextChar"/>
    <w:link w:val="CommentSubject"/>
    <w:uiPriority w:val="99"/>
    <w:semiHidden/>
    <w:rsid w:val="00E0592D"/>
    <w:rPr>
      <w:rFonts w:ascii="Times New Roman" w:eastAsia="Times New Roman" w:hAnsi="Times New Roman" w:cs="Times New Roman"/>
      <w:b/>
      <w:bCs/>
      <w:sz w:val="22"/>
      <w:szCs w:val="22"/>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878687">
      <w:bodyDiv w:val="1"/>
      <w:marLeft w:val="0"/>
      <w:marRight w:val="0"/>
      <w:marTop w:val="0"/>
      <w:marBottom w:val="0"/>
      <w:divBdr>
        <w:top w:val="none" w:sz="0" w:space="0" w:color="auto"/>
        <w:left w:val="none" w:sz="0" w:space="0" w:color="auto"/>
        <w:bottom w:val="none" w:sz="0" w:space="0" w:color="auto"/>
        <w:right w:val="none" w:sz="0" w:space="0" w:color="auto"/>
      </w:divBdr>
    </w:div>
    <w:div w:id="54015041">
      <w:bodyDiv w:val="1"/>
      <w:marLeft w:val="0"/>
      <w:marRight w:val="0"/>
      <w:marTop w:val="0"/>
      <w:marBottom w:val="0"/>
      <w:divBdr>
        <w:top w:val="none" w:sz="0" w:space="0" w:color="auto"/>
        <w:left w:val="none" w:sz="0" w:space="0" w:color="auto"/>
        <w:bottom w:val="none" w:sz="0" w:space="0" w:color="auto"/>
        <w:right w:val="none" w:sz="0" w:space="0" w:color="auto"/>
      </w:divBdr>
    </w:div>
    <w:div w:id="282198781">
      <w:bodyDiv w:val="1"/>
      <w:marLeft w:val="0"/>
      <w:marRight w:val="0"/>
      <w:marTop w:val="0"/>
      <w:marBottom w:val="0"/>
      <w:divBdr>
        <w:top w:val="none" w:sz="0" w:space="0" w:color="auto"/>
        <w:left w:val="none" w:sz="0" w:space="0" w:color="auto"/>
        <w:bottom w:val="none" w:sz="0" w:space="0" w:color="auto"/>
        <w:right w:val="none" w:sz="0" w:space="0" w:color="auto"/>
      </w:divBdr>
    </w:div>
    <w:div w:id="471144660">
      <w:bodyDiv w:val="1"/>
      <w:marLeft w:val="0"/>
      <w:marRight w:val="0"/>
      <w:marTop w:val="0"/>
      <w:marBottom w:val="0"/>
      <w:divBdr>
        <w:top w:val="none" w:sz="0" w:space="0" w:color="auto"/>
        <w:left w:val="none" w:sz="0" w:space="0" w:color="auto"/>
        <w:bottom w:val="none" w:sz="0" w:space="0" w:color="auto"/>
        <w:right w:val="none" w:sz="0" w:space="0" w:color="auto"/>
      </w:divBdr>
    </w:div>
    <w:div w:id="904412329">
      <w:bodyDiv w:val="1"/>
      <w:marLeft w:val="0"/>
      <w:marRight w:val="0"/>
      <w:marTop w:val="0"/>
      <w:marBottom w:val="0"/>
      <w:divBdr>
        <w:top w:val="none" w:sz="0" w:space="0" w:color="auto"/>
        <w:left w:val="none" w:sz="0" w:space="0" w:color="auto"/>
        <w:bottom w:val="none" w:sz="0" w:space="0" w:color="auto"/>
        <w:right w:val="none" w:sz="0" w:space="0" w:color="auto"/>
      </w:divBdr>
    </w:div>
    <w:div w:id="1073432540">
      <w:bodyDiv w:val="1"/>
      <w:marLeft w:val="0"/>
      <w:marRight w:val="0"/>
      <w:marTop w:val="0"/>
      <w:marBottom w:val="0"/>
      <w:divBdr>
        <w:top w:val="none" w:sz="0" w:space="0" w:color="auto"/>
        <w:left w:val="none" w:sz="0" w:space="0" w:color="auto"/>
        <w:bottom w:val="none" w:sz="0" w:space="0" w:color="auto"/>
        <w:right w:val="none" w:sz="0" w:space="0" w:color="auto"/>
      </w:divBdr>
    </w:div>
    <w:div w:id="1413508576">
      <w:bodyDiv w:val="1"/>
      <w:marLeft w:val="0"/>
      <w:marRight w:val="0"/>
      <w:marTop w:val="0"/>
      <w:marBottom w:val="0"/>
      <w:divBdr>
        <w:top w:val="none" w:sz="0" w:space="0" w:color="auto"/>
        <w:left w:val="none" w:sz="0" w:space="0" w:color="auto"/>
        <w:bottom w:val="none" w:sz="0" w:space="0" w:color="auto"/>
        <w:right w:val="none" w:sz="0" w:space="0" w:color="auto"/>
      </w:divBdr>
    </w:div>
    <w:div w:id="1439595009">
      <w:bodyDiv w:val="1"/>
      <w:marLeft w:val="0"/>
      <w:marRight w:val="0"/>
      <w:marTop w:val="0"/>
      <w:marBottom w:val="0"/>
      <w:divBdr>
        <w:top w:val="none" w:sz="0" w:space="0" w:color="auto"/>
        <w:left w:val="none" w:sz="0" w:space="0" w:color="auto"/>
        <w:bottom w:val="none" w:sz="0" w:space="0" w:color="auto"/>
        <w:right w:val="none" w:sz="0" w:space="0" w:color="auto"/>
      </w:divBdr>
    </w:div>
    <w:div w:id="1618103431">
      <w:bodyDiv w:val="1"/>
      <w:marLeft w:val="0"/>
      <w:marRight w:val="0"/>
      <w:marTop w:val="0"/>
      <w:marBottom w:val="0"/>
      <w:divBdr>
        <w:top w:val="none" w:sz="0" w:space="0" w:color="auto"/>
        <w:left w:val="none" w:sz="0" w:space="0" w:color="auto"/>
        <w:bottom w:val="none" w:sz="0" w:space="0" w:color="auto"/>
        <w:right w:val="none" w:sz="0" w:space="0" w:color="auto"/>
      </w:divBdr>
    </w:div>
    <w:div w:id="190637887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6.jpeg"/><Relationship Id="rId26" Type="http://schemas.openxmlformats.org/officeDocument/2006/relationships/hyperlink" Target="https://en.wikipedia.org/wiki/Writing" TargetMode="External"/><Relationship Id="rId39" Type="http://schemas.openxmlformats.org/officeDocument/2006/relationships/image" Target="media/image22.jpeg"/><Relationship Id="rId21" Type="http://schemas.openxmlformats.org/officeDocument/2006/relationships/image" Target="media/image9.png"/><Relationship Id="rId34" Type="http://schemas.openxmlformats.org/officeDocument/2006/relationships/image" Target="media/image17.jpeg"/><Relationship Id="rId42" Type="http://schemas.openxmlformats.org/officeDocument/2006/relationships/image" Target="media/image25.jpeg"/><Relationship Id="rId47" Type="http://schemas.openxmlformats.org/officeDocument/2006/relationships/hyperlink" Target="https://ieeexplore.ieee.org/author/37277023800" TargetMode="External"/><Relationship Id="rId50" Type="http://schemas.openxmlformats.org/officeDocument/2006/relationships/hyperlink" Target="https://ieeexplore.ieee.org/xpl/RecentIssue.jsp?punumber=7727" TargetMode="External"/><Relationship Id="rId7" Type="http://schemas.openxmlformats.org/officeDocument/2006/relationships/endnotes" Target="endnotes.xml"/><Relationship Id="rId2" Type="http://schemas.openxmlformats.org/officeDocument/2006/relationships/numbering" Target="numbering.xml"/><Relationship Id="rId16" Type="http://schemas.microsoft.com/office/2016/09/relationships/commentsIds" Target="commentsIds.xml"/><Relationship Id="rId29" Type="http://schemas.openxmlformats.org/officeDocument/2006/relationships/image" Target="media/image12.jpeg"/><Relationship Id="rId11" Type="http://schemas.openxmlformats.org/officeDocument/2006/relationships/image" Target="media/image2.jpeg"/><Relationship Id="rId24" Type="http://schemas.openxmlformats.org/officeDocument/2006/relationships/hyperlink" Target="https://helpx.adobe.com/in/illustrator/using/global-edit.html" TargetMode="External"/><Relationship Id="rId32" Type="http://schemas.openxmlformats.org/officeDocument/2006/relationships/image" Target="media/image15.jpeg"/><Relationship Id="rId37" Type="http://schemas.openxmlformats.org/officeDocument/2006/relationships/image" Target="media/image20.jpeg"/><Relationship Id="rId40" Type="http://schemas.openxmlformats.org/officeDocument/2006/relationships/image" Target="media/image23.jpeg"/><Relationship Id="rId45" Type="http://schemas.openxmlformats.org/officeDocument/2006/relationships/image" Target="media/image28.jpe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1.jpeg"/><Relationship Id="rId19" Type="http://schemas.openxmlformats.org/officeDocument/2006/relationships/image" Target="media/image7.jpeg"/><Relationship Id="rId31" Type="http://schemas.openxmlformats.org/officeDocument/2006/relationships/image" Target="media/image14.png"/><Relationship Id="rId44" Type="http://schemas.openxmlformats.org/officeDocument/2006/relationships/image" Target="media/image27.png"/><Relationship Id="rId52" Type="http://schemas.microsoft.com/office/2011/relationships/people" Target="people.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comments" Target="comments.xml"/><Relationship Id="rId22" Type="http://schemas.openxmlformats.org/officeDocument/2006/relationships/image" Target="media/image10.jpeg"/><Relationship Id="rId27" Type="http://schemas.openxmlformats.org/officeDocument/2006/relationships/hyperlink" Target="https://en.wikipedia.org/wiki/Illustration" TargetMode="External"/><Relationship Id="rId30" Type="http://schemas.openxmlformats.org/officeDocument/2006/relationships/image" Target="media/image13.jpeg"/><Relationship Id="rId35" Type="http://schemas.openxmlformats.org/officeDocument/2006/relationships/image" Target="media/image18.jpeg"/><Relationship Id="rId43" Type="http://schemas.openxmlformats.org/officeDocument/2006/relationships/image" Target="media/image26.jpeg"/><Relationship Id="rId48" Type="http://schemas.openxmlformats.org/officeDocument/2006/relationships/hyperlink" Target="https://ieeexplore.ieee.org/author/37276966600" TargetMode="External"/><Relationship Id="rId8" Type="http://schemas.openxmlformats.org/officeDocument/2006/relationships/footer" Target="footer1.xml"/><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5.png"/><Relationship Id="rId25" Type="http://schemas.openxmlformats.org/officeDocument/2006/relationships/hyperlink" Target="https://en.wikipedia.org/wiki/Artist" TargetMode="External"/><Relationship Id="rId33" Type="http://schemas.openxmlformats.org/officeDocument/2006/relationships/image" Target="media/image16.jpeg"/><Relationship Id="rId38" Type="http://schemas.openxmlformats.org/officeDocument/2006/relationships/image" Target="media/image21.jpeg"/><Relationship Id="rId46" Type="http://schemas.openxmlformats.org/officeDocument/2006/relationships/hyperlink" Target="https://ieeexplore.ieee.org/author/37086631324" TargetMode="External"/><Relationship Id="rId20" Type="http://schemas.openxmlformats.org/officeDocument/2006/relationships/image" Target="media/image8.png"/><Relationship Id="rId41" Type="http://schemas.openxmlformats.org/officeDocument/2006/relationships/image" Target="media/image24.jpeg"/><Relationship Id="rId1" Type="http://schemas.openxmlformats.org/officeDocument/2006/relationships/customXml" Target="../customXml/item1.xml"/><Relationship Id="rId6" Type="http://schemas.openxmlformats.org/officeDocument/2006/relationships/footnotes" Target="footnotes.xml"/><Relationship Id="rId15" Type="http://schemas.microsoft.com/office/2011/relationships/commentsExtended" Target="commentsExtended.xml"/><Relationship Id="rId23" Type="http://schemas.openxmlformats.org/officeDocument/2006/relationships/hyperlink" Target="https://helpx.adobe.com/in/illustrator/using/repeat-patterns-desktop.html" TargetMode="External"/><Relationship Id="rId28" Type="http://schemas.openxmlformats.org/officeDocument/2006/relationships/image" Target="media/image11.png"/><Relationship Id="rId36" Type="http://schemas.openxmlformats.org/officeDocument/2006/relationships/image" Target="media/image19.jpeg"/><Relationship Id="rId49" Type="http://schemas.openxmlformats.org/officeDocument/2006/relationships/hyperlink" Target="https://ieeexplore.ieee.org/author/3728110880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8BBDFD-BFC7-4965-8F61-B733D36526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707</TotalTime>
  <Pages>31</Pages>
  <Words>10458</Words>
  <Characters>59617</Characters>
  <Application>Microsoft Office Word</Application>
  <DocSecurity>0</DocSecurity>
  <Lines>496</Lines>
  <Paragraphs>139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69936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Subhrajit Nandy</dc:creator>
  <cp:lastModifiedBy>Subhrajit Nandy</cp:lastModifiedBy>
  <cp:revision>32</cp:revision>
  <dcterms:created xsi:type="dcterms:W3CDTF">2023-05-19T13:45:00Z</dcterms:created>
  <dcterms:modified xsi:type="dcterms:W3CDTF">2023-05-24T07:50:00Z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1033-11.2.0.11537</vt:lpwstr>
  </property>
  <property fmtid="{D5CDD505-2E9C-101B-9397-08002B2CF9AE}" pid="3" name="ICV">
    <vt:lpwstr>140BD9EFA0E54BF192525B9F0424AC04</vt:lpwstr>
  </property>
</Properties>
</file>